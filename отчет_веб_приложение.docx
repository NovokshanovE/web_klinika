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04FC3" w14:textId="77777777" w:rsidR="00667D61" w:rsidDel="00FF3E98" w:rsidRDefault="00667D61" w:rsidP="00FF3E98">
      <w:pPr>
        <w:spacing w:before="100" w:beforeAutospacing="1" w:after="100" w:afterAutospacing="1" w:line="360" w:lineRule="auto"/>
        <w:jc w:val="center"/>
        <w:rPr>
          <w:del w:id="0" w:author="Юлия Новокшанова" w:date="2020-02-09T13:20:00Z"/>
          <w:rFonts w:ascii="Times New Roman" w:eastAsia="Times New Roman" w:hAnsi="Times New Roman" w:cs="Times New Roman"/>
          <w:b/>
          <w:sz w:val="40"/>
          <w:szCs w:val="28"/>
          <w:lang w:eastAsia="ru-RU"/>
        </w:rPr>
      </w:pPr>
      <w:del w:id="1" w:author="Юлия Новокшанова" w:date="2020-02-09T13:20:00Z">
        <w:r w:rsidRPr="00FF3E98" w:rsidDel="00FF3E98">
          <w:rPr>
            <w:rFonts w:ascii="Times New Roman" w:eastAsia="Times New Roman" w:hAnsi="Times New Roman" w:cs="Times New Roman"/>
            <w:b/>
            <w:sz w:val="40"/>
            <w:szCs w:val="28"/>
            <w:lang w:eastAsia="ru-RU"/>
            <w:rPrChange w:id="2" w:author="Юлия Новокшанова" w:date="2020-02-09T13:21:00Z">
              <w:rPr>
                <w:rFonts w:ascii="Times New Roman,Bold" w:eastAsia="Times New Roman" w:hAnsi="Times New Roman,Bold" w:cs="Times New Roman"/>
                <w:lang w:eastAsia="ru-RU"/>
              </w:rPr>
            </w:rPrChange>
          </w:rPr>
          <w:delText>СЕКЦИЯ III. Информатика и системы управления</w:delText>
        </w:r>
      </w:del>
    </w:p>
    <w:p w14:paraId="1EE0B2B9" w14:textId="77777777" w:rsidR="00FF3E98" w:rsidRDefault="00FF3E98" w:rsidP="00FF3E98">
      <w:pPr>
        <w:spacing w:before="100" w:beforeAutospacing="1" w:after="100" w:afterAutospacing="1" w:line="360" w:lineRule="auto"/>
        <w:jc w:val="center"/>
        <w:rPr>
          <w:ins w:id="3" w:author="Юлия Новокшанова" w:date="2020-02-09T13:21:00Z"/>
          <w:rFonts w:ascii="Times New Roman" w:eastAsia="Times New Roman" w:hAnsi="Times New Roman" w:cs="Times New Roman"/>
          <w:b/>
          <w:sz w:val="40"/>
          <w:szCs w:val="28"/>
          <w:lang w:eastAsia="ru-RU"/>
        </w:rPr>
      </w:pPr>
    </w:p>
    <w:p w14:paraId="2D35369B" w14:textId="77777777" w:rsidR="00FF3E98" w:rsidRDefault="00FF3E98" w:rsidP="00FF3E98">
      <w:pPr>
        <w:spacing w:before="100" w:beforeAutospacing="1" w:after="100" w:afterAutospacing="1" w:line="360" w:lineRule="auto"/>
        <w:jc w:val="center"/>
        <w:rPr>
          <w:ins w:id="4" w:author="Юлия Новокшанова" w:date="2020-02-09T13:21:00Z"/>
          <w:rFonts w:ascii="Times New Roman" w:eastAsia="Times New Roman" w:hAnsi="Times New Roman" w:cs="Times New Roman"/>
          <w:b/>
          <w:sz w:val="40"/>
          <w:szCs w:val="28"/>
          <w:lang w:eastAsia="ru-RU"/>
        </w:rPr>
      </w:pPr>
    </w:p>
    <w:p w14:paraId="6D7C9227" w14:textId="77777777" w:rsidR="00FF3E98" w:rsidRDefault="00FF3E98" w:rsidP="00FF3E98">
      <w:pPr>
        <w:spacing w:before="100" w:beforeAutospacing="1" w:after="100" w:afterAutospacing="1" w:line="360" w:lineRule="auto"/>
        <w:jc w:val="center"/>
        <w:rPr>
          <w:ins w:id="5" w:author="Юлия Новокшанова" w:date="2020-02-09T13:21:00Z"/>
          <w:rFonts w:ascii="Times New Roman" w:eastAsia="Times New Roman" w:hAnsi="Times New Roman" w:cs="Times New Roman"/>
          <w:b/>
          <w:sz w:val="40"/>
          <w:szCs w:val="28"/>
          <w:lang w:eastAsia="ru-RU"/>
        </w:rPr>
      </w:pPr>
    </w:p>
    <w:p w14:paraId="5EFFC4B2" w14:textId="77777777" w:rsidR="00FF3E98" w:rsidRDefault="00FF3E98" w:rsidP="00FF3E98">
      <w:pPr>
        <w:spacing w:before="100" w:beforeAutospacing="1" w:after="100" w:afterAutospacing="1" w:line="360" w:lineRule="auto"/>
        <w:jc w:val="center"/>
        <w:rPr>
          <w:ins w:id="6" w:author="Юлия Новокшанова" w:date="2020-02-09T13:21:00Z"/>
          <w:rFonts w:ascii="Times New Roman" w:eastAsia="Times New Roman" w:hAnsi="Times New Roman" w:cs="Times New Roman"/>
          <w:b/>
          <w:sz w:val="40"/>
          <w:szCs w:val="28"/>
          <w:lang w:eastAsia="ru-RU"/>
        </w:rPr>
      </w:pPr>
    </w:p>
    <w:p w14:paraId="1529DB79" w14:textId="77777777" w:rsidR="00FF3E98" w:rsidRPr="00FF3E98" w:rsidRDefault="00FF3E98">
      <w:pPr>
        <w:spacing w:before="100" w:beforeAutospacing="1" w:after="100" w:afterAutospacing="1" w:line="360" w:lineRule="auto"/>
        <w:jc w:val="center"/>
        <w:rPr>
          <w:ins w:id="7" w:author="Юлия Новокшанова" w:date="2020-02-09T13:21:00Z"/>
          <w:rFonts w:ascii="Times New Roman" w:eastAsia="Times New Roman" w:hAnsi="Times New Roman" w:cs="Times New Roman"/>
          <w:b/>
          <w:sz w:val="40"/>
          <w:szCs w:val="28"/>
          <w:lang w:eastAsia="ru-RU"/>
          <w:rPrChange w:id="8" w:author="Юлия Новокшанова" w:date="2020-02-09T13:21:00Z">
            <w:rPr>
              <w:ins w:id="9" w:author="Юлия Новокшанова" w:date="2020-02-09T13:21:00Z"/>
              <w:rFonts w:ascii="Times New Roman" w:eastAsia="Times New Roman" w:hAnsi="Times New Roman" w:cs="Times New Roman"/>
              <w:lang w:eastAsia="ru-RU"/>
            </w:rPr>
          </w:rPrChange>
        </w:rPr>
        <w:pPrChange w:id="10" w:author="Юлия Новокшанова" w:date="2020-02-09T13:21:00Z">
          <w:pPr>
            <w:spacing w:before="100" w:beforeAutospacing="1" w:after="100" w:afterAutospacing="1"/>
          </w:pPr>
        </w:pPrChange>
      </w:pPr>
    </w:p>
    <w:p w14:paraId="01D57FA3" w14:textId="77777777" w:rsidR="00FF3E98" w:rsidRPr="00FF3E98" w:rsidRDefault="00FF3E98">
      <w:pPr>
        <w:spacing w:before="100" w:beforeAutospacing="1" w:after="100" w:afterAutospacing="1" w:line="360" w:lineRule="auto"/>
        <w:jc w:val="center"/>
        <w:rPr>
          <w:rFonts w:ascii="Times New Roman" w:eastAsia="Times New Roman" w:hAnsi="Times New Roman" w:cs="Times New Roman"/>
          <w:b/>
          <w:sz w:val="40"/>
          <w:szCs w:val="28"/>
          <w:lang w:eastAsia="ru-RU"/>
          <w:rPrChange w:id="11" w:author="Юлия Новокшанова" w:date="2020-02-09T13:21:00Z">
            <w:rPr>
              <w:rFonts w:ascii="Times New Roman" w:eastAsia="Times New Roman" w:hAnsi="Times New Roman" w:cs="Times New Roman"/>
              <w:lang w:eastAsia="ru-RU"/>
            </w:rPr>
          </w:rPrChange>
        </w:rPr>
        <w:pPrChange w:id="12" w:author="Юлия Новокшанова" w:date="2020-02-09T13:21:00Z">
          <w:pPr>
            <w:spacing w:before="100" w:beforeAutospacing="1" w:after="100" w:afterAutospacing="1"/>
          </w:pPr>
        </w:pPrChange>
      </w:pPr>
      <w:ins w:id="13" w:author="Юлия Новокшанова" w:date="2020-02-09T13:22:00Z">
        <w:r w:rsidRPr="00FF3E98">
          <w:rPr>
            <w:rFonts w:ascii="Times New Roman" w:eastAsia="Times New Roman" w:hAnsi="Times New Roman" w:cs="Times New Roman"/>
            <w:b/>
            <w:sz w:val="40"/>
            <w:szCs w:val="28"/>
            <w:lang w:eastAsia="ru-RU"/>
          </w:rPr>
          <w:t>Автоматическая запись к врачу с получением уведомлений</w:t>
        </w:r>
      </w:ins>
      <w:ins w:id="14" w:author="Юлия Новокшанова" w:date="2020-02-23T11:31:00Z">
        <w:r w:rsidR="000810AB" w:rsidRPr="000810AB">
          <w:rPr>
            <w:rFonts w:ascii="Times New Roman" w:eastAsia="Times New Roman" w:hAnsi="Times New Roman" w:cs="Times New Roman"/>
            <w:b/>
            <w:sz w:val="40"/>
            <w:szCs w:val="28"/>
            <w:lang w:eastAsia="ru-RU"/>
            <w:rPrChange w:id="15" w:author="Юлия Новокшанова" w:date="2020-02-23T11:31:00Z">
              <w:rPr>
                <w:rFonts w:ascii="Times New Roman" w:eastAsia="Times New Roman" w:hAnsi="Times New Roman" w:cs="Times New Roman"/>
                <w:b/>
                <w:sz w:val="40"/>
                <w:szCs w:val="28"/>
                <w:lang w:val="en-US" w:eastAsia="ru-RU"/>
              </w:rPr>
            </w:rPrChange>
          </w:rPr>
          <w:t xml:space="preserve"> (</w:t>
        </w:r>
        <w:r w:rsidR="00D80EE2">
          <w:rPr>
            <w:rFonts w:ascii="Times New Roman" w:eastAsia="Times New Roman" w:hAnsi="Times New Roman" w:cs="Times New Roman"/>
            <w:b/>
            <w:sz w:val="40"/>
            <w:szCs w:val="28"/>
            <w:lang w:val="en-US" w:eastAsia="ru-RU"/>
          </w:rPr>
          <w:t>Quick</w:t>
        </w:r>
        <w:r w:rsidR="00D80EE2" w:rsidRPr="00D80EE2">
          <w:rPr>
            <w:rFonts w:ascii="Times New Roman" w:eastAsia="Times New Roman" w:hAnsi="Times New Roman" w:cs="Times New Roman"/>
            <w:b/>
            <w:sz w:val="40"/>
            <w:szCs w:val="28"/>
            <w:lang w:eastAsia="ru-RU"/>
            <w:rPrChange w:id="16" w:author="Юлия Новокшанова" w:date="2020-02-23T11:31:00Z">
              <w:rPr>
                <w:rFonts w:ascii="Times New Roman" w:eastAsia="Times New Roman" w:hAnsi="Times New Roman" w:cs="Times New Roman"/>
                <w:b/>
                <w:sz w:val="40"/>
                <w:szCs w:val="28"/>
                <w:lang w:val="en-US" w:eastAsia="ru-RU"/>
              </w:rPr>
            </w:rPrChange>
          </w:rPr>
          <w:t xml:space="preserve"> </w:t>
        </w:r>
        <w:r w:rsidR="00D80EE2">
          <w:rPr>
            <w:rFonts w:ascii="Times New Roman" w:eastAsia="Times New Roman" w:hAnsi="Times New Roman" w:cs="Times New Roman"/>
            <w:b/>
            <w:sz w:val="40"/>
            <w:szCs w:val="28"/>
            <w:lang w:val="en-US" w:eastAsia="ru-RU"/>
          </w:rPr>
          <w:t>appointment</w:t>
        </w:r>
        <w:r w:rsidR="00D80EE2" w:rsidRPr="00D80EE2">
          <w:rPr>
            <w:rFonts w:ascii="Times New Roman" w:eastAsia="Times New Roman" w:hAnsi="Times New Roman" w:cs="Times New Roman"/>
            <w:b/>
            <w:sz w:val="40"/>
            <w:szCs w:val="28"/>
            <w:lang w:eastAsia="ru-RU"/>
            <w:rPrChange w:id="17" w:author="Юлия Новокшанова" w:date="2020-02-23T11:31:00Z">
              <w:rPr>
                <w:rFonts w:ascii="Times New Roman" w:eastAsia="Times New Roman" w:hAnsi="Times New Roman" w:cs="Times New Roman"/>
                <w:b/>
                <w:sz w:val="40"/>
                <w:szCs w:val="28"/>
                <w:lang w:val="en-US" w:eastAsia="ru-RU"/>
              </w:rPr>
            </w:rPrChange>
          </w:rPr>
          <w:t xml:space="preserve"> </w:t>
        </w:r>
        <w:r w:rsidR="00D80EE2">
          <w:rPr>
            <w:rFonts w:ascii="Times New Roman" w:eastAsia="Times New Roman" w:hAnsi="Times New Roman" w:cs="Times New Roman"/>
            <w:b/>
            <w:sz w:val="40"/>
            <w:szCs w:val="28"/>
            <w:lang w:val="en-US" w:eastAsia="ru-RU"/>
          </w:rPr>
          <w:t>with</w:t>
        </w:r>
        <w:r w:rsidR="00D80EE2" w:rsidRPr="00D80EE2">
          <w:rPr>
            <w:rFonts w:ascii="Times New Roman" w:eastAsia="Times New Roman" w:hAnsi="Times New Roman" w:cs="Times New Roman"/>
            <w:b/>
            <w:sz w:val="40"/>
            <w:szCs w:val="28"/>
            <w:lang w:eastAsia="ru-RU"/>
            <w:rPrChange w:id="18" w:author="Юлия Новокшанова" w:date="2020-02-23T11:31:00Z">
              <w:rPr>
                <w:rFonts w:ascii="Times New Roman" w:eastAsia="Times New Roman" w:hAnsi="Times New Roman" w:cs="Times New Roman"/>
                <w:b/>
                <w:sz w:val="40"/>
                <w:szCs w:val="28"/>
                <w:lang w:val="en-US" w:eastAsia="ru-RU"/>
              </w:rPr>
            </w:rPrChange>
          </w:rPr>
          <w:t xml:space="preserve"> </w:t>
        </w:r>
        <w:r w:rsidR="00D80EE2">
          <w:rPr>
            <w:rFonts w:ascii="Times New Roman" w:eastAsia="Times New Roman" w:hAnsi="Times New Roman" w:cs="Times New Roman"/>
            <w:b/>
            <w:sz w:val="40"/>
            <w:szCs w:val="28"/>
            <w:lang w:val="en-US" w:eastAsia="ru-RU"/>
          </w:rPr>
          <w:t>a</w:t>
        </w:r>
        <w:r w:rsidR="00D80EE2" w:rsidRPr="00D80EE2">
          <w:rPr>
            <w:rFonts w:ascii="Times New Roman" w:eastAsia="Times New Roman" w:hAnsi="Times New Roman" w:cs="Times New Roman"/>
            <w:b/>
            <w:sz w:val="40"/>
            <w:szCs w:val="28"/>
            <w:lang w:eastAsia="ru-RU"/>
            <w:rPrChange w:id="19" w:author="Юлия Новокшанова" w:date="2020-02-23T11:31:00Z">
              <w:rPr>
                <w:rFonts w:ascii="Times New Roman" w:eastAsia="Times New Roman" w:hAnsi="Times New Roman" w:cs="Times New Roman"/>
                <w:b/>
                <w:sz w:val="40"/>
                <w:szCs w:val="28"/>
                <w:lang w:val="en-US" w:eastAsia="ru-RU"/>
              </w:rPr>
            </w:rPrChange>
          </w:rPr>
          <w:t xml:space="preserve"> </w:t>
        </w:r>
        <w:r w:rsidR="00D80EE2">
          <w:rPr>
            <w:rFonts w:ascii="Times New Roman" w:eastAsia="Times New Roman" w:hAnsi="Times New Roman" w:cs="Times New Roman"/>
            <w:b/>
            <w:sz w:val="40"/>
            <w:szCs w:val="28"/>
            <w:lang w:val="en-US" w:eastAsia="ru-RU"/>
          </w:rPr>
          <w:t>doctor</w:t>
        </w:r>
        <w:r w:rsidR="00D80EE2" w:rsidRPr="00D80EE2">
          <w:rPr>
            <w:rFonts w:ascii="Times New Roman" w:eastAsia="Times New Roman" w:hAnsi="Times New Roman" w:cs="Times New Roman"/>
            <w:b/>
            <w:sz w:val="40"/>
            <w:szCs w:val="28"/>
            <w:lang w:eastAsia="ru-RU"/>
            <w:rPrChange w:id="20" w:author="Юлия Новокшанова" w:date="2020-02-23T11:31:00Z">
              <w:rPr>
                <w:rFonts w:ascii="Times New Roman" w:eastAsia="Times New Roman" w:hAnsi="Times New Roman" w:cs="Times New Roman"/>
                <w:b/>
                <w:sz w:val="40"/>
                <w:szCs w:val="28"/>
                <w:lang w:val="en-US" w:eastAsia="ru-RU"/>
              </w:rPr>
            </w:rPrChange>
          </w:rPr>
          <w:t>)</w:t>
        </w:r>
      </w:ins>
      <w:del w:id="21" w:author="Юлия Новокшанова" w:date="2020-02-09T13:22:00Z">
        <w:r w:rsidR="00667D61" w:rsidRPr="00FF3E98" w:rsidDel="00FF3E98">
          <w:rPr>
            <w:rFonts w:ascii="Times New Roman" w:eastAsia="Times New Roman" w:hAnsi="Times New Roman" w:cs="Times New Roman"/>
            <w:b/>
            <w:sz w:val="40"/>
            <w:szCs w:val="28"/>
            <w:lang w:eastAsia="ru-RU"/>
            <w:rPrChange w:id="22" w:author="Юлия Новокшанова" w:date="2020-02-09T13:21:00Z">
              <w:rPr>
                <w:rFonts w:ascii="Times New Roman,Bold" w:eastAsia="Times New Roman" w:hAnsi="Times New Roman,Bold" w:cs="Times New Roman"/>
                <w:sz w:val="22"/>
                <w:szCs w:val="22"/>
                <w:lang w:eastAsia="ru-RU"/>
              </w:rPr>
            </w:rPrChange>
          </w:rPr>
          <w:delText>Полнофункциональный мобильный фоторедактор Polo с элементами социальной сети</w:delText>
        </w:r>
      </w:del>
    </w:p>
    <w:p w14:paraId="768E390C" w14:textId="77777777" w:rsidR="00667D61" w:rsidRDefault="00667D61" w:rsidP="00FF3E98">
      <w:pPr>
        <w:spacing w:before="100" w:beforeAutospacing="1" w:after="100" w:afterAutospacing="1" w:line="360" w:lineRule="auto"/>
        <w:jc w:val="center"/>
        <w:rPr>
          <w:ins w:id="23" w:author="Юлия Новокшанова" w:date="2020-02-09T13:21:00Z"/>
          <w:rFonts w:ascii="Times New Roman" w:eastAsia="Times New Roman" w:hAnsi="Times New Roman" w:cs="Times New Roman"/>
          <w:i/>
          <w:strike/>
          <w:sz w:val="28"/>
          <w:szCs w:val="28"/>
          <w:lang w:eastAsia="ru-RU"/>
        </w:rPr>
      </w:pPr>
      <w:del w:id="24" w:author="Юлия Новокшанова" w:date="2020-02-09T13:10:00Z">
        <w:r w:rsidRPr="00FF3E98" w:rsidDel="000E60A0">
          <w:rPr>
            <w:rFonts w:ascii="Times New Roman" w:eastAsia="Times New Roman" w:hAnsi="Times New Roman" w:cs="Times New Roman"/>
            <w:i/>
            <w:sz w:val="28"/>
            <w:szCs w:val="28"/>
            <w:lang w:eastAsia="ru-RU"/>
            <w:rPrChange w:id="25" w:author="Юлия Новокшанова" w:date="2020-02-09T13:21:00Z">
              <w:rPr>
                <w:rFonts w:ascii="Times New Roman,Italic" w:eastAsia="Times New Roman" w:hAnsi="Times New Roman,Italic" w:cs="Times New Roman"/>
                <w:sz w:val="22"/>
                <w:szCs w:val="22"/>
                <w:lang w:eastAsia="ru-RU"/>
              </w:rPr>
            </w:rPrChange>
          </w:rPr>
          <w:delText xml:space="preserve">Чудновский </w:delText>
        </w:r>
      </w:del>
      <w:ins w:id="26" w:author="Юлия Новокшанова" w:date="2020-02-09T13:10:00Z">
        <w:r w:rsidR="000E60A0" w:rsidRPr="00FF3E98">
          <w:rPr>
            <w:rFonts w:ascii="Times New Roman" w:eastAsia="Times New Roman" w:hAnsi="Times New Roman" w:cs="Times New Roman"/>
            <w:i/>
            <w:sz w:val="28"/>
            <w:szCs w:val="28"/>
            <w:lang w:eastAsia="ru-RU"/>
            <w:rPrChange w:id="27" w:author="Юлия Новокшанова" w:date="2020-02-09T13:21:00Z">
              <w:rPr>
                <w:rFonts w:ascii="Times New Roman" w:eastAsia="Times New Roman" w:hAnsi="Times New Roman" w:cs="Times New Roman"/>
                <w:sz w:val="28"/>
                <w:szCs w:val="28"/>
                <w:lang w:eastAsia="ru-RU"/>
              </w:rPr>
            </w:rPrChange>
          </w:rPr>
          <w:t>Новокшанов</w:t>
        </w:r>
        <w:r w:rsidR="000E60A0" w:rsidRPr="00FF3E98">
          <w:rPr>
            <w:rFonts w:ascii="Times New Roman" w:eastAsia="Times New Roman" w:hAnsi="Times New Roman" w:cs="Times New Roman"/>
            <w:i/>
            <w:sz w:val="28"/>
            <w:szCs w:val="28"/>
            <w:lang w:eastAsia="ru-RU"/>
            <w:rPrChange w:id="28" w:author="Юлия Новокшанова" w:date="2020-02-09T13:21:00Z">
              <w:rPr>
                <w:rFonts w:ascii="Times New Roman,Italic" w:eastAsia="Times New Roman" w:hAnsi="Times New Roman,Italic" w:cs="Times New Roman"/>
                <w:sz w:val="22"/>
                <w:szCs w:val="22"/>
                <w:lang w:eastAsia="ru-RU"/>
              </w:rPr>
            </w:rPrChange>
          </w:rPr>
          <w:t xml:space="preserve"> </w:t>
        </w:r>
      </w:ins>
      <w:del w:id="29" w:author="Юлия Новокшанова" w:date="2020-02-09T13:10:00Z">
        <w:r w:rsidRPr="00FF3E98" w:rsidDel="000E60A0">
          <w:rPr>
            <w:rFonts w:ascii="Times New Roman" w:eastAsia="Times New Roman" w:hAnsi="Times New Roman" w:cs="Times New Roman"/>
            <w:i/>
            <w:sz w:val="28"/>
            <w:szCs w:val="28"/>
            <w:lang w:eastAsia="ru-RU"/>
            <w:rPrChange w:id="30" w:author="Юлия Новокшанова" w:date="2020-02-09T13:21:00Z">
              <w:rPr>
                <w:rFonts w:ascii="Times New Roman,Italic" w:eastAsia="Times New Roman" w:hAnsi="Times New Roman,Italic" w:cs="Times New Roman"/>
                <w:sz w:val="22"/>
                <w:szCs w:val="22"/>
                <w:lang w:eastAsia="ru-RU"/>
              </w:rPr>
            </w:rPrChange>
          </w:rPr>
          <w:delText xml:space="preserve">Даниэль </w:delText>
        </w:r>
      </w:del>
      <w:ins w:id="31" w:author="Юлия Новокшанова" w:date="2020-02-09T13:10:00Z">
        <w:r w:rsidR="000E60A0" w:rsidRPr="00FF3E98">
          <w:rPr>
            <w:rFonts w:ascii="Times New Roman" w:eastAsia="Times New Roman" w:hAnsi="Times New Roman" w:cs="Times New Roman"/>
            <w:i/>
            <w:sz w:val="28"/>
            <w:szCs w:val="28"/>
            <w:lang w:eastAsia="ru-RU"/>
            <w:rPrChange w:id="32" w:author="Юлия Новокшанова" w:date="2020-02-09T13:21:00Z">
              <w:rPr>
                <w:rFonts w:ascii="Times New Roman" w:eastAsia="Times New Roman" w:hAnsi="Times New Roman" w:cs="Times New Roman"/>
                <w:sz w:val="28"/>
                <w:szCs w:val="28"/>
                <w:lang w:eastAsia="ru-RU"/>
              </w:rPr>
            </w:rPrChange>
          </w:rPr>
          <w:t>Евгений</w:t>
        </w:r>
        <w:r w:rsidR="000E60A0" w:rsidRPr="00FF3E98">
          <w:rPr>
            <w:rFonts w:ascii="Times New Roman" w:eastAsia="Times New Roman" w:hAnsi="Times New Roman" w:cs="Times New Roman"/>
            <w:i/>
            <w:sz w:val="28"/>
            <w:szCs w:val="28"/>
            <w:lang w:eastAsia="ru-RU"/>
            <w:rPrChange w:id="33" w:author="Юлия Новокшанова" w:date="2020-02-09T13:21:00Z">
              <w:rPr>
                <w:rFonts w:ascii="Times New Roman,Italic" w:eastAsia="Times New Roman" w:hAnsi="Times New Roman,Italic" w:cs="Times New Roman"/>
                <w:sz w:val="22"/>
                <w:szCs w:val="22"/>
                <w:lang w:eastAsia="ru-RU"/>
              </w:rPr>
            </w:rPrChange>
          </w:rPr>
          <w:t xml:space="preserve"> </w:t>
        </w:r>
      </w:ins>
      <w:del w:id="34" w:author="Юлия Новокшанова" w:date="2020-02-09T13:10:00Z">
        <w:r w:rsidRPr="00FF3E98" w:rsidDel="000E60A0">
          <w:rPr>
            <w:rFonts w:ascii="Times New Roman" w:eastAsia="Times New Roman" w:hAnsi="Times New Roman" w:cs="Times New Roman"/>
            <w:i/>
            <w:sz w:val="28"/>
            <w:szCs w:val="28"/>
            <w:lang w:eastAsia="ru-RU"/>
            <w:rPrChange w:id="35" w:author="Юлия Новокшанова" w:date="2020-02-09T13:21:00Z">
              <w:rPr>
                <w:rFonts w:ascii="Times New Roman,Italic" w:eastAsia="Times New Roman" w:hAnsi="Times New Roman,Italic" w:cs="Times New Roman"/>
                <w:sz w:val="22"/>
                <w:szCs w:val="22"/>
                <w:lang w:eastAsia="ru-RU"/>
              </w:rPr>
            </w:rPrChange>
          </w:rPr>
          <w:delText>Евгеньевич</w:delText>
        </w:r>
      </w:del>
      <w:ins w:id="36" w:author="Юлия Новокшанова" w:date="2020-02-09T13:10:00Z">
        <w:r w:rsidR="000E60A0" w:rsidRPr="00FF3E98">
          <w:rPr>
            <w:rFonts w:ascii="Times New Roman" w:eastAsia="Times New Roman" w:hAnsi="Times New Roman" w:cs="Times New Roman"/>
            <w:i/>
            <w:sz w:val="28"/>
            <w:szCs w:val="28"/>
            <w:lang w:eastAsia="ru-RU"/>
            <w:rPrChange w:id="37" w:author="Юлия Новокшанова" w:date="2020-02-09T13:21:00Z">
              <w:rPr>
                <w:rFonts w:ascii="Times New Roman" w:eastAsia="Times New Roman" w:hAnsi="Times New Roman" w:cs="Times New Roman"/>
                <w:sz w:val="28"/>
                <w:szCs w:val="28"/>
                <w:lang w:eastAsia="ru-RU"/>
              </w:rPr>
            </w:rPrChange>
          </w:rPr>
          <w:t>Андреевич</w:t>
        </w:r>
      </w:ins>
      <w:r w:rsidRPr="00FF3E98">
        <w:rPr>
          <w:rFonts w:ascii="Times New Roman" w:eastAsia="Times New Roman" w:hAnsi="Times New Roman" w:cs="Times New Roman"/>
          <w:i/>
          <w:sz w:val="28"/>
          <w:szCs w:val="28"/>
          <w:lang w:eastAsia="ru-RU"/>
          <w:rPrChange w:id="38" w:author="Юлия Новокшанова" w:date="2020-02-09T13:21:00Z">
            <w:rPr>
              <w:rFonts w:ascii="Times New Roman,Italic" w:eastAsia="Times New Roman" w:hAnsi="Times New Roman,Italic" w:cs="Times New Roman"/>
              <w:sz w:val="22"/>
              <w:szCs w:val="22"/>
              <w:lang w:eastAsia="ru-RU"/>
            </w:rPr>
          </w:rPrChange>
        </w:rPr>
        <w:br/>
        <w:t xml:space="preserve">г. Москва, ГБОУ </w:t>
      </w:r>
      <w:del w:id="39" w:author="Юлия Новокшанова" w:date="2020-02-09T13:10:00Z">
        <w:r w:rsidRPr="00FF3E98" w:rsidDel="000E60A0">
          <w:rPr>
            <w:rFonts w:ascii="Times New Roman" w:eastAsia="Times New Roman" w:hAnsi="Times New Roman" w:cs="Times New Roman"/>
            <w:i/>
            <w:sz w:val="28"/>
            <w:szCs w:val="28"/>
            <w:lang w:eastAsia="ru-RU"/>
            <w:rPrChange w:id="40" w:author="Юлия Новокшанова" w:date="2020-02-09T13:21:00Z">
              <w:rPr>
                <w:rFonts w:ascii="Times New Roman,Italic" w:eastAsia="Times New Roman" w:hAnsi="Times New Roman,Italic" w:cs="Times New Roman"/>
                <w:sz w:val="22"/>
                <w:szCs w:val="22"/>
                <w:lang w:eastAsia="ru-RU"/>
              </w:rPr>
            </w:rPrChange>
          </w:rPr>
          <w:delText xml:space="preserve">Школа </w:delText>
        </w:r>
      </w:del>
      <w:ins w:id="41" w:author="Юлия Новокшанова" w:date="2020-02-09T13:10:00Z">
        <w:r w:rsidR="000E60A0" w:rsidRPr="00FF3E98">
          <w:rPr>
            <w:rFonts w:ascii="Times New Roman" w:eastAsia="Times New Roman" w:hAnsi="Times New Roman" w:cs="Times New Roman"/>
            <w:i/>
            <w:sz w:val="28"/>
            <w:szCs w:val="28"/>
            <w:lang w:eastAsia="ru-RU"/>
            <w:rPrChange w:id="42" w:author="Юлия Новокшанова" w:date="2020-02-09T13:21:00Z">
              <w:rPr>
                <w:rFonts w:ascii="Times New Roman" w:eastAsia="Times New Roman" w:hAnsi="Times New Roman" w:cs="Times New Roman"/>
                <w:sz w:val="28"/>
                <w:szCs w:val="28"/>
                <w:lang w:eastAsia="ru-RU"/>
              </w:rPr>
            </w:rPrChange>
          </w:rPr>
          <w:t>Физматшкола</w:t>
        </w:r>
        <w:r w:rsidR="000E60A0" w:rsidRPr="00FF3E98">
          <w:rPr>
            <w:rFonts w:ascii="Times New Roman" w:eastAsia="Times New Roman" w:hAnsi="Times New Roman" w:cs="Times New Roman"/>
            <w:i/>
            <w:sz w:val="28"/>
            <w:szCs w:val="28"/>
            <w:lang w:eastAsia="ru-RU"/>
            <w:rPrChange w:id="43" w:author="Юлия Новокшанова" w:date="2020-02-09T13:21:00Z">
              <w:rPr>
                <w:rFonts w:ascii="Times New Roman,Italic" w:eastAsia="Times New Roman" w:hAnsi="Times New Roman,Italic" w:cs="Times New Roman"/>
                <w:sz w:val="22"/>
                <w:szCs w:val="22"/>
                <w:lang w:eastAsia="ru-RU"/>
              </w:rPr>
            </w:rPrChange>
          </w:rPr>
          <w:t xml:space="preserve"> </w:t>
        </w:r>
      </w:ins>
      <w:del w:id="44" w:author="Юлия Новокшанова" w:date="2020-02-09T13:10:00Z">
        <w:r w:rsidRPr="00FF3E98" w:rsidDel="000E60A0">
          <w:rPr>
            <w:rFonts w:ascii="Times New Roman" w:eastAsia="Times New Roman" w:hAnsi="Times New Roman" w:cs="Times New Roman"/>
            <w:i/>
            <w:sz w:val="28"/>
            <w:szCs w:val="28"/>
            <w:lang w:eastAsia="ru-RU"/>
            <w:rPrChange w:id="45" w:author="Юлия Новокшанова" w:date="2020-02-09T13:21:00Z">
              <w:rPr>
                <w:rFonts w:ascii="Times New Roman,Italic" w:eastAsia="Times New Roman" w:hAnsi="Times New Roman,Italic" w:cs="Times New Roman"/>
                <w:sz w:val="22"/>
                <w:szCs w:val="22"/>
                <w:lang w:eastAsia="ru-RU"/>
              </w:rPr>
            </w:rPrChange>
          </w:rPr>
          <w:delText>No138</w:delText>
        </w:r>
      </w:del>
      <w:ins w:id="46" w:author="Юлия Новокшанова" w:date="2020-02-09T13:10:00Z">
        <w:r w:rsidR="000E60A0" w:rsidRPr="00FF3E98">
          <w:rPr>
            <w:rFonts w:ascii="Times New Roman" w:eastAsia="Times New Roman" w:hAnsi="Times New Roman" w:cs="Times New Roman"/>
            <w:i/>
            <w:sz w:val="28"/>
            <w:szCs w:val="28"/>
            <w:lang w:eastAsia="ru-RU"/>
            <w:rPrChange w:id="47" w:author="Юлия Новокшанова" w:date="2020-02-09T13:21:00Z">
              <w:rPr>
                <w:rFonts w:ascii="Times New Roman,Italic" w:eastAsia="Times New Roman" w:hAnsi="Times New Roman,Italic" w:cs="Times New Roman"/>
                <w:sz w:val="22"/>
                <w:szCs w:val="22"/>
                <w:lang w:eastAsia="ru-RU"/>
              </w:rPr>
            </w:rPrChange>
          </w:rPr>
          <w:t>No</w:t>
        </w:r>
        <w:r w:rsidR="000E60A0" w:rsidRPr="00FF3E98">
          <w:rPr>
            <w:rFonts w:ascii="Times New Roman" w:eastAsia="Times New Roman" w:hAnsi="Times New Roman" w:cs="Times New Roman"/>
            <w:i/>
            <w:sz w:val="28"/>
            <w:szCs w:val="28"/>
            <w:lang w:eastAsia="ru-RU"/>
            <w:rPrChange w:id="48" w:author="Юлия Новокшанова" w:date="2020-02-09T13:21:00Z">
              <w:rPr>
                <w:rFonts w:ascii="Times New Roman" w:eastAsia="Times New Roman" w:hAnsi="Times New Roman" w:cs="Times New Roman"/>
                <w:sz w:val="28"/>
                <w:szCs w:val="28"/>
                <w:lang w:eastAsia="ru-RU"/>
              </w:rPr>
            </w:rPrChange>
          </w:rPr>
          <w:t>2007</w:t>
        </w:r>
      </w:ins>
      <w:r w:rsidRPr="00FF3E98">
        <w:rPr>
          <w:rFonts w:ascii="Times New Roman" w:eastAsia="Times New Roman" w:hAnsi="Times New Roman" w:cs="Times New Roman"/>
          <w:i/>
          <w:sz w:val="28"/>
          <w:szCs w:val="28"/>
          <w:lang w:eastAsia="ru-RU"/>
          <w:rPrChange w:id="49" w:author="Юлия Новокшанова" w:date="2020-02-09T13:21:00Z">
            <w:rPr>
              <w:rFonts w:ascii="Times New Roman" w:eastAsia="Times New Roman" w:hAnsi="Times New Roman" w:cs="Times New Roman"/>
              <w:sz w:val="22"/>
              <w:szCs w:val="22"/>
              <w:lang w:eastAsia="ru-RU"/>
            </w:rPr>
          </w:rPrChange>
        </w:rPr>
        <w:t>, 11 класс</w:t>
      </w:r>
      <w:r w:rsidRPr="00FF3E98">
        <w:rPr>
          <w:rFonts w:ascii="Times New Roman" w:eastAsia="Times New Roman" w:hAnsi="Times New Roman" w:cs="Times New Roman"/>
          <w:i/>
          <w:sz w:val="28"/>
          <w:szCs w:val="28"/>
          <w:lang w:eastAsia="ru-RU"/>
          <w:rPrChange w:id="50" w:author="Юлия Новокшанова" w:date="2020-02-09T13:21:00Z">
            <w:rPr>
              <w:rFonts w:ascii="Times New Roman" w:eastAsia="Times New Roman" w:hAnsi="Times New Roman" w:cs="Times New Roman"/>
              <w:sz w:val="22"/>
              <w:szCs w:val="22"/>
              <w:lang w:eastAsia="ru-RU"/>
            </w:rPr>
          </w:rPrChange>
        </w:rPr>
        <w:br/>
      </w:r>
      <w:del w:id="51" w:author="Юлия Новокшанова" w:date="2020-02-09T13:09:00Z">
        <w:r w:rsidRPr="00FF3E98" w:rsidDel="000E60A0">
          <w:rPr>
            <w:rFonts w:ascii="Times New Roman" w:eastAsia="Times New Roman" w:hAnsi="Times New Roman" w:cs="Times New Roman"/>
            <w:i/>
            <w:strike/>
            <w:sz w:val="28"/>
            <w:szCs w:val="28"/>
            <w:lang w:eastAsia="ru-RU"/>
            <w:rPrChange w:id="52" w:author="Юлия Новокшанова" w:date="2020-02-09T13:21:00Z">
              <w:rPr>
                <w:rFonts w:ascii="Times New Roman,Italic" w:eastAsia="Times New Roman" w:hAnsi="Times New Roman,Italic" w:cs="Times New Roman"/>
                <w:sz w:val="22"/>
                <w:szCs w:val="22"/>
                <w:lang w:eastAsia="ru-RU"/>
              </w:rPr>
            </w:rPrChange>
          </w:rPr>
          <w:delText>Научный руководитель: Степанов Павел Валерьевич, преподаватель кафедры ИУ-6, МГТУ им. Н.Э. Баумана</w:delText>
        </w:r>
      </w:del>
    </w:p>
    <w:p w14:paraId="492F8157" w14:textId="77777777" w:rsidR="00FF3E98" w:rsidRDefault="00FF3E98" w:rsidP="00FF3E98">
      <w:pPr>
        <w:spacing w:before="100" w:beforeAutospacing="1" w:after="100" w:afterAutospacing="1" w:line="360" w:lineRule="auto"/>
        <w:jc w:val="center"/>
        <w:rPr>
          <w:ins w:id="53" w:author="Юлия Новокшанова" w:date="2020-02-09T13:21:00Z"/>
          <w:rFonts w:ascii="Times New Roman" w:eastAsia="Times New Roman" w:hAnsi="Times New Roman" w:cs="Times New Roman"/>
          <w:i/>
          <w:sz w:val="28"/>
          <w:szCs w:val="28"/>
          <w:lang w:eastAsia="ru-RU"/>
        </w:rPr>
      </w:pPr>
    </w:p>
    <w:p w14:paraId="3E81BA73" w14:textId="77777777" w:rsidR="00FF3E98" w:rsidRDefault="00FF3E98" w:rsidP="00FF3E98">
      <w:pPr>
        <w:spacing w:before="100" w:beforeAutospacing="1" w:after="100" w:afterAutospacing="1" w:line="360" w:lineRule="auto"/>
        <w:jc w:val="center"/>
        <w:rPr>
          <w:ins w:id="54" w:author="Юлия Новокшанова" w:date="2020-02-09T13:21:00Z"/>
          <w:rFonts w:ascii="Times New Roman" w:eastAsia="Times New Roman" w:hAnsi="Times New Roman" w:cs="Times New Roman"/>
          <w:i/>
          <w:sz w:val="28"/>
          <w:szCs w:val="28"/>
          <w:lang w:eastAsia="ru-RU"/>
        </w:rPr>
      </w:pPr>
    </w:p>
    <w:p w14:paraId="11DAB16F" w14:textId="77777777" w:rsidR="00FF3E98" w:rsidRDefault="00FF3E98" w:rsidP="00FF3E98">
      <w:pPr>
        <w:spacing w:before="100" w:beforeAutospacing="1" w:after="100" w:afterAutospacing="1" w:line="360" w:lineRule="auto"/>
        <w:jc w:val="center"/>
        <w:rPr>
          <w:ins w:id="55" w:author="Юлия Новокшанова" w:date="2020-02-09T13:21:00Z"/>
          <w:rFonts w:ascii="Times New Roman" w:eastAsia="Times New Roman" w:hAnsi="Times New Roman" w:cs="Times New Roman"/>
          <w:i/>
          <w:sz w:val="28"/>
          <w:szCs w:val="28"/>
          <w:lang w:eastAsia="ru-RU"/>
        </w:rPr>
      </w:pPr>
    </w:p>
    <w:p w14:paraId="0DD5B922" w14:textId="77777777" w:rsidR="00FF3E98" w:rsidRDefault="00FF3E98" w:rsidP="00FF3E98">
      <w:pPr>
        <w:spacing w:before="100" w:beforeAutospacing="1" w:after="100" w:afterAutospacing="1" w:line="360" w:lineRule="auto"/>
        <w:jc w:val="center"/>
        <w:rPr>
          <w:ins w:id="56" w:author="Юлия Новокшанова" w:date="2020-02-09T13:21:00Z"/>
          <w:rFonts w:ascii="Times New Roman" w:eastAsia="Times New Roman" w:hAnsi="Times New Roman" w:cs="Times New Roman"/>
          <w:i/>
          <w:sz w:val="28"/>
          <w:szCs w:val="28"/>
          <w:lang w:eastAsia="ru-RU"/>
        </w:rPr>
      </w:pPr>
    </w:p>
    <w:p w14:paraId="5B2BFD9B" w14:textId="77777777" w:rsidR="00FF3E98" w:rsidRDefault="00FF3E98" w:rsidP="00FF3E98">
      <w:pPr>
        <w:spacing w:before="100" w:beforeAutospacing="1" w:after="100" w:afterAutospacing="1" w:line="360" w:lineRule="auto"/>
        <w:jc w:val="center"/>
        <w:rPr>
          <w:ins w:id="57" w:author="Юлия Новокшанова" w:date="2020-02-09T13:21:00Z"/>
          <w:rFonts w:ascii="Times New Roman" w:eastAsia="Times New Roman" w:hAnsi="Times New Roman" w:cs="Times New Roman"/>
          <w:i/>
          <w:sz w:val="28"/>
          <w:szCs w:val="28"/>
          <w:lang w:eastAsia="ru-RU"/>
        </w:rPr>
      </w:pPr>
    </w:p>
    <w:p w14:paraId="41ACFC40" w14:textId="77777777" w:rsidR="00FF3E98" w:rsidRDefault="00FF3E98" w:rsidP="00FF3E98">
      <w:pPr>
        <w:spacing w:before="100" w:beforeAutospacing="1" w:after="100" w:afterAutospacing="1" w:line="360" w:lineRule="auto"/>
        <w:jc w:val="center"/>
        <w:rPr>
          <w:ins w:id="58" w:author="Юлия Новокшанова" w:date="2020-02-09T13:21:00Z"/>
          <w:rFonts w:ascii="Times New Roman" w:eastAsia="Times New Roman" w:hAnsi="Times New Roman" w:cs="Times New Roman"/>
          <w:i/>
          <w:sz w:val="28"/>
          <w:szCs w:val="28"/>
          <w:lang w:eastAsia="ru-RU"/>
        </w:rPr>
      </w:pPr>
    </w:p>
    <w:p w14:paraId="2455EE08" w14:textId="77777777" w:rsidR="00FF3E98" w:rsidRPr="00FF3E98" w:rsidRDefault="00FF3E98">
      <w:pPr>
        <w:spacing w:before="100" w:beforeAutospacing="1" w:after="100" w:afterAutospacing="1" w:line="360" w:lineRule="auto"/>
        <w:jc w:val="center"/>
        <w:rPr>
          <w:rFonts w:ascii="Times New Roman" w:eastAsia="Times New Roman" w:hAnsi="Times New Roman" w:cs="Times New Roman"/>
          <w:i/>
          <w:sz w:val="28"/>
          <w:szCs w:val="28"/>
          <w:lang w:eastAsia="ru-RU"/>
          <w:rPrChange w:id="59" w:author="Юлия Новокшанова" w:date="2020-02-09T13:21:00Z">
            <w:rPr>
              <w:rFonts w:ascii="Times New Roman" w:eastAsia="Times New Roman" w:hAnsi="Times New Roman" w:cs="Times New Roman"/>
              <w:lang w:eastAsia="ru-RU"/>
            </w:rPr>
          </w:rPrChange>
        </w:rPr>
        <w:pPrChange w:id="60" w:author="Юлия Новокшанова" w:date="2020-02-09T13:21:00Z">
          <w:pPr>
            <w:spacing w:before="100" w:beforeAutospacing="1" w:after="100" w:afterAutospacing="1"/>
          </w:pPr>
        </w:pPrChange>
      </w:pPr>
    </w:p>
    <w:p w14:paraId="0F996706" w14:textId="77777777" w:rsidR="00FF3E98" w:rsidRDefault="00FF3E98" w:rsidP="000E60A0">
      <w:pPr>
        <w:spacing w:before="100" w:beforeAutospacing="1" w:after="100" w:afterAutospacing="1" w:line="360" w:lineRule="auto"/>
        <w:jc w:val="both"/>
        <w:rPr>
          <w:ins w:id="61" w:author="Юлия Новокшанова" w:date="2020-02-09T13:23:00Z"/>
          <w:rFonts w:ascii="Times New Roman" w:eastAsia="Times New Roman" w:hAnsi="Times New Roman" w:cs="Times New Roman"/>
          <w:sz w:val="28"/>
          <w:szCs w:val="28"/>
          <w:highlight w:val="lightGray"/>
          <w:shd w:val="clear" w:color="auto" w:fill="FFFFFF"/>
          <w:lang w:eastAsia="ru-RU"/>
        </w:rPr>
      </w:pPr>
    </w:p>
    <w:p w14:paraId="0B121AEA" w14:textId="77777777" w:rsidR="00F96A14" w:rsidRPr="007E46BC" w:rsidRDefault="00F96A14" w:rsidP="000E60A0">
      <w:pPr>
        <w:spacing w:before="100" w:beforeAutospacing="1" w:after="100" w:afterAutospacing="1" w:line="360" w:lineRule="auto"/>
        <w:jc w:val="both"/>
        <w:rPr>
          <w:ins w:id="62" w:author="Юлия Новокшанова" w:date="2020-02-23T12:05:00Z"/>
          <w:rFonts w:ascii="Times New Roman" w:eastAsia="Times New Roman" w:hAnsi="Times New Roman" w:cs="Times New Roman"/>
          <w:sz w:val="28"/>
          <w:szCs w:val="28"/>
          <w:highlight w:val="lightGray"/>
          <w:shd w:val="clear" w:color="auto" w:fill="FFFFFF"/>
          <w:lang w:eastAsia="ru-RU"/>
        </w:rPr>
      </w:pPr>
      <w:ins w:id="63" w:author="Юлия Новокшанова" w:date="2020-02-23T12:05:00Z">
        <w:r>
          <w:rPr>
            <w:rFonts w:ascii="Times New Roman" w:eastAsia="Times New Roman" w:hAnsi="Times New Roman" w:cs="Times New Roman"/>
            <w:sz w:val="28"/>
            <w:szCs w:val="28"/>
            <w:highlight w:val="lightGray"/>
            <w:shd w:val="clear" w:color="auto" w:fill="FFFFFF"/>
            <w:lang w:val="en-US" w:eastAsia="ru-RU"/>
          </w:rPr>
          <w:lastRenderedPageBreak/>
          <w:t>QAWD</w:t>
        </w:r>
        <w:r w:rsidRPr="00F96A14">
          <w:rPr>
            <w:rFonts w:ascii="Times New Roman" w:eastAsia="Times New Roman" w:hAnsi="Times New Roman" w:cs="Times New Roman"/>
            <w:sz w:val="28"/>
            <w:szCs w:val="28"/>
            <w:highlight w:val="lightGray"/>
            <w:shd w:val="clear" w:color="auto" w:fill="FFFFFF"/>
            <w:lang w:eastAsia="ru-RU"/>
            <w:rPrChange w:id="64" w:author="Юлия Новокшанова" w:date="2020-02-23T12:06:00Z">
              <w:rPr>
                <w:rFonts w:ascii="Times New Roman" w:eastAsia="Times New Roman" w:hAnsi="Times New Roman" w:cs="Times New Roman"/>
                <w:sz w:val="28"/>
                <w:szCs w:val="28"/>
                <w:highlight w:val="lightGray"/>
                <w:shd w:val="clear" w:color="auto" w:fill="FFFFFF"/>
                <w:lang w:val="en-US" w:eastAsia="ru-RU"/>
              </w:rPr>
            </w:rPrChange>
          </w:rPr>
          <w:t xml:space="preserve"> </w:t>
        </w:r>
      </w:ins>
      <w:ins w:id="65" w:author="Юлия Новокшанова" w:date="2020-02-24T17:46:00Z">
        <w:r w:rsidR="00AF509C" w:rsidRPr="00F96A14">
          <w:rPr>
            <w:rFonts w:ascii="Times New Roman" w:eastAsia="Times New Roman" w:hAnsi="Times New Roman" w:cs="Times New Roman"/>
            <w:sz w:val="28"/>
            <w:szCs w:val="28"/>
            <w:highlight w:val="lightGray"/>
            <w:shd w:val="clear" w:color="auto" w:fill="FFFFFF"/>
            <w:lang w:eastAsia="ru-RU"/>
          </w:rPr>
          <w:t>- это</w:t>
        </w:r>
      </w:ins>
      <w:ins w:id="66" w:author="Юлия Новокшанова" w:date="2020-02-23T12:06:00Z">
        <w:r w:rsidR="007E46BC">
          <w:rPr>
            <w:rFonts w:ascii="Times New Roman" w:eastAsia="Times New Roman" w:hAnsi="Times New Roman" w:cs="Times New Roman"/>
            <w:sz w:val="28"/>
            <w:szCs w:val="28"/>
            <w:highlight w:val="lightGray"/>
            <w:shd w:val="clear" w:color="auto" w:fill="FFFFFF"/>
            <w:lang w:eastAsia="ru-RU"/>
          </w:rPr>
          <w:t xml:space="preserve"> приложение, которое </w:t>
        </w:r>
      </w:ins>
      <w:ins w:id="67" w:author="Юлия Новокшанова" w:date="2020-02-24T17:46:00Z">
        <w:r w:rsidR="00AF509C">
          <w:rPr>
            <w:rFonts w:ascii="Times New Roman" w:eastAsia="Times New Roman" w:hAnsi="Times New Roman" w:cs="Times New Roman"/>
            <w:sz w:val="28"/>
            <w:szCs w:val="28"/>
            <w:highlight w:val="lightGray"/>
            <w:shd w:val="clear" w:color="auto" w:fill="FFFFFF"/>
            <w:lang w:eastAsia="ru-RU"/>
          </w:rPr>
          <w:t>сможет</w:t>
        </w:r>
      </w:ins>
      <w:ins w:id="68" w:author="Юлия Новокшанова" w:date="2020-02-23T12:06:00Z">
        <w:r w:rsidR="007E46BC">
          <w:rPr>
            <w:rFonts w:ascii="Times New Roman" w:eastAsia="Times New Roman" w:hAnsi="Times New Roman" w:cs="Times New Roman"/>
            <w:sz w:val="28"/>
            <w:szCs w:val="28"/>
            <w:highlight w:val="lightGray"/>
            <w:shd w:val="clear" w:color="auto" w:fill="FFFFFF"/>
            <w:lang w:eastAsia="ru-RU"/>
          </w:rPr>
          <w:t xml:space="preserve"> заметно улучшить вашу жизнь в сфере записи к врачу</w:t>
        </w:r>
      </w:ins>
      <w:ins w:id="69" w:author="Юлия Новокшанова" w:date="2020-02-23T12:07:00Z">
        <w:r w:rsidR="007E46BC">
          <w:rPr>
            <w:rFonts w:ascii="Times New Roman" w:eastAsia="Times New Roman" w:hAnsi="Times New Roman" w:cs="Times New Roman"/>
            <w:sz w:val="28"/>
            <w:szCs w:val="28"/>
            <w:highlight w:val="lightGray"/>
            <w:shd w:val="clear" w:color="auto" w:fill="FFFFFF"/>
            <w:lang w:eastAsia="ru-RU"/>
          </w:rPr>
          <w:t xml:space="preserve">. Если вы стоите в онлайн очередях или очередях поликлиник, то с </w:t>
        </w:r>
        <w:r w:rsidR="007E46BC">
          <w:rPr>
            <w:rFonts w:ascii="Times New Roman" w:eastAsia="Times New Roman" w:hAnsi="Times New Roman" w:cs="Times New Roman"/>
            <w:sz w:val="28"/>
            <w:szCs w:val="28"/>
            <w:highlight w:val="lightGray"/>
            <w:shd w:val="clear" w:color="auto" w:fill="FFFFFF"/>
            <w:lang w:val="en-US" w:eastAsia="ru-RU"/>
          </w:rPr>
          <w:t>QAWD</w:t>
        </w:r>
        <w:r w:rsidR="007E46BC" w:rsidRPr="007E46BC">
          <w:rPr>
            <w:rFonts w:ascii="Times New Roman" w:eastAsia="Times New Roman" w:hAnsi="Times New Roman" w:cs="Times New Roman"/>
            <w:sz w:val="28"/>
            <w:szCs w:val="28"/>
            <w:highlight w:val="lightGray"/>
            <w:shd w:val="clear" w:color="auto" w:fill="FFFFFF"/>
            <w:lang w:eastAsia="ru-RU"/>
            <w:rPrChange w:id="70" w:author="Юлия Новокшанова" w:date="2020-02-23T12:07:00Z">
              <w:rPr>
                <w:rFonts w:ascii="Times New Roman" w:eastAsia="Times New Roman" w:hAnsi="Times New Roman" w:cs="Times New Roman"/>
                <w:sz w:val="28"/>
                <w:szCs w:val="28"/>
                <w:highlight w:val="lightGray"/>
                <w:shd w:val="clear" w:color="auto" w:fill="FFFFFF"/>
                <w:lang w:val="en-US" w:eastAsia="ru-RU"/>
              </w:rPr>
            </w:rPrChange>
          </w:rPr>
          <w:t xml:space="preserve"> </w:t>
        </w:r>
      </w:ins>
      <w:ins w:id="71" w:author="Юлия Новокшанова" w:date="2020-02-23T12:08:00Z">
        <w:r w:rsidR="007E46BC">
          <w:rPr>
            <w:rFonts w:ascii="Times New Roman" w:eastAsia="Times New Roman" w:hAnsi="Times New Roman" w:cs="Times New Roman"/>
            <w:sz w:val="28"/>
            <w:szCs w:val="28"/>
            <w:highlight w:val="lightGray"/>
            <w:shd w:val="clear" w:color="auto" w:fill="FFFFFF"/>
            <w:lang w:eastAsia="ru-RU"/>
          </w:rPr>
          <w:t xml:space="preserve">вы сможете </w:t>
        </w:r>
      </w:ins>
      <w:ins w:id="72" w:author="Юлия Новокшанова" w:date="2020-02-24T17:47:00Z">
        <w:r w:rsidR="00AF509C">
          <w:rPr>
            <w:rFonts w:ascii="Times New Roman" w:eastAsia="Times New Roman" w:hAnsi="Times New Roman" w:cs="Times New Roman"/>
            <w:sz w:val="28"/>
            <w:szCs w:val="28"/>
            <w:highlight w:val="lightGray"/>
            <w:shd w:val="clear" w:color="auto" w:fill="FFFFFF"/>
            <w:lang w:eastAsia="ru-RU"/>
          </w:rPr>
          <w:t>освободить</w:t>
        </w:r>
      </w:ins>
      <w:ins w:id="73" w:author="Юлия Новокшанова" w:date="2020-02-23T12:08:00Z">
        <w:r w:rsidR="007E46BC">
          <w:rPr>
            <w:rFonts w:ascii="Times New Roman" w:eastAsia="Times New Roman" w:hAnsi="Times New Roman" w:cs="Times New Roman"/>
            <w:sz w:val="28"/>
            <w:szCs w:val="28"/>
            <w:highlight w:val="lightGray"/>
            <w:shd w:val="clear" w:color="auto" w:fill="FFFFFF"/>
            <w:lang w:eastAsia="ru-RU"/>
          </w:rPr>
          <w:t xml:space="preserve"> свое время </w:t>
        </w:r>
      </w:ins>
      <w:ins w:id="74" w:author="Юлия Новокшанова" w:date="2020-02-23T12:09:00Z">
        <w:r w:rsidR="007E46BC">
          <w:rPr>
            <w:rFonts w:ascii="Times New Roman" w:eastAsia="Times New Roman" w:hAnsi="Times New Roman" w:cs="Times New Roman"/>
            <w:sz w:val="28"/>
            <w:szCs w:val="28"/>
            <w:highlight w:val="lightGray"/>
            <w:shd w:val="clear" w:color="auto" w:fill="FFFFFF"/>
            <w:lang w:eastAsia="ru-RU"/>
          </w:rPr>
          <w:t xml:space="preserve">и </w:t>
        </w:r>
      </w:ins>
      <w:ins w:id="75" w:author="Юлия Новокшанова" w:date="2020-02-24T17:47:00Z">
        <w:r w:rsidR="00AF509C">
          <w:rPr>
            <w:rFonts w:ascii="Times New Roman" w:eastAsia="Times New Roman" w:hAnsi="Times New Roman" w:cs="Times New Roman"/>
            <w:sz w:val="28"/>
            <w:szCs w:val="28"/>
            <w:highlight w:val="lightGray"/>
            <w:shd w:val="clear" w:color="auto" w:fill="FFFFFF"/>
            <w:lang w:eastAsia="ru-RU"/>
          </w:rPr>
          <w:t>посвятить</w:t>
        </w:r>
      </w:ins>
      <w:ins w:id="76" w:author="Юлия Новокшанова" w:date="2020-02-23T12:09:00Z">
        <w:r w:rsidR="007E46BC">
          <w:rPr>
            <w:rFonts w:ascii="Times New Roman" w:eastAsia="Times New Roman" w:hAnsi="Times New Roman" w:cs="Times New Roman"/>
            <w:sz w:val="28"/>
            <w:szCs w:val="28"/>
            <w:highlight w:val="lightGray"/>
            <w:shd w:val="clear" w:color="auto" w:fill="FFFFFF"/>
            <w:lang w:eastAsia="ru-RU"/>
          </w:rPr>
          <w:t xml:space="preserve"> его любимым занятиям и хобби</w:t>
        </w:r>
      </w:ins>
      <w:ins w:id="77" w:author="Юлия Новокшанова" w:date="2020-02-23T12:08:00Z">
        <w:r w:rsidR="007E46BC">
          <w:rPr>
            <w:rFonts w:ascii="Times New Roman" w:eastAsia="Times New Roman" w:hAnsi="Times New Roman" w:cs="Times New Roman"/>
            <w:sz w:val="28"/>
            <w:szCs w:val="28"/>
            <w:highlight w:val="lightGray"/>
            <w:shd w:val="clear" w:color="auto" w:fill="FFFFFF"/>
            <w:lang w:eastAsia="ru-RU"/>
          </w:rPr>
          <w:t>, пот</w:t>
        </w:r>
      </w:ins>
      <w:ins w:id="78" w:author="Юлия Новокшанова" w:date="2020-02-23T12:09:00Z">
        <w:r w:rsidR="007E46BC">
          <w:rPr>
            <w:rFonts w:ascii="Times New Roman" w:eastAsia="Times New Roman" w:hAnsi="Times New Roman" w:cs="Times New Roman"/>
            <w:sz w:val="28"/>
            <w:szCs w:val="28"/>
            <w:highlight w:val="lightGray"/>
            <w:shd w:val="clear" w:color="auto" w:fill="FFFFFF"/>
            <w:lang w:eastAsia="ru-RU"/>
          </w:rPr>
          <w:t>ому что мое веб-приложение будет выполнять запись к врачу</w:t>
        </w:r>
      </w:ins>
      <w:ins w:id="79" w:author="Юлия Новокшанова" w:date="2020-02-23T12:10:00Z">
        <w:r w:rsidR="007E46BC">
          <w:rPr>
            <w:rFonts w:ascii="Times New Roman" w:eastAsia="Times New Roman" w:hAnsi="Times New Roman" w:cs="Times New Roman"/>
            <w:sz w:val="28"/>
            <w:szCs w:val="28"/>
            <w:highlight w:val="lightGray"/>
            <w:shd w:val="clear" w:color="auto" w:fill="FFFFFF"/>
            <w:lang w:eastAsia="ru-RU"/>
          </w:rPr>
          <w:t xml:space="preserve"> без непосредственного наблюдения пользователя за его работой. Вам остается только </w:t>
        </w:r>
      </w:ins>
      <w:ins w:id="80" w:author="Юлия Новокшанова" w:date="2020-02-23T12:11:00Z">
        <w:r w:rsidR="007E46BC">
          <w:rPr>
            <w:rFonts w:ascii="Times New Roman" w:eastAsia="Times New Roman" w:hAnsi="Times New Roman" w:cs="Times New Roman"/>
            <w:sz w:val="28"/>
            <w:szCs w:val="28"/>
            <w:highlight w:val="lightGray"/>
            <w:shd w:val="clear" w:color="auto" w:fill="FFFFFF"/>
            <w:lang w:eastAsia="ru-RU"/>
          </w:rPr>
          <w:t>нажать на кнопку и получить уведомление на почту о успешной записи.</w:t>
        </w:r>
      </w:ins>
    </w:p>
    <w:p w14:paraId="509F2C4B" w14:textId="77777777" w:rsidR="00F96A14" w:rsidRDefault="00F96A14" w:rsidP="000E60A0">
      <w:pPr>
        <w:spacing w:before="100" w:beforeAutospacing="1" w:after="100" w:afterAutospacing="1" w:line="360" w:lineRule="auto"/>
        <w:jc w:val="both"/>
        <w:rPr>
          <w:ins w:id="81" w:author="Юлия Новокшанова" w:date="2020-02-23T12:05:00Z"/>
          <w:rFonts w:ascii="Times New Roman" w:eastAsia="Times New Roman" w:hAnsi="Times New Roman" w:cs="Times New Roman"/>
          <w:sz w:val="28"/>
          <w:szCs w:val="28"/>
          <w:highlight w:val="lightGray"/>
          <w:shd w:val="clear" w:color="auto" w:fill="FFFFFF"/>
          <w:lang w:eastAsia="ru-RU"/>
        </w:rPr>
      </w:pPr>
    </w:p>
    <w:p w14:paraId="05731650" w14:textId="77777777" w:rsidR="000E60A0" w:rsidRPr="00FF3E98" w:rsidRDefault="000E60A0" w:rsidP="000E60A0">
      <w:pPr>
        <w:spacing w:before="100" w:beforeAutospacing="1" w:after="100" w:afterAutospacing="1" w:line="360" w:lineRule="auto"/>
        <w:jc w:val="both"/>
        <w:rPr>
          <w:ins w:id="82" w:author="Юлия Новокшанова" w:date="2020-02-09T13:11:00Z"/>
          <w:rFonts w:ascii="Times New Roman" w:eastAsia="Times New Roman" w:hAnsi="Times New Roman" w:cs="Times New Roman"/>
          <w:sz w:val="28"/>
          <w:szCs w:val="28"/>
          <w:highlight w:val="lightGray"/>
          <w:shd w:val="clear" w:color="auto" w:fill="FFFFFF"/>
          <w:lang w:eastAsia="ru-RU"/>
          <w:rPrChange w:id="83" w:author="Юлия Новокшанова" w:date="2020-02-09T13:20:00Z">
            <w:rPr>
              <w:ins w:id="84" w:author="Юлия Новокшанова" w:date="2020-02-09T13:11:00Z"/>
              <w:rFonts w:ascii="Times New Roman" w:eastAsia="Times New Roman" w:hAnsi="Times New Roman" w:cs="Times New Roman"/>
              <w:sz w:val="28"/>
              <w:szCs w:val="28"/>
              <w:shd w:val="clear" w:color="auto" w:fill="FFFFFF"/>
              <w:lang w:eastAsia="ru-RU"/>
            </w:rPr>
          </w:rPrChange>
        </w:rPr>
      </w:pPr>
      <w:ins w:id="85" w:author="Юлия Новокшанова" w:date="2020-02-09T13:11:00Z">
        <w:r w:rsidRPr="00FF3E98">
          <w:rPr>
            <w:rFonts w:ascii="Times New Roman" w:eastAsia="Times New Roman" w:hAnsi="Times New Roman" w:cs="Times New Roman"/>
            <w:sz w:val="28"/>
            <w:szCs w:val="28"/>
            <w:highlight w:val="lightGray"/>
            <w:shd w:val="clear" w:color="auto" w:fill="FFFFFF"/>
            <w:lang w:eastAsia="ru-RU"/>
            <w:rPrChange w:id="86" w:author="Юлия Новокшанова" w:date="2020-02-09T13:20:00Z">
              <w:rPr>
                <w:rFonts w:ascii="Times New Roman" w:eastAsia="Times New Roman" w:hAnsi="Times New Roman" w:cs="Times New Roman"/>
                <w:sz w:val="28"/>
                <w:szCs w:val="28"/>
                <w:shd w:val="clear" w:color="auto" w:fill="FFFFFF"/>
                <w:lang w:eastAsia="ru-RU"/>
              </w:rPr>
            </w:rPrChange>
          </w:rPr>
          <w:t>Цель работы:</w:t>
        </w:r>
      </w:ins>
    </w:p>
    <w:p w14:paraId="2B2B9F1B" w14:textId="77777777" w:rsidR="000E60A0" w:rsidRPr="000810AB" w:rsidRDefault="000E60A0" w:rsidP="000E60A0">
      <w:pPr>
        <w:spacing w:before="100" w:beforeAutospacing="1" w:after="100" w:afterAutospacing="1" w:line="360" w:lineRule="auto"/>
        <w:jc w:val="both"/>
        <w:rPr>
          <w:ins w:id="87" w:author="Юлия Новокшанова" w:date="2020-02-09T13:11:00Z"/>
          <w:rFonts w:ascii="Times New Roman" w:eastAsia="Times New Roman" w:hAnsi="Times New Roman" w:cs="Times New Roman"/>
          <w:sz w:val="28"/>
          <w:szCs w:val="28"/>
          <w:highlight w:val="lightGray"/>
          <w:shd w:val="clear" w:color="auto" w:fill="FFFFFF"/>
          <w:lang w:val="en-US" w:eastAsia="ru-RU"/>
          <w:rPrChange w:id="88" w:author="Юлия Новокшанова" w:date="2020-02-23T11:05:00Z">
            <w:rPr>
              <w:ins w:id="89" w:author="Юлия Новокшанова" w:date="2020-02-09T13:11:00Z"/>
              <w:rFonts w:ascii="Times New Roman" w:eastAsia="Times New Roman" w:hAnsi="Times New Roman" w:cs="Times New Roman"/>
              <w:sz w:val="28"/>
              <w:szCs w:val="28"/>
              <w:shd w:val="clear" w:color="auto" w:fill="FFFFFF"/>
              <w:lang w:eastAsia="ru-RU"/>
            </w:rPr>
          </w:rPrChange>
        </w:rPr>
      </w:pPr>
      <w:ins w:id="90" w:author="Юлия Новокшанова" w:date="2020-02-09T13:11:00Z">
        <w:r w:rsidRPr="00FF3E98">
          <w:rPr>
            <w:rFonts w:ascii="Times New Roman" w:eastAsia="Times New Roman" w:hAnsi="Times New Roman" w:cs="Times New Roman"/>
            <w:sz w:val="28"/>
            <w:szCs w:val="28"/>
            <w:highlight w:val="lightGray"/>
            <w:shd w:val="clear" w:color="auto" w:fill="FFFFFF"/>
            <w:lang w:eastAsia="ru-RU"/>
            <w:rPrChange w:id="91" w:author="Юлия Новокшанова" w:date="2020-02-09T13:20:00Z">
              <w:rPr>
                <w:rFonts w:ascii="Times New Roman" w:eastAsia="Times New Roman" w:hAnsi="Times New Roman" w:cs="Times New Roman"/>
                <w:sz w:val="28"/>
                <w:szCs w:val="28"/>
                <w:shd w:val="clear" w:color="auto" w:fill="FFFFFF"/>
                <w:lang w:eastAsia="ru-RU"/>
              </w:rPr>
            </w:rPrChange>
          </w:rPr>
          <w:t>Написание программы для автоматической записи к врачу с получением уведомлений.</w:t>
        </w:r>
      </w:ins>
    </w:p>
    <w:p w14:paraId="43839072" w14:textId="77777777" w:rsidR="000E60A0" w:rsidRPr="00FF3E98" w:rsidRDefault="000E60A0" w:rsidP="000E60A0">
      <w:pPr>
        <w:spacing w:before="100" w:beforeAutospacing="1" w:after="100" w:afterAutospacing="1" w:line="360" w:lineRule="auto"/>
        <w:jc w:val="both"/>
        <w:rPr>
          <w:ins w:id="92" w:author="Юлия Новокшанова" w:date="2020-02-09T13:11:00Z"/>
          <w:rFonts w:ascii="Times New Roman" w:eastAsia="Times New Roman" w:hAnsi="Times New Roman" w:cs="Times New Roman"/>
          <w:sz w:val="28"/>
          <w:szCs w:val="28"/>
          <w:highlight w:val="lightGray"/>
          <w:shd w:val="clear" w:color="auto" w:fill="FFFFFF"/>
          <w:lang w:eastAsia="ru-RU"/>
          <w:rPrChange w:id="93" w:author="Юлия Новокшанова" w:date="2020-02-09T13:20:00Z">
            <w:rPr>
              <w:ins w:id="94" w:author="Юлия Новокшанова" w:date="2020-02-09T13:11:00Z"/>
              <w:rFonts w:ascii="Times New Roman" w:eastAsia="Times New Roman" w:hAnsi="Times New Roman" w:cs="Times New Roman"/>
              <w:sz w:val="28"/>
              <w:szCs w:val="28"/>
              <w:shd w:val="clear" w:color="auto" w:fill="FFFFFF"/>
              <w:lang w:eastAsia="ru-RU"/>
            </w:rPr>
          </w:rPrChange>
        </w:rPr>
      </w:pPr>
      <w:ins w:id="95" w:author="Юлия Новокшанова" w:date="2020-02-09T13:11:00Z">
        <w:r w:rsidRPr="00FF3E98">
          <w:rPr>
            <w:rFonts w:ascii="Times New Roman" w:eastAsia="Times New Roman" w:hAnsi="Times New Roman" w:cs="Times New Roman"/>
            <w:sz w:val="28"/>
            <w:szCs w:val="28"/>
            <w:highlight w:val="lightGray"/>
            <w:shd w:val="clear" w:color="auto" w:fill="FFFFFF"/>
            <w:lang w:eastAsia="ru-RU"/>
            <w:rPrChange w:id="96" w:author="Юлия Новокшанова" w:date="2020-02-09T13:20:00Z">
              <w:rPr>
                <w:rFonts w:ascii="Times New Roman" w:eastAsia="Times New Roman" w:hAnsi="Times New Roman" w:cs="Times New Roman"/>
                <w:sz w:val="28"/>
                <w:szCs w:val="28"/>
                <w:shd w:val="clear" w:color="auto" w:fill="FFFFFF"/>
                <w:lang w:eastAsia="ru-RU"/>
              </w:rPr>
            </w:rPrChange>
          </w:rPr>
          <w:t>Задачи:</w:t>
        </w:r>
      </w:ins>
    </w:p>
    <w:p w14:paraId="294943C0" w14:textId="77777777" w:rsidR="000E60A0" w:rsidRPr="00FF3E98" w:rsidRDefault="000E60A0" w:rsidP="000E60A0">
      <w:pPr>
        <w:spacing w:before="100" w:beforeAutospacing="1" w:after="100" w:afterAutospacing="1" w:line="360" w:lineRule="auto"/>
        <w:jc w:val="both"/>
        <w:rPr>
          <w:ins w:id="97" w:author="Юлия Новокшанова" w:date="2020-02-09T13:11:00Z"/>
          <w:rFonts w:ascii="Times New Roman" w:eastAsia="Times New Roman" w:hAnsi="Times New Roman" w:cs="Times New Roman"/>
          <w:sz w:val="28"/>
          <w:szCs w:val="28"/>
          <w:highlight w:val="lightGray"/>
          <w:shd w:val="clear" w:color="auto" w:fill="FFFFFF"/>
          <w:lang w:eastAsia="ru-RU"/>
          <w:rPrChange w:id="98" w:author="Юлия Новокшанова" w:date="2020-02-09T13:20:00Z">
            <w:rPr>
              <w:ins w:id="99" w:author="Юлия Новокшанова" w:date="2020-02-09T13:11:00Z"/>
              <w:rFonts w:ascii="Times New Roman" w:eastAsia="Times New Roman" w:hAnsi="Times New Roman" w:cs="Times New Roman"/>
              <w:sz w:val="28"/>
              <w:szCs w:val="28"/>
              <w:shd w:val="clear" w:color="auto" w:fill="FFFFFF"/>
              <w:lang w:eastAsia="ru-RU"/>
            </w:rPr>
          </w:rPrChange>
        </w:rPr>
      </w:pPr>
      <w:ins w:id="100" w:author="Юлия Новокшанова" w:date="2020-02-09T13:11:00Z">
        <w:r w:rsidRPr="00FF3E98">
          <w:rPr>
            <w:rFonts w:ascii="Times New Roman" w:eastAsia="Times New Roman" w:hAnsi="Times New Roman" w:cs="Times New Roman"/>
            <w:sz w:val="28"/>
            <w:szCs w:val="28"/>
            <w:highlight w:val="lightGray"/>
            <w:shd w:val="clear" w:color="auto" w:fill="FFFFFF"/>
            <w:lang w:eastAsia="ru-RU"/>
            <w:rPrChange w:id="101" w:author="Юлия Новокшанова" w:date="2020-02-09T13:20:00Z">
              <w:rPr>
                <w:rFonts w:ascii="Times New Roman" w:eastAsia="Times New Roman" w:hAnsi="Times New Roman" w:cs="Times New Roman"/>
                <w:sz w:val="28"/>
                <w:szCs w:val="28"/>
                <w:shd w:val="clear" w:color="auto" w:fill="FFFFFF"/>
                <w:lang w:eastAsia="ru-RU"/>
              </w:rPr>
            </w:rPrChange>
          </w:rPr>
          <w:t>1)</w:t>
        </w:r>
      </w:ins>
      <w:ins w:id="102" w:author="Юлия Новокшанова" w:date="2020-02-24T17:48:00Z">
        <w:r w:rsidR="00AF509C">
          <w:rPr>
            <w:rFonts w:ascii="Times New Roman" w:eastAsia="Times New Roman" w:hAnsi="Times New Roman" w:cs="Times New Roman"/>
            <w:sz w:val="28"/>
            <w:szCs w:val="28"/>
            <w:highlight w:val="lightGray"/>
            <w:shd w:val="clear" w:color="auto" w:fill="FFFFFF"/>
            <w:lang w:eastAsia="ru-RU"/>
          </w:rPr>
          <w:t xml:space="preserve"> </w:t>
        </w:r>
      </w:ins>
      <w:ins w:id="103" w:author="Юлия Новокшанова" w:date="2020-02-09T13:11:00Z">
        <w:r w:rsidRPr="00FF3E98">
          <w:rPr>
            <w:rFonts w:ascii="Times New Roman" w:eastAsia="Times New Roman" w:hAnsi="Times New Roman" w:cs="Times New Roman"/>
            <w:sz w:val="28"/>
            <w:szCs w:val="28"/>
            <w:highlight w:val="lightGray"/>
            <w:shd w:val="clear" w:color="auto" w:fill="FFFFFF"/>
            <w:lang w:eastAsia="ru-RU"/>
            <w:rPrChange w:id="104" w:author="Юлия Новокшанова" w:date="2020-02-09T13:20:00Z">
              <w:rPr>
                <w:rFonts w:ascii="Times New Roman" w:eastAsia="Times New Roman" w:hAnsi="Times New Roman" w:cs="Times New Roman"/>
                <w:sz w:val="28"/>
                <w:szCs w:val="28"/>
                <w:shd w:val="clear" w:color="auto" w:fill="FFFFFF"/>
                <w:lang w:eastAsia="ru-RU"/>
              </w:rPr>
            </w:rPrChange>
          </w:rPr>
          <w:t>решить проблему потери времени людей, которые стоят в онлайн-очередях для записи на прием к врачу;</w:t>
        </w:r>
      </w:ins>
    </w:p>
    <w:p w14:paraId="7AB8EA86" w14:textId="77777777" w:rsidR="000E60A0" w:rsidRPr="00FF3E98" w:rsidRDefault="000E60A0" w:rsidP="000E60A0">
      <w:pPr>
        <w:spacing w:before="100" w:beforeAutospacing="1" w:after="100" w:afterAutospacing="1" w:line="360" w:lineRule="auto"/>
        <w:jc w:val="both"/>
        <w:rPr>
          <w:ins w:id="105" w:author="Юлия Новокшанова" w:date="2020-02-09T13:11:00Z"/>
          <w:rFonts w:ascii="Times New Roman" w:eastAsia="Times New Roman" w:hAnsi="Times New Roman" w:cs="Times New Roman"/>
          <w:sz w:val="28"/>
          <w:szCs w:val="28"/>
          <w:highlight w:val="lightGray"/>
          <w:shd w:val="clear" w:color="auto" w:fill="FFFFFF"/>
          <w:lang w:eastAsia="ru-RU"/>
          <w:rPrChange w:id="106" w:author="Юлия Новокшанова" w:date="2020-02-09T13:20:00Z">
            <w:rPr>
              <w:ins w:id="107" w:author="Юлия Новокшанова" w:date="2020-02-09T13:11:00Z"/>
              <w:rFonts w:ascii="Times New Roman" w:eastAsia="Times New Roman" w:hAnsi="Times New Roman" w:cs="Times New Roman"/>
              <w:sz w:val="28"/>
              <w:szCs w:val="28"/>
              <w:shd w:val="clear" w:color="auto" w:fill="FFFFFF"/>
              <w:lang w:eastAsia="ru-RU"/>
            </w:rPr>
          </w:rPrChange>
        </w:rPr>
      </w:pPr>
      <w:ins w:id="108" w:author="Юлия Новокшанова" w:date="2020-02-09T13:11:00Z">
        <w:r w:rsidRPr="00FF3E98">
          <w:rPr>
            <w:rFonts w:ascii="Times New Roman" w:eastAsia="Times New Roman" w:hAnsi="Times New Roman" w:cs="Times New Roman"/>
            <w:sz w:val="28"/>
            <w:szCs w:val="28"/>
            <w:highlight w:val="lightGray"/>
            <w:shd w:val="clear" w:color="auto" w:fill="FFFFFF"/>
            <w:lang w:eastAsia="ru-RU"/>
            <w:rPrChange w:id="109" w:author="Юлия Новокшанова" w:date="2020-02-09T13:20:00Z">
              <w:rPr>
                <w:rFonts w:ascii="Times New Roman" w:eastAsia="Times New Roman" w:hAnsi="Times New Roman" w:cs="Times New Roman"/>
                <w:sz w:val="28"/>
                <w:szCs w:val="28"/>
                <w:shd w:val="clear" w:color="auto" w:fill="FFFFFF"/>
                <w:lang w:eastAsia="ru-RU"/>
              </w:rPr>
            </w:rPrChange>
          </w:rPr>
          <w:t>2)</w:t>
        </w:r>
      </w:ins>
      <w:ins w:id="110" w:author="Юлия Новокшанова" w:date="2020-02-24T17:48:00Z">
        <w:r w:rsidR="00AF509C">
          <w:rPr>
            <w:rFonts w:ascii="Times New Roman" w:eastAsia="Times New Roman" w:hAnsi="Times New Roman" w:cs="Times New Roman"/>
            <w:sz w:val="28"/>
            <w:szCs w:val="28"/>
            <w:highlight w:val="lightGray"/>
            <w:shd w:val="clear" w:color="auto" w:fill="FFFFFF"/>
            <w:lang w:eastAsia="ru-RU"/>
          </w:rPr>
          <w:t xml:space="preserve"> </w:t>
        </w:r>
      </w:ins>
      <w:ins w:id="111" w:author="Юлия Новокшанова" w:date="2020-02-09T13:11:00Z">
        <w:r w:rsidRPr="00FF3E98">
          <w:rPr>
            <w:rFonts w:ascii="Times New Roman" w:eastAsia="Times New Roman" w:hAnsi="Times New Roman" w:cs="Times New Roman"/>
            <w:sz w:val="28"/>
            <w:szCs w:val="28"/>
            <w:highlight w:val="lightGray"/>
            <w:shd w:val="clear" w:color="auto" w:fill="FFFFFF"/>
            <w:lang w:eastAsia="ru-RU"/>
            <w:rPrChange w:id="112" w:author="Юлия Новокшанова" w:date="2020-02-09T13:20:00Z">
              <w:rPr>
                <w:rFonts w:ascii="Times New Roman" w:eastAsia="Times New Roman" w:hAnsi="Times New Roman" w:cs="Times New Roman"/>
                <w:sz w:val="28"/>
                <w:szCs w:val="28"/>
                <w:shd w:val="clear" w:color="auto" w:fill="FFFFFF"/>
                <w:lang w:eastAsia="ru-RU"/>
              </w:rPr>
            </w:rPrChange>
          </w:rPr>
          <w:t>облегчить процесс записи к врачу на определенное время и дату.</w:t>
        </w:r>
      </w:ins>
    </w:p>
    <w:p w14:paraId="230A055A" w14:textId="77777777" w:rsidR="000E60A0" w:rsidRPr="00FF3E98" w:rsidRDefault="000E60A0" w:rsidP="000E60A0">
      <w:pPr>
        <w:spacing w:before="100" w:beforeAutospacing="1" w:after="100" w:afterAutospacing="1" w:line="360" w:lineRule="auto"/>
        <w:jc w:val="both"/>
        <w:rPr>
          <w:ins w:id="113" w:author="Юлия Новокшанова" w:date="2020-02-09T13:11:00Z"/>
          <w:rFonts w:ascii="Times New Roman" w:eastAsia="Times New Roman" w:hAnsi="Times New Roman" w:cs="Times New Roman"/>
          <w:sz w:val="28"/>
          <w:szCs w:val="28"/>
          <w:highlight w:val="lightGray"/>
          <w:shd w:val="clear" w:color="auto" w:fill="FFFFFF"/>
          <w:lang w:eastAsia="ru-RU"/>
          <w:rPrChange w:id="114" w:author="Юлия Новокшанова" w:date="2020-02-09T13:20:00Z">
            <w:rPr>
              <w:ins w:id="115" w:author="Юлия Новокшанова" w:date="2020-02-09T13:11:00Z"/>
              <w:rFonts w:ascii="Times New Roman" w:eastAsia="Times New Roman" w:hAnsi="Times New Roman" w:cs="Times New Roman"/>
              <w:sz w:val="28"/>
              <w:szCs w:val="28"/>
              <w:shd w:val="clear" w:color="auto" w:fill="FFFFFF"/>
              <w:lang w:eastAsia="ru-RU"/>
            </w:rPr>
          </w:rPrChange>
        </w:rPr>
      </w:pPr>
      <w:ins w:id="116" w:author="Юлия Новокшанова" w:date="2020-02-09T13:11:00Z">
        <w:r w:rsidRPr="00FF3E98">
          <w:rPr>
            <w:rFonts w:ascii="Times New Roman" w:eastAsia="Times New Roman" w:hAnsi="Times New Roman" w:cs="Times New Roman"/>
            <w:sz w:val="28"/>
            <w:szCs w:val="28"/>
            <w:highlight w:val="lightGray"/>
            <w:shd w:val="clear" w:color="auto" w:fill="FFFFFF"/>
            <w:lang w:eastAsia="ru-RU"/>
            <w:rPrChange w:id="117" w:author="Юлия Новокшанова" w:date="2020-02-09T13:20:00Z">
              <w:rPr>
                <w:rFonts w:ascii="Times New Roman" w:eastAsia="Times New Roman" w:hAnsi="Times New Roman" w:cs="Times New Roman"/>
                <w:sz w:val="28"/>
                <w:szCs w:val="28"/>
                <w:shd w:val="clear" w:color="auto" w:fill="FFFFFF"/>
                <w:lang w:eastAsia="ru-RU"/>
              </w:rPr>
            </w:rPrChange>
          </w:rPr>
          <w:t>Методы и инструменты:</w:t>
        </w:r>
      </w:ins>
    </w:p>
    <w:p w14:paraId="527C0C1C" w14:textId="77777777" w:rsidR="000E60A0" w:rsidRPr="00FF3E98" w:rsidRDefault="000E60A0" w:rsidP="000E60A0">
      <w:pPr>
        <w:spacing w:before="100" w:beforeAutospacing="1" w:after="100" w:afterAutospacing="1" w:line="360" w:lineRule="auto"/>
        <w:jc w:val="both"/>
        <w:rPr>
          <w:ins w:id="118" w:author="Юлия Новокшанова" w:date="2020-02-09T13:11:00Z"/>
          <w:rFonts w:ascii="Times New Roman" w:eastAsia="Times New Roman" w:hAnsi="Times New Roman" w:cs="Times New Roman"/>
          <w:sz w:val="28"/>
          <w:szCs w:val="28"/>
          <w:highlight w:val="lightGray"/>
          <w:shd w:val="clear" w:color="auto" w:fill="FFFFFF"/>
          <w:lang w:eastAsia="ru-RU"/>
          <w:rPrChange w:id="119" w:author="Юлия Новокшанова" w:date="2020-02-09T13:20:00Z">
            <w:rPr>
              <w:ins w:id="120" w:author="Юлия Новокшанова" w:date="2020-02-09T13:11:00Z"/>
              <w:rFonts w:ascii="Times New Roman" w:eastAsia="Times New Roman" w:hAnsi="Times New Roman" w:cs="Times New Roman"/>
              <w:sz w:val="28"/>
              <w:szCs w:val="28"/>
              <w:shd w:val="clear" w:color="auto" w:fill="FFFFFF"/>
              <w:lang w:eastAsia="ru-RU"/>
            </w:rPr>
          </w:rPrChange>
        </w:rPr>
      </w:pPr>
      <w:ins w:id="121" w:author="Юлия Новокшанова" w:date="2020-02-09T13:11:00Z">
        <w:r w:rsidRPr="00FF3E98">
          <w:rPr>
            <w:rFonts w:ascii="Times New Roman" w:eastAsia="Times New Roman" w:hAnsi="Times New Roman" w:cs="Times New Roman"/>
            <w:sz w:val="28"/>
            <w:szCs w:val="28"/>
            <w:highlight w:val="lightGray"/>
            <w:shd w:val="clear" w:color="auto" w:fill="FFFFFF"/>
            <w:lang w:eastAsia="ru-RU"/>
            <w:rPrChange w:id="122" w:author="Юлия Новокшанова" w:date="2020-02-09T13:20:00Z">
              <w:rPr>
                <w:rFonts w:ascii="Times New Roman" w:eastAsia="Times New Roman" w:hAnsi="Times New Roman" w:cs="Times New Roman"/>
                <w:sz w:val="28"/>
                <w:szCs w:val="28"/>
                <w:shd w:val="clear" w:color="auto" w:fill="FFFFFF"/>
                <w:lang w:eastAsia="ru-RU"/>
              </w:rPr>
            </w:rPrChange>
          </w:rPr>
          <w:t>1)</w:t>
        </w:r>
      </w:ins>
      <w:ins w:id="123" w:author="Юлия Новокшанова" w:date="2020-02-24T17:48:00Z">
        <w:r w:rsidR="00AF509C">
          <w:rPr>
            <w:rFonts w:ascii="Times New Roman" w:eastAsia="Times New Roman" w:hAnsi="Times New Roman" w:cs="Times New Roman"/>
            <w:sz w:val="28"/>
            <w:szCs w:val="28"/>
            <w:highlight w:val="lightGray"/>
            <w:shd w:val="clear" w:color="auto" w:fill="FFFFFF"/>
            <w:lang w:eastAsia="ru-RU"/>
          </w:rPr>
          <w:t xml:space="preserve"> </w:t>
        </w:r>
      </w:ins>
      <w:ins w:id="124" w:author="Юлия Новокшанова" w:date="2020-02-09T13:11:00Z">
        <w:r w:rsidRPr="00FF3E98">
          <w:rPr>
            <w:rFonts w:ascii="Times New Roman" w:eastAsia="Times New Roman" w:hAnsi="Times New Roman" w:cs="Times New Roman"/>
            <w:sz w:val="28"/>
            <w:szCs w:val="28"/>
            <w:highlight w:val="lightGray"/>
            <w:shd w:val="clear" w:color="auto" w:fill="FFFFFF"/>
            <w:lang w:eastAsia="ru-RU"/>
            <w:rPrChange w:id="125" w:author="Юлия Новокшанова" w:date="2020-02-09T13:20:00Z">
              <w:rPr>
                <w:rFonts w:ascii="Times New Roman" w:eastAsia="Times New Roman" w:hAnsi="Times New Roman" w:cs="Times New Roman"/>
                <w:sz w:val="28"/>
                <w:szCs w:val="28"/>
                <w:shd w:val="clear" w:color="auto" w:fill="FFFFFF"/>
                <w:lang w:eastAsia="ru-RU"/>
              </w:rPr>
            </w:rPrChange>
          </w:rPr>
          <w:t>программа написана на языке Python 3.7;</w:t>
        </w:r>
      </w:ins>
    </w:p>
    <w:p w14:paraId="7BE973C5" w14:textId="77777777" w:rsidR="000E60A0" w:rsidRPr="00FF3E98" w:rsidRDefault="000E60A0" w:rsidP="000E60A0">
      <w:pPr>
        <w:spacing w:before="100" w:beforeAutospacing="1" w:after="100" w:afterAutospacing="1" w:line="360" w:lineRule="auto"/>
        <w:jc w:val="both"/>
        <w:rPr>
          <w:ins w:id="126" w:author="Юлия Новокшанова" w:date="2020-02-09T13:11:00Z"/>
          <w:rFonts w:ascii="Times New Roman" w:eastAsia="Times New Roman" w:hAnsi="Times New Roman" w:cs="Times New Roman"/>
          <w:sz w:val="28"/>
          <w:szCs w:val="28"/>
          <w:highlight w:val="lightGray"/>
          <w:shd w:val="clear" w:color="auto" w:fill="FFFFFF"/>
          <w:lang w:eastAsia="ru-RU"/>
          <w:rPrChange w:id="127" w:author="Юлия Новокшанова" w:date="2020-02-09T13:20:00Z">
            <w:rPr>
              <w:ins w:id="128" w:author="Юлия Новокшанова" w:date="2020-02-09T13:11:00Z"/>
              <w:rFonts w:ascii="Times New Roman" w:eastAsia="Times New Roman" w:hAnsi="Times New Roman" w:cs="Times New Roman"/>
              <w:sz w:val="28"/>
              <w:szCs w:val="28"/>
              <w:shd w:val="clear" w:color="auto" w:fill="FFFFFF"/>
              <w:lang w:eastAsia="ru-RU"/>
            </w:rPr>
          </w:rPrChange>
        </w:rPr>
      </w:pPr>
      <w:ins w:id="129" w:author="Юлия Новокшанова" w:date="2020-02-09T13:11:00Z">
        <w:r w:rsidRPr="00FF3E98">
          <w:rPr>
            <w:rFonts w:ascii="Times New Roman" w:eastAsia="Times New Roman" w:hAnsi="Times New Roman" w:cs="Times New Roman"/>
            <w:sz w:val="28"/>
            <w:szCs w:val="28"/>
            <w:highlight w:val="lightGray"/>
            <w:shd w:val="clear" w:color="auto" w:fill="FFFFFF"/>
            <w:lang w:eastAsia="ru-RU"/>
            <w:rPrChange w:id="130" w:author="Юлия Новокшанова" w:date="2020-02-09T13:20:00Z">
              <w:rPr>
                <w:rFonts w:ascii="Times New Roman" w:eastAsia="Times New Roman" w:hAnsi="Times New Roman" w:cs="Times New Roman"/>
                <w:sz w:val="28"/>
                <w:szCs w:val="28"/>
                <w:shd w:val="clear" w:color="auto" w:fill="FFFFFF"/>
                <w:lang w:eastAsia="ru-RU"/>
              </w:rPr>
            </w:rPrChange>
          </w:rPr>
          <w:t>2)</w:t>
        </w:r>
      </w:ins>
      <w:ins w:id="131" w:author="Юлия Новокшанова" w:date="2020-02-24T17:48:00Z">
        <w:r w:rsidR="00AF509C">
          <w:rPr>
            <w:rFonts w:ascii="Times New Roman" w:eastAsia="Times New Roman" w:hAnsi="Times New Roman" w:cs="Times New Roman"/>
            <w:sz w:val="28"/>
            <w:szCs w:val="28"/>
            <w:highlight w:val="lightGray"/>
            <w:shd w:val="clear" w:color="auto" w:fill="FFFFFF"/>
            <w:lang w:eastAsia="ru-RU"/>
          </w:rPr>
          <w:t xml:space="preserve"> </w:t>
        </w:r>
      </w:ins>
      <w:ins w:id="132" w:author="Юлия Новокшанова" w:date="2020-02-09T13:11:00Z">
        <w:r w:rsidRPr="00FF3E98">
          <w:rPr>
            <w:rFonts w:ascii="Times New Roman" w:eastAsia="Times New Roman" w:hAnsi="Times New Roman" w:cs="Times New Roman"/>
            <w:sz w:val="28"/>
            <w:szCs w:val="28"/>
            <w:highlight w:val="lightGray"/>
            <w:shd w:val="clear" w:color="auto" w:fill="FFFFFF"/>
            <w:lang w:eastAsia="ru-RU"/>
            <w:rPrChange w:id="133" w:author="Юлия Новокшанова" w:date="2020-02-09T13:20:00Z">
              <w:rPr>
                <w:rFonts w:ascii="Times New Roman" w:eastAsia="Times New Roman" w:hAnsi="Times New Roman" w:cs="Times New Roman"/>
                <w:sz w:val="28"/>
                <w:szCs w:val="28"/>
                <w:shd w:val="clear" w:color="auto" w:fill="FFFFFF"/>
                <w:lang w:eastAsia="ru-RU"/>
              </w:rPr>
            </w:rPrChange>
          </w:rPr>
          <w:t>использован</w:t>
        </w:r>
      </w:ins>
      <w:ins w:id="134" w:author="Юлия Новокшанова" w:date="2020-02-24T17:49:00Z">
        <w:r w:rsidR="00AF509C">
          <w:rPr>
            <w:rFonts w:ascii="Times New Roman" w:eastAsia="Times New Roman" w:hAnsi="Times New Roman" w:cs="Times New Roman"/>
            <w:sz w:val="28"/>
            <w:szCs w:val="28"/>
            <w:highlight w:val="lightGray"/>
            <w:shd w:val="clear" w:color="auto" w:fill="FFFFFF"/>
            <w:lang w:eastAsia="ru-RU"/>
          </w:rPr>
          <w:t>а</w:t>
        </w:r>
      </w:ins>
      <w:ins w:id="135" w:author="Юлия Новокшанова" w:date="2020-02-09T13:11:00Z">
        <w:r w:rsidRPr="00FF3E98">
          <w:rPr>
            <w:rFonts w:ascii="Times New Roman" w:eastAsia="Times New Roman" w:hAnsi="Times New Roman" w:cs="Times New Roman"/>
            <w:sz w:val="28"/>
            <w:szCs w:val="28"/>
            <w:highlight w:val="lightGray"/>
            <w:shd w:val="clear" w:color="auto" w:fill="FFFFFF"/>
            <w:lang w:eastAsia="ru-RU"/>
            <w:rPrChange w:id="136" w:author="Юлия Новокшанова" w:date="2020-02-09T13:20:00Z">
              <w:rPr>
                <w:rFonts w:ascii="Times New Roman" w:eastAsia="Times New Roman" w:hAnsi="Times New Roman" w:cs="Times New Roman"/>
                <w:sz w:val="28"/>
                <w:szCs w:val="28"/>
                <w:shd w:val="clear" w:color="auto" w:fill="FFFFFF"/>
                <w:lang w:eastAsia="ru-RU"/>
              </w:rPr>
            </w:rPrChange>
          </w:rPr>
          <w:t xml:space="preserve"> библиотек</w:t>
        </w:r>
      </w:ins>
      <w:ins w:id="137" w:author="Юлия Новокшанова" w:date="2020-02-24T17:49:00Z">
        <w:r w:rsidR="00AF509C">
          <w:rPr>
            <w:rFonts w:ascii="Times New Roman" w:eastAsia="Times New Roman" w:hAnsi="Times New Roman" w:cs="Times New Roman"/>
            <w:sz w:val="28"/>
            <w:szCs w:val="28"/>
            <w:highlight w:val="lightGray"/>
            <w:shd w:val="clear" w:color="auto" w:fill="FFFFFF"/>
            <w:lang w:eastAsia="ru-RU"/>
          </w:rPr>
          <w:t>а</w:t>
        </w:r>
      </w:ins>
      <w:ins w:id="138" w:author="Юлия Новокшанова" w:date="2020-02-09T13:11:00Z">
        <w:r w:rsidRPr="00FF3E98">
          <w:rPr>
            <w:rFonts w:ascii="Times New Roman" w:eastAsia="Times New Roman" w:hAnsi="Times New Roman" w:cs="Times New Roman"/>
            <w:sz w:val="28"/>
            <w:szCs w:val="28"/>
            <w:highlight w:val="lightGray"/>
            <w:shd w:val="clear" w:color="auto" w:fill="FFFFFF"/>
            <w:lang w:eastAsia="ru-RU"/>
            <w:rPrChange w:id="139" w:author="Юлия Новокшанова" w:date="2020-02-09T13:20:00Z">
              <w:rPr>
                <w:rFonts w:ascii="Times New Roman" w:eastAsia="Times New Roman" w:hAnsi="Times New Roman" w:cs="Times New Roman"/>
                <w:sz w:val="28"/>
                <w:szCs w:val="28"/>
                <w:shd w:val="clear" w:color="auto" w:fill="FFFFFF"/>
                <w:lang w:eastAsia="ru-RU"/>
              </w:rPr>
            </w:rPrChange>
          </w:rPr>
          <w:t xml:space="preserve"> Selenium WebDriver (библиотека для управления браузерами);</w:t>
        </w:r>
      </w:ins>
    </w:p>
    <w:p w14:paraId="460B5875" w14:textId="77777777" w:rsidR="000E60A0" w:rsidRPr="00FF3E98" w:rsidRDefault="000E60A0" w:rsidP="000E60A0">
      <w:pPr>
        <w:spacing w:before="100" w:beforeAutospacing="1" w:after="100" w:afterAutospacing="1" w:line="360" w:lineRule="auto"/>
        <w:jc w:val="both"/>
        <w:rPr>
          <w:ins w:id="140" w:author="Юлия Новокшанова" w:date="2020-02-09T13:11:00Z"/>
          <w:rFonts w:ascii="Times New Roman" w:eastAsia="Times New Roman" w:hAnsi="Times New Roman" w:cs="Times New Roman"/>
          <w:sz w:val="28"/>
          <w:szCs w:val="28"/>
          <w:highlight w:val="lightGray"/>
          <w:shd w:val="clear" w:color="auto" w:fill="FFFFFF"/>
          <w:lang w:eastAsia="ru-RU"/>
          <w:rPrChange w:id="141" w:author="Юлия Новокшанова" w:date="2020-02-09T13:20:00Z">
            <w:rPr>
              <w:ins w:id="142" w:author="Юлия Новокшанова" w:date="2020-02-09T13:11:00Z"/>
              <w:rFonts w:ascii="Times New Roman" w:eastAsia="Times New Roman" w:hAnsi="Times New Roman" w:cs="Times New Roman"/>
              <w:sz w:val="28"/>
              <w:szCs w:val="28"/>
              <w:shd w:val="clear" w:color="auto" w:fill="FFFFFF"/>
              <w:lang w:eastAsia="ru-RU"/>
            </w:rPr>
          </w:rPrChange>
        </w:rPr>
      </w:pPr>
      <w:ins w:id="143" w:author="Юлия Новокшанова" w:date="2020-02-09T13:11:00Z">
        <w:r w:rsidRPr="00FF3E98">
          <w:rPr>
            <w:rFonts w:ascii="Times New Roman" w:eastAsia="Times New Roman" w:hAnsi="Times New Roman" w:cs="Times New Roman"/>
            <w:sz w:val="28"/>
            <w:szCs w:val="28"/>
            <w:highlight w:val="lightGray"/>
            <w:shd w:val="clear" w:color="auto" w:fill="FFFFFF"/>
            <w:lang w:eastAsia="ru-RU"/>
            <w:rPrChange w:id="144" w:author="Юлия Новокшанова" w:date="2020-02-09T13:20:00Z">
              <w:rPr>
                <w:rFonts w:ascii="Times New Roman" w:eastAsia="Times New Roman" w:hAnsi="Times New Roman" w:cs="Times New Roman"/>
                <w:sz w:val="28"/>
                <w:szCs w:val="28"/>
                <w:shd w:val="clear" w:color="auto" w:fill="FFFFFF"/>
                <w:lang w:eastAsia="ru-RU"/>
              </w:rPr>
            </w:rPrChange>
          </w:rPr>
          <w:t>3)</w:t>
        </w:r>
      </w:ins>
      <w:ins w:id="145" w:author="Юлия Новокшанова" w:date="2020-02-24T17:49:00Z">
        <w:r w:rsidR="00AF509C">
          <w:rPr>
            <w:rFonts w:ascii="Times New Roman" w:eastAsia="Times New Roman" w:hAnsi="Times New Roman" w:cs="Times New Roman"/>
            <w:sz w:val="28"/>
            <w:szCs w:val="28"/>
            <w:highlight w:val="lightGray"/>
            <w:shd w:val="clear" w:color="auto" w:fill="FFFFFF"/>
            <w:lang w:eastAsia="ru-RU"/>
          </w:rPr>
          <w:t xml:space="preserve"> </w:t>
        </w:r>
      </w:ins>
      <w:ins w:id="146" w:author="Юлия Новокшанова" w:date="2020-02-09T13:11:00Z">
        <w:r w:rsidRPr="00FF3E98">
          <w:rPr>
            <w:rFonts w:ascii="Times New Roman" w:eastAsia="Times New Roman" w:hAnsi="Times New Roman" w:cs="Times New Roman"/>
            <w:sz w:val="28"/>
            <w:szCs w:val="28"/>
            <w:highlight w:val="lightGray"/>
            <w:shd w:val="clear" w:color="auto" w:fill="FFFFFF"/>
            <w:lang w:eastAsia="ru-RU"/>
            <w:rPrChange w:id="147" w:author="Юлия Новокшанова" w:date="2020-02-09T13:20:00Z">
              <w:rPr>
                <w:rFonts w:ascii="Times New Roman" w:eastAsia="Times New Roman" w:hAnsi="Times New Roman" w:cs="Times New Roman"/>
                <w:sz w:val="28"/>
                <w:szCs w:val="28"/>
                <w:shd w:val="clear" w:color="auto" w:fill="FFFFFF"/>
                <w:lang w:eastAsia="ru-RU"/>
              </w:rPr>
            </w:rPrChange>
          </w:rPr>
          <w:t>работа с веб-сервисами.</w:t>
        </w:r>
      </w:ins>
    </w:p>
    <w:p w14:paraId="3C4D5F24" w14:textId="77777777" w:rsidR="000E60A0" w:rsidRPr="00FF3E98" w:rsidRDefault="000E60A0" w:rsidP="000E60A0">
      <w:pPr>
        <w:spacing w:before="100" w:beforeAutospacing="1" w:after="100" w:afterAutospacing="1" w:line="360" w:lineRule="auto"/>
        <w:jc w:val="both"/>
        <w:rPr>
          <w:ins w:id="148" w:author="Юлия Новокшанова" w:date="2020-02-09T13:11:00Z"/>
          <w:rFonts w:ascii="Times New Roman" w:eastAsia="Times New Roman" w:hAnsi="Times New Roman" w:cs="Times New Roman"/>
          <w:sz w:val="28"/>
          <w:szCs w:val="28"/>
          <w:highlight w:val="lightGray"/>
          <w:shd w:val="clear" w:color="auto" w:fill="FFFFFF"/>
          <w:lang w:eastAsia="ru-RU"/>
          <w:rPrChange w:id="149" w:author="Юлия Новокшанова" w:date="2020-02-09T13:20:00Z">
            <w:rPr>
              <w:ins w:id="150" w:author="Юлия Новокшанова" w:date="2020-02-09T13:11:00Z"/>
              <w:rFonts w:ascii="Times New Roman" w:eastAsia="Times New Roman" w:hAnsi="Times New Roman" w:cs="Times New Roman"/>
              <w:sz w:val="28"/>
              <w:szCs w:val="28"/>
              <w:shd w:val="clear" w:color="auto" w:fill="FFFFFF"/>
              <w:lang w:eastAsia="ru-RU"/>
            </w:rPr>
          </w:rPrChange>
        </w:rPr>
      </w:pPr>
    </w:p>
    <w:p w14:paraId="7F47AB5C" w14:textId="77777777" w:rsidR="00FE4A5E" w:rsidRDefault="00FE4A5E" w:rsidP="000E60A0">
      <w:pPr>
        <w:spacing w:before="100" w:beforeAutospacing="1" w:after="100" w:afterAutospacing="1" w:line="360" w:lineRule="auto"/>
        <w:jc w:val="both"/>
        <w:rPr>
          <w:ins w:id="151" w:author="Юлия Новокшанова" w:date="2020-02-23T12:20:00Z"/>
          <w:rFonts w:ascii="Times New Roman" w:eastAsia="Times New Roman" w:hAnsi="Times New Roman" w:cs="Times New Roman"/>
          <w:sz w:val="28"/>
          <w:szCs w:val="28"/>
          <w:highlight w:val="lightGray"/>
          <w:shd w:val="clear" w:color="auto" w:fill="FFFFFF"/>
          <w:lang w:eastAsia="ru-RU"/>
        </w:rPr>
      </w:pPr>
    </w:p>
    <w:p w14:paraId="7B85ECF7" w14:textId="77777777" w:rsidR="000E60A0" w:rsidRPr="00FF3E98" w:rsidRDefault="000E60A0" w:rsidP="000E60A0">
      <w:pPr>
        <w:spacing w:before="100" w:beforeAutospacing="1" w:after="100" w:afterAutospacing="1" w:line="360" w:lineRule="auto"/>
        <w:jc w:val="both"/>
        <w:rPr>
          <w:ins w:id="152" w:author="Юлия Новокшанова" w:date="2020-02-09T13:11:00Z"/>
          <w:rFonts w:ascii="Times New Roman" w:eastAsia="Times New Roman" w:hAnsi="Times New Roman" w:cs="Times New Roman"/>
          <w:sz w:val="28"/>
          <w:szCs w:val="28"/>
          <w:highlight w:val="lightGray"/>
          <w:shd w:val="clear" w:color="auto" w:fill="FFFFFF"/>
          <w:lang w:eastAsia="ru-RU"/>
          <w:rPrChange w:id="153" w:author="Юлия Новокшанова" w:date="2020-02-09T13:20:00Z">
            <w:rPr>
              <w:ins w:id="154" w:author="Юлия Новокшанова" w:date="2020-02-09T13:11:00Z"/>
              <w:rFonts w:ascii="Times New Roman" w:eastAsia="Times New Roman" w:hAnsi="Times New Roman" w:cs="Times New Roman"/>
              <w:sz w:val="28"/>
              <w:szCs w:val="28"/>
              <w:shd w:val="clear" w:color="auto" w:fill="FFFFFF"/>
              <w:lang w:eastAsia="ru-RU"/>
            </w:rPr>
          </w:rPrChange>
        </w:rPr>
      </w:pPr>
      <w:ins w:id="155" w:author="Юлия Новокшанова" w:date="2020-02-09T13:11:00Z">
        <w:r w:rsidRPr="00FF3E98">
          <w:rPr>
            <w:rFonts w:ascii="Times New Roman" w:eastAsia="Times New Roman" w:hAnsi="Times New Roman" w:cs="Times New Roman"/>
            <w:sz w:val="28"/>
            <w:szCs w:val="28"/>
            <w:highlight w:val="lightGray"/>
            <w:shd w:val="clear" w:color="auto" w:fill="FFFFFF"/>
            <w:lang w:eastAsia="ru-RU"/>
            <w:rPrChange w:id="156" w:author="Юлия Новокшанова" w:date="2020-02-09T13:20:00Z">
              <w:rPr>
                <w:rFonts w:ascii="Times New Roman" w:eastAsia="Times New Roman" w:hAnsi="Times New Roman" w:cs="Times New Roman"/>
                <w:sz w:val="28"/>
                <w:szCs w:val="28"/>
                <w:shd w:val="clear" w:color="auto" w:fill="FFFFFF"/>
                <w:lang w:eastAsia="ru-RU"/>
              </w:rPr>
            </w:rPrChange>
          </w:rPr>
          <w:lastRenderedPageBreak/>
          <w:t>Описание:</w:t>
        </w:r>
      </w:ins>
    </w:p>
    <w:p w14:paraId="5BE0CC5F" w14:textId="77777777" w:rsidR="00667D61" w:rsidDel="000E60A0" w:rsidRDefault="000E60A0" w:rsidP="00630D51">
      <w:pPr>
        <w:spacing w:before="100" w:beforeAutospacing="1" w:after="100" w:afterAutospacing="1" w:line="360" w:lineRule="auto"/>
        <w:jc w:val="both"/>
        <w:rPr>
          <w:del w:id="157" w:author="Юлия Новокшанова" w:date="2020-02-09T13:11:00Z"/>
          <w:rFonts w:ascii="Times New Roman" w:eastAsia="Times New Roman" w:hAnsi="Times New Roman" w:cs="Times New Roman"/>
          <w:sz w:val="28"/>
          <w:szCs w:val="28"/>
          <w:shd w:val="clear" w:color="auto" w:fill="FFFFFF"/>
          <w:lang w:eastAsia="ru-RU"/>
        </w:rPr>
      </w:pPr>
      <w:ins w:id="158" w:author="Юлия Новокшанова" w:date="2020-02-09T13:11:00Z">
        <w:r w:rsidRPr="00FF3E98">
          <w:rPr>
            <w:rFonts w:ascii="Times New Roman" w:eastAsia="Times New Roman" w:hAnsi="Times New Roman" w:cs="Times New Roman"/>
            <w:sz w:val="28"/>
            <w:szCs w:val="28"/>
            <w:highlight w:val="lightGray"/>
            <w:shd w:val="clear" w:color="auto" w:fill="FFFFFF"/>
            <w:lang w:eastAsia="ru-RU"/>
            <w:rPrChange w:id="159" w:author="Юлия Новокшанова" w:date="2020-02-09T13:20:00Z">
              <w:rPr>
                <w:rFonts w:ascii="Times New Roman" w:eastAsia="Times New Roman" w:hAnsi="Times New Roman" w:cs="Times New Roman"/>
                <w:sz w:val="28"/>
                <w:szCs w:val="28"/>
                <w:shd w:val="clear" w:color="auto" w:fill="FFFFFF"/>
                <w:lang w:eastAsia="ru-RU"/>
              </w:rPr>
            </w:rPrChange>
          </w:rPr>
          <w:t>После введения определенных параметров записи (интервалы даты и времени, специализация врача, Ф.И.О. врача) выполняется автоматический поиск и отслеживание  доступного для записи к врачу даты и времени. После того, как программа проведет запись, она отправит уведомление с указанием даты и времени приема у врач.</w:t>
        </w:r>
      </w:ins>
      <w:del w:id="160" w:author="Юлия Новокшанова" w:date="2020-02-09T13:11:00Z">
        <w:r w:rsidR="00667D61" w:rsidRPr="00FF3E98" w:rsidDel="000E60A0">
          <w:rPr>
            <w:rFonts w:ascii="Times New Roman" w:eastAsia="Times New Roman" w:hAnsi="Times New Roman" w:cs="Times New Roman"/>
            <w:sz w:val="28"/>
            <w:szCs w:val="28"/>
            <w:highlight w:val="lightGray"/>
            <w:shd w:val="clear" w:color="auto" w:fill="FFFFFF"/>
            <w:lang w:eastAsia="ru-RU"/>
            <w:rPrChange w:id="161" w:author="Юлия Новокшанова" w:date="2020-02-09T13:20:00Z">
              <w:rPr>
                <w:rFonts w:ascii="Times New Roman" w:eastAsia="Times New Roman" w:hAnsi="Times New Roman" w:cs="Times New Roman"/>
                <w:sz w:val="22"/>
                <w:szCs w:val="22"/>
                <w:shd w:val="clear" w:color="auto" w:fill="FFFFFF"/>
                <w:lang w:eastAsia="ru-RU"/>
              </w:rPr>
            </w:rPrChange>
          </w:rPr>
          <w:delText>Polo - полнофункциональный мобильный фоторедактор – полезный инструмент в создании своих мини-историй в социальных сетях. С его помощью люди могут оперативно делиться эмоциями и новостями. Мое приложение максимально разнообразит это общение.</w:delText>
        </w:r>
        <w:r w:rsidR="00667D61" w:rsidRPr="00630D51" w:rsidDel="000E60A0">
          <w:rPr>
            <w:rFonts w:ascii="Times New Roman" w:eastAsia="Times New Roman" w:hAnsi="Times New Roman" w:cs="Times New Roman"/>
            <w:sz w:val="28"/>
            <w:szCs w:val="28"/>
            <w:shd w:val="clear" w:color="auto" w:fill="FFFFFF"/>
            <w:lang w:eastAsia="ru-RU"/>
            <w:rPrChange w:id="162" w:author="Юлия Новокшанова" w:date="2020-02-09T13:06:00Z">
              <w:rPr>
                <w:rFonts w:ascii="Times New Roman" w:eastAsia="Times New Roman" w:hAnsi="Times New Roman" w:cs="Times New Roman"/>
                <w:sz w:val="22"/>
                <w:szCs w:val="22"/>
                <w:shd w:val="clear" w:color="auto" w:fill="FFFFFF"/>
                <w:lang w:eastAsia="ru-RU"/>
              </w:rPr>
            </w:rPrChange>
          </w:rPr>
          <w:delText xml:space="preserve"> </w:delText>
        </w:r>
      </w:del>
    </w:p>
    <w:p w14:paraId="5A0D301A" w14:textId="77777777" w:rsidR="00667D61" w:rsidDel="00FF3E98" w:rsidRDefault="00667D61" w:rsidP="000E60A0">
      <w:pPr>
        <w:spacing w:before="100" w:beforeAutospacing="1" w:after="100" w:afterAutospacing="1" w:line="360" w:lineRule="auto"/>
        <w:rPr>
          <w:del w:id="163" w:author="Юлия Новокшанова" w:date="2020-02-09T13:11:00Z"/>
          <w:rFonts w:ascii="Times New Roman" w:eastAsia="Times New Roman" w:hAnsi="Times New Roman" w:cs="Times New Roman"/>
          <w:sz w:val="28"/>
          <w:szCs w:val="28"/>
          <w:shd w:val="clear" w:color="auto" w:fill="FFFFFF"/>
          <w:lang w:eastAsia="ru-RU"/>
        </w:rPr>
      </w:pPr>
      <w:del w:id="164" w:author="Юлия Новокшанова" w:date="2020-02-09T13:11:00Z">
        <w:r w:rsidRPr="00630D51" w:rsidDel="000E60A0">
          <w:rPr>
            <w:rFonts w:ascii="Times New Roman" w:eastAsia="Times New Roman" w:hAnsi="Times New Roman" w:cs="Times New Roman"/>
            <w:sz w:val="28"/>
            <w:szCs w:val="28"/>
            <w:shd w:val="clear" w:color="auto" w:fill="FFFFFF"/>
            <w:lang w:eastAsia="ru-RU"/>
            <w:rPrChange w:id="165" w:author="Юлия Новокшанова" w:date="2020-02-09T13:06:00Z">
              <w:rPr>
                <w:rFonts w:ascii="Times New Roman" w:eastAsia="Times New Roman" w:hAnsi="Times New Roman" w:cs="Times New Roman"/>
                <w:sz w:val="22"/>
                <w:szCs w:val="22"/>
                <w:shd w:val="clear" w:color="auto" w:fill="FFFFFF"/>
                <w:lang w:eastAsia="ru-RU"/>
              </w:rPr>
            </w:rPrChange>
          </w:rPr>
          <w:delText xml:space="preserve">При его создании я решил добавить, помимо стандартных функций редактора, новые, отсутствующие у других приложений, среди которых: редактор градиентов, готовые паттерны для рисования, пользовательская матрица свертки, готовые цитаты и стихи, пипетка и онлайн лента публикаций. Малый вес также является дополнительным преимуществом и отличием. </w:delText>
        </w:r>
      </w:del>
    </w:p>
    <w:p w14:paraId="46FB3C3F" w14:textId="77777777" w:rsidR="00FF3E98" w:rsidRPr="00630D51" w:rsidRDefault="00FF3E98">
      <w:pPr>
        <w:spacing w:before="100" w:beforeAutospacing="1" w:after="100" w:afterAutospacing="1" w:line="360" w:lineRule="auto"/>
        <w:jc w:val="both"/>
        <w:rPr>
          <w:ins w:id="166" w:author="Юлия Новокшанова" w:date="2020-02-09T13:30:00Z"/>
          <w:rFonts w:ascii="Times New Roman" w:eastAsia="Times New Roman" w:hAnsi="Times New Roman" w:cs="Times New Roman"/>
          <w:sz w:val="28"/>
          <w:szCs w:val="28"/>
          <w:lang w:eastAsia="ru-RU"/>
          <w:rPrChange w:id="167" w:author="Юлия Новокшанова" w:date="2020-02-09T13:06:00Z">
            <w:rPr>
              <w:ins w:id="168" w:author="Юлия Новокшанова" w:date="2020-02-09T13:30:00Z"/>
              <w:rFonts w:ascii="Times New Roman" w:eastAsia="Times New Roman" w:hAnsi="Times New Roman" w:cs="Times New Roman"/>
              <w:lang w:eastAsia="ru-RU"/>
            </w:rPr>
          </w:rPrChange>
        </w:rPr>
        <w:pPrChange w:id="169" w:author="Юлия Новокшанова" w:date="2020-02-09T13:07:00Z">
          <w:pPr>
            <w:spacing w:before="100" w:beforeAutospacing="1" w:after="100" w:afterAutospacing="1"/>
          </w:pPr>
        </w:pPrChange>
      </w:pPr>
    </w:p>
    <w:p w14:paraId="2F431ED2" w14:textId="77777777" w:rsidR="00667D61" w:rsidRPr="00630D51" w:rsidDel="000E60A0" w:rsidRDefault="00667D61">
      <w:pPr>
        <w:spacing w:before="100" w:beforeAutospacing="1" w:after="100" w:afterAutospacing="1" w:line="360" w:lineRule="auto"/>
        <w:jc w:val="both"/>
        <w:rPr>
          <w:del w:id="170" w:author="Юлия Новокшанова" w:date="2020-02-09T13:11:00Z"/>
          <w:rFonts w:ascii="Times New Roman" w:eastAsia="Times New Roman" w:hAnsi="Times New Roman" w:cs="Times New Roman"/>
          <w:sz w:val="28"/>
          <w:szCs w:val="28"/>
          <w:lang w:eastAsia="ru-RU"/>
          <w:rPrChange w:id="171" w:author="Юлия Новокшанова" w:date="2020-02-09T13:06:00Z">
            <w:rPr>
              <w:del w:id="172" w:author="Юлия Новокшанова" w:date="2020-02-09T13:11:00Z"/>
              <w:rFonts w:ascii="Times New Roman" w:eastAsia="Times New Roman" w:hAnsi="Times New Roman" w:cs="Times New Roman"/>
              <w:lang w:eastAsia="ru-RU"/>
            </w:rPr>
          </w:rPrChange>
        </w:rPr>
        <w:pPrChange w:id="173" w:author="Юлия Новокшанова" w:date="2020-02-09T13:07:00Z">
          <w:pPr>
            <w:spacing w:before="100" w:beforeAutospacing="1" w:after="100" w:afterAutospacing="1"/>
          </w:pPr>
        </w:pPrChange>
      </w:pPr>
      <w:del w:id="174" w:author="Юлия Новокшанова" w:date="2020-02-09T13:11:00Z">
        <w:r w:rsidRPr="00630D51" w:rsidDel="000E60A0">
          <w:rPr>
            <w:rFonts w:ascii="Times New Roman" w:eastAsia="Times New Roman" w:hAnsi="Times New Roman" w:cs="Times New Roman"/>
            <w:sz w:val="28"/>
            <w:szCs w:val="28"/>
            <w:shd w:val="clear" w:color="auto" w:fill="FFFFFF"/>
            <w:lang w:eastAsia="ru-RU"/>
            <w:rPrChange w:id="175" w:author="Юлия Новокшанова" w:date="2020-02-09T13:06:00Z">
              <w:rPr>
                <w:rFonts w:ascii="Times New Roman" w:eastAsia="Times New Roman" w:hAnsi="Times New Roman" w:cs="Times New Roman"/>
                <w:sz w:val="22"/>
                <w:szCs w:val="22"/>
                <w:shd w:val="clear" w:color="auto" w:fill="FFFFFF"/>
                <w:lang w:eastAsia="ru-RU"/>
              </w:rPr>
            </w:rPrChange>
          </w:rPr>
          <w:delText xml:space="preserve">Проект реализован на языке программирования java на платформе android. При разработке функций, связанных с обработкой фотографий, мною не использовались сторонние библиотеки. Каждый элемент, добавляемый пользователем, является объектом класса со своими характеристиками. Работа фильтров выполняется в нескольких </w:delText>
        </w:r>
      </w:del>
    </w:p>
    <w:p w14:paraId="3D022147" w14:textId="77777777" w:rsidR="00667D61" w:rsidRPr="00630D51" w:rsidDel="000E60A0" w:rsidRDefault="00667D61">
      <w:pPr>
        <w:spacing w:before="100" w:beforeAutospacing="1" w:after="100" w:afterAutospacing="1" w:line="360" w:lineRule="auto"/>
        <w:jc w:val="both"/>
        <w:rPr>
          <w:del w:id="176" w:author="Юлия Новокшанова" w:date="2020-02-09T13:11:00Z"/>
          <w:rFonts w:ascii="Times New Roman" w:eastAsia="Times New Roman" w:hAnsi="Times New Roman" w:cs="Times New Roman"/>
          <w:sz w:val="28"/>
          <w:szCs w:val="28"/>
          <w:lang w:eastAsia="ru-RU"/>
          <w:rPrChange w:id="177" w:author="Юлия Новокшанова" w:date="2020-02-09T13:06:00Z">
            <w:rPr>
              <w:del w:id="178" w:author="Юлия Новокшанова" w:date="2020-02-09T13:11:00Z"/>
              <w:rFonts w:ascii="Times New Roman" w:eastAsia="Times New Roman" w:hAnsi="Times New Roman" w:cs="Times New Roman"/>
              <w:lang w:eastAsia="ru-RU"/>
            </w:rPr>
          </w:rPrChange>
        </w:rPr>
        <w:pPrChange w:id="179" w:author="Юлия Новокшанова" w:date="2020-02-09T13:07:00Z">
          <w:pPr>
            <w:spacing w:before="100" w:beforeAutospacing="1" w:after="100" w:afterAutospacing="1"/>
          </w:pPr>
        </w:pPrChange>
      </w:pPr>
      <w:del w:id="180" w:author="Юлия Новокшанова" w:date="2020-02-09T13:11:00Z">
        <w:r w:rsidRPr="00630D51" w:rsidDel="000E60A0">
          <w:rPr>
            <w:rFonts w:ascii="Times New Roman" w:eastAsia="Times New Roman" w:hAnsi="Times New Roman" w:cs="Times New Roman"/>
            <w:sz w:val="28"/>
            <w:szCs w:val="28"/>
            <w:shd w:val="clear" w:color="auto" w:fill="FFFFFF"/>
            <w:lang w:eastAsia="ru-RU"/>
            <w:rPrChange w:id="181" w:author="Юлия Новокшанова" w:date="2020-02-09T13:06:00Z">
              <w:rPr>
                <w:rFonts w:ascii="Times New Roman" w:eastAsia="Times New Roman" w:hAnsi="Times New Roman" w:cs="Times New Roman"/>
                <w:sz w:val="22"/>
                <w:szCs w:val="22"/>
                <w:shd w:val="clear" w:color="auto" w:fill="FFFFFF"/>
                <w:lang w:eastAsia="ru-RU"/>
              </w:rPr>
            </w:rPrChange>
          </w:rPr>
          <w:delText xml:space="preserve">потоках для ускорения. Данные для заполнения онлайн ленты отправляются в формате json. </w:delText>
        </w:r>
      </w:del>
    </w:p>
    <w:p w14:paraId="15C3631B" w14:textId="77777777" w:rsidR="00667D61" w:rsidRPr="00630D51" w:rsidDel="000E60A0" w:rsidRDefault="00667D61">
      <w:pPr>
        <w:spacing w:before="100" w:beforeAutospacing="1" w:after="100" w:afterAutospacing="1" w:line="360" w:lineRule="auto"/>
        <w:jc w:val="both"/>
        <w:rPr>
          <w:del w:id="182" w:author="Юлия Новокшанова" w:date="2020-02-09T13:11:00Z"/>
          <w:rFonts w:ascii="Times New Roman" w:eastAsia="Times New Roman" w:hAnsi="Times New Roman" w:cs="Times New Roman"/>
          <w:sz w:val="28"/>
          <w:szCs w:val="28"/>
          <w:lang w:eastAsia="ru-RU"/>
          <w:rPrChange w:id="183" w:author="Юлия Новокшанова" w:date="2020-02-09T13:06:00Z">
            <w:rPr>
              <w:del w:id="184" w:author="Юлия Новокшанова" w:date="2020-02-09T13:11:00Z"/>
              <w:rFonts w:ascii="Times New Roman" w:eastAsia="Times New Roman" w:hAnsi="Times New Roman" w:cs="Times New Roman"/>
              <w:lang w:eastAsia="ru-RU"/>
            </w:rPr>
          </w:rPrChange>
        </w:rPr>
        <w:pPrChange w:id="185" w:author="Юлия Новокшанова" w:date="2020-02-09T13:07:00Z">
          <w:pPr>
            <w:spacing w:before="100" w:beforeAutospacing="1" w:after="100" w:afterAutospacing="1"/>
          </w:pPr>
        </w:pPrChange>
      </w:pPr>
      <w:del w:id="186" w:author="Юлия Новокшанова" w:date="2020-02-09T13:11:00Z">
        <w:r w:rsidRPr="00630D51" w:rsidDel="000E60A0">
          <w:rPr>
            <w:rFonts w:ascii="Times New Roman" w:eastAsia="Times New Roman" w:hAnsi="Times New Roman" w:cs="Times New Roman"/>
            <w:sz w:val="28"/>
            <w:szCs w:val="28"/>
            <w:shd w:val="clear" w:color="auto" w:fill="FFFFFF"/>
            <w:lang w:eastAsia="ru-RU"/>
            <w:rPrChange w:id="187" w:author="Юлия Новокшанова" w:date="2020-02-09T13:06:00Z">
              <w:rPr>
                <w:rFonts w:ascii="Times New Roman" w:eastAsia="Times New Roman" w:hAnsi="Times New Roman" w:cs="Times New Roman"/>
                <w:sz w:val="22"/>
                <w:szCs w:val="22"/>
                <w:shd w:val="clear" w:color="auto" w:fill="FFFFFF"/>
                <w:lang w:eastAsia="ru-RU"/>
              </w:rPr>
            </w:rPrChange>
          </w:rPr>
          <w:delText xml:space="preserve">Результатом работы над данным проектом стал полноценный фоторедактор. Полученный продукт обладает преимуществом перед аналогами за счет новых и свежих функций, а также быстрой обучаемости работы. </w:delText>
        </w:r>
      </w:del>
    </w:p>
    <w:p w14:paraId="03BDD323" w14:textId="77777777" w:rsidR="00667D61" w:rsidRPr="00630D51" w:rsidDel="000E60A0" w:rsidRDefault="00667D61">
      <w:pPr>
        <w:spacing w:before="100" w:beforeAutospacing="1" w:after="100" w:afterAutospacing="1" w:line="360" w:lineRule="auto"/>
        <w:jc w:val="both"/>
        <w:rPr>
          <w:del w:id="188" w:author="Юлия Новокшанова" w:date="2020-02-09T13:11:00Z"/>
          <w:rFonts w:ascii="Times New Roman" w:eastAsia="Times New Roman" w:hAnsi="Times New Roman" w:cs="Times New Roman"/>
          <w:sz w:val="28"/>
          <w:szCs w:val="28"/>
          <w:lang w:eastAsia="ru-RU"/>
          <w:rPrChange w:id="189" w:author="Юлия Новокшанова" w:date="2020-02-09T13:06:00Z">
            <w:rPr>
              <w:del w:id="190" w:author="Юлия Новокшанова" w:date="2020-02-09T13:11:00Z"/>
              <w:rFonts w:ascii="Times New Roman" w:eastAsia="Times New Roman" w:hAnsi="Times New Roman" w:cs="Times New Roman"/>
              <w:lang w:eastAsia="ru-RU"/>
            </w:rPr>
          </w:rPrChange>
        </w:rPr>
        <w:pPrChange w:id="191" w:author="Юлия Новокшанова" w:date="2020-02-09T13:07:00Z">
          <w:pPr>
            <w:spacing w:before="100" w:beforeAutospacing="1" w:after="100" w:afterAutospacing="1"/>
          </w:pPr>
        </w:pPrChange>
      </w:pPr>
      <w:del w:id="192" w:author="Юлия Новокшанова" w:date="2020-02-09T13:11:00Z">
        <w:r w:rsidRPr="00630D51" w:rsidDel="000E60A0">
          <w:rPr>
            <w:rFonts w:ascii="Times New Roman" w:eastAsia="Times New Roman" w:hAnsi="Times New Roman" w:cs="Times New Roman"/>
            <w:sz w:val="28"/>
            <w:szCs w:val="28"/>
            <w:shd w:val="clear" w:color="auto" w:fill="FFFFFF"/>
            <w:lang w:eastAsia="ru-RU"/>
            <w:rPrChange w:id="193" w:author="Юлия Новокшанова" w:date="2020-02-09T13:06:00Z">
              <w:rPr>
                <w:rFonts w:ascii="Times New Roman" w:eastAsia="Times New Roman" w:hAnsi="Times New Roman" w:cs="Times New Roman"/>
                <w:sz w:val="22"/>
                <w:szCs w:val="22"/>
                <w:shd w:val="clear" w:color="auto" w:fill="FFFFFF"/>
                <w:lang w:eastAsia="ru-RU"/>
              </w:rPr>
            </w:rPrChange>
          </w:rPr>
          <w:delText xml:space="preserve">Фоторедактор Polo получил Золотой диплом IT школы Samsung и первое место в номинации “Социальное приложение”. В том же 2018 году он получил Гран-При на конкурсе “IT школа Samsung выбирает сильнейших”. Все это вдохновляет меня на продолжение разработки по пути усовершенствования продукта. </w:delText>
        </w:r>
      </w:del>
    </w:p>
    <w:p w14:paraId="24598E67" w14:textId="77777777" w:rsidR="00667D61" w:rsidDel="00815A47" w:rsidRDefault="00815A47" w:rsidP="00815A47">
      <w:pPr>
        <w:spacing w:before="100" w:beforeAutospacing="1" w:after="100" w:afterAutospacing="1" w:line="360" w:lineRule="auto"/>
        <w:rPr>
          <w:del w:id="194" w:author="Юлия Новокшанова" w:date="2020-02-24T17:13:00Z"/>
          <w:rFonts w:ascii="Times New Roman" w:eastAsia="Times New Roman" w:hAnsi="Times New Roman" w:cs="Times New Roman"/>
          <w:sz w:val="28"/>
          <w:szCs w:val="28"/>
          <w:lang w:eastAsia="ru-RU"/>
        </w:rPr>
      </w:pPr>
      <w:ins w:id="195" w:author="Юлия Новокшанова" w:date="2020-02-24T17:13:00Z">
        <w:r>
          <w:rPr>
            <w:rFonts w:ascii="Times New Roman" w:eastAsia="Times New Roman" w:hAnsi="Times New Roman" w:cs="Times New Roman"/>
            <w:sz w:val="28"/>
            <w:szCs w:val="28"/>
            <w:lang w:eastAsia="ru-RU"/>
          </w:rPr>
          <w:t>Содержание:</w:t>
        </w:r>
      </w:ins>
      <w:del w:id="196" w:author="Юлия Новокшанова" w:date="2020-02-24T17:13:00Z">
        <w:r w:rsidR="00667D61" w:rsidRPr="00630D51" w:rsidDel="00815A47">
          <w:rPr>
            <w:rFonts w:ascii="Times New Roman" w:eastAsia="Times New Roman" w:hAnsi="Times New Roman" w:cs="Times New Roman"/>
            <w:sz w:val="28"/>
            <w:szCs w:val="28"/>
            <w:lang w:eastAsia="ru-RU"/>
            <w:rPrChange w:id="197" w:author="Юлия Новокшанова" w:date="2020-02-09T13:06:00Z">
              <w:rPr>
                <w:rFonts w:ascii="Times New Roman" w:eastAsia="Times New Roman" w:hAnsi="Times New Roman" w:cs="Times New Roman"/>
                <w:sz w:val="22"/>
                <w:szCs w:val="22"/>
                <w:lang w:eastAsia="ru-RU"/>
              </w:rPr>
            </w:rPrChange>
          </w:rPr>
          <w:delText>Введение</w:delText>
        </w:r>
      </w:del>
      <w:r w:rsidR="00667D61" w:rsidRPr="00630D51">
        <w:rPr>
          <w:rFonts w:ascii="Times New Roman" w:eastAsia="Times New Roman" w:hAnsi="Times New Roman" w:cs="Times New Roman"/>
          <w:sz w:val="28"/>
          <w:szCs w:val="28"/>
          <w:lang w:eastAsia="ru-RU"/>
          <w:rPrChange w:id="198" w:author="Юлия Новокшанова" w:date="2020-02-09T13:06:00Z">
            <w:rPr>
              <w:rFonts w:ascii="Times New Roman" w:eastAsia="Times New Roman" w:hAnsi="Times New Roman" w:cs="Times New Roman"/>
              <w:sz w:val="22"/>
              <w:szCs w:val="22"/>
              <w:lang w:eastAsia="ru-RU"/>
            </w:rPr>
          </w:rPrChange>
        </w:rPr>
        <w:br/>
      </w:r>
      <w:ins w:id="199" w:author="Юлия Новокшанова" w:date="2020-02-24T17:13:00Z">
        <w:r>
          <w:rPr>
            <w:rFonts w:ascii="Times New Roman" w:eastAsia="Times New Roman" w:hAnsi="Times New Roman" w:cs="Times New Roman"/>
            <w:sz w:val="28"/>
            <w:szCs w:val="28"/>
            <w:lang w:eastAsia="ru-RU"/>
          </w:rPr>
          <w:t xml:space="preserve">1) </w:t>
        </w:r>
      </w:ins>
      <w:ins w:id="200" w:author="Юлия Новокшанова" w:date="2020-02-24T17:49:00Z">
        <w:r w:rsidR="00AF509C">
          <w:rPr>
            <w:rFonts w:ascii="Times New Roman" w:eastAsia="Times New Roman" w:hAnsi="Times New Roman" w:cs="Times New Roman"/>
            <w:sz w:val="28"/>
            <w:szCs w:val="28"/>
            <w:lang w:eastAsia="ru-RU"/>
          </w:rPr>
          <w:t>В</w:t>
        </w:r>
      </w:ins>
      <w:ins w:id="201" w:author="Юлия Новокшанова" w:date="2020-02-24T17:13:00Z">
        <w:r>
          <w:rPr>
            <w:rFonts w:ascii="Times New Roman" w:eastAsia="Times New Roman" w:hAnsi="Times New Roman" w:cs="Times New Roman"/>
            <w:sz w:val="28"/>
            <w:szCs w:val="28"/>
            <w:lang w:eastAsia="ru-RU"/>
          </w:rPr>
          <w:t>ведение</w:t>
        </w:r>
      </w:ins>
      <w:del w:id="202" w:author="Юлия Новокшанова" w:date="2020-02-24T17:13:00Z">
        <w:r w:rsidR="00667D61" w:rsidRPr="00630D51" w:rsidDel="00815A47">
          <w:rPr>
            <w:rFonts w:ascii="Times New Roman" w:eastAsia="Times New Roman" w:hAnsi="Times New Roman" w:cs="Times New Roman"/>
            <w:sz w:val="28"/>
            <w:szCs w:val="28"/>
            <w:lang w:eastAsia="ru-RU"/>
            <w:rPrChange w:id="203" w:author="Юлия Новокшанова" w:date="2020-02-09T13:06:00Z">
              <w:rPr>
                <w:rFonts w:ascii="Times New Roman" w:eastAsia="Times New Roman" w:hAnsi="Times New Roman" w:cs="Times New Roman"/>
                <w:sz w:val="22"/>
                <w:szCs w:val="22"/>
                <w:lang w:eastAsia="ru-RU"/>
              </w:rPr>
            </w:rPrChange>
          </w:rPr>
          <w:delText xml:space="preserve">1 Используемые методы 2 </w:delText>
        </w:r>
      </w:del>
      <w:del w:id="204" w:author="Юлия Новокшанова" w:date="2020-02-09T18:25:00Z">
        <w:r w:rsidR="00667D61" w:rsidRPr="00630D51" w:rsidDel="00546D7A">
          <w:rPr>
            <w:rFonts w:ascii="Times New Roman" w:eastAsia="Times New Roman" w:hAnsi="Times New Roman" w:cs="Times New Roman"/>
            <w:sz w:val="28"/>
            <w:szCs w:val="28"/>
            <w:lang w:eastAsia="ru-RU"/>
            <w:rPrChange w:id="205" w:author="Юлия Новокшанова" w:date="2020-02-09T13:06:00Z">
              <w:rPr>
                <w:rFonts w:ascii="Times New Roman" w:eastAsia="Times New Roman" w:hAnsi="Times New Roman" w:cs="Times New Roman"/>
                <w:sz w:val="22"/>
                <w:szCs w:val="22"/>
                <w:lang w:eastAsia="ru-RU"/>
              </w:rPr>
            </w:rPrChange>
          </w:rPr>
          <w:delText>Приветственный экран</w:delText>
        </w:r>
      </w:del>
      <w:del w:id="206" w:author="Юлия Новокшанова" w:date="2020-02-24T17:13:00Z">
        <w:r w:rsidR="00667D61" w:rsidRPr="00630D51" w:rsidDel="00815A47">
          <w:rPr>
            <w:rFonts w:ascii="Times New Roman" w:eastAsia="Times New Roman" w:hAnsi="Times New Roman" w:cs="Times New Roman"/>
            <w:sz w:val="28"/>
            <w:szCs w:val="28"/>
            <w:lang w:eastAsia="ru-RU"/>
            <w:rPrChange w:id="207" w:author="Юлия Новокшанова" w:date="2020-02-09T13:06:00Z">
              <w:rPr>
                <w:rFonts w:ascii="Times New Roman" w:eastAsia="Times New Roman" w:hAnsi="Times New Roman" w:cs="Times New Roman"/>
                <w:sz w:val="22"/>
                <w:szCs w:val="22"/>
                <w:lang w:eastAsia="ru-RU"/>
              </w:rPr>
            </w:rPrChange>
          </w:rPr>
          <w:delText xml:space="preserve"> 3 </w:delText>
        </w:r>
      </w:del>
      <w:del w:id="208" w:author="Юлия Новокшанова" w:date="2020-02-09T18:26:00Z">
        <w:r w:rsidR="00667D61" w:rsidRPr="00630D51" w:rsidDel="00546D7A">
          <w:rPr>
            <w:rFonts w:ascii="Times New Roman" w:eastAsia="Times New Roman" w:hAnsi="Times New Roman" w:cs="Times New Roman"/>
            <w:sz w:val="28"/>
            <w:szCs w:val="28"/>
            <w:lang w:eastAsia="ru-RU"/>
            <w:rPrChange w:id="209" w:author="Юлия Новокшанова" w:date="2020-02-09T13:06:00Z">
              <w:rPr>
                <w:rFonts w:ascii="Times New Roman" w:eastAsia="Times New Roman" w:hAnsi="Times New Roman" w:cs="Times New Roman"/>
                <w:sz w:val="22"/>
                <w:szCs w:val="22"/>
                <w:lang w:eastAsia="ru-RU"/>
              </w:rPr>
            </w:rPrChange>
          </w:rPr>
          <w:delText>Экран редактирования</w:delText>
        </w:r>
      </w:del>
      <w:del w:id="210" w:author="Юлия Новокшанова" w:date="2020-02-24T17:13:00Z">
        <w:r w:rsidR="00667D61" w:rsidRPr="00630D51" w:rsidDel="00815A47">
          <w:rPr>
            <w:rFonts w:ascii="Times New Roman" w:eastAsia="Times New Roman" w:hAnsi="Times New Roman" w:cs="Times New Roman"/>
            <w:sz w:val="28"/>
            <w:szCs w:val="28"/>
            <w:lang w:eastAsia="ru-RU"/>
            <w:rPrChange w:id="211" w:author="Юлия Новокшанова" w:date="2020-02-09T13:06:00Z">
              <w:rPr>
                <w:rFonts w:ascii="Times New Roman" w:eastAsia="Times New Roman" w:hAnsi="Times New Roman" w:cs="Times New Roman"/>
                <w:sz w:val="22"/>
                <w:szCs w:val="22"/>
                <w:lang w:eastAsia="ru-RU"/>
              </w:rPr>
            </w:rPrChange>
          </w:rPr>
          <w:delText xml:space="preserve"> </w:delText>
        </w:r>
      </w:del>
      <w:del w:id="212" w:author="Юлия Новокшанова" w:date="2020-02-24T17:12:00Z">
        <w:r w:rsidR="00667D61" w:rsidRPr="00630D51" w:rsidDel="00815A47">
          <w:rPr>
            <w:rFonts w:ascii="Times New Roman" w:eastAsia="Times New Roman" w:hAnsi="Times New Roman" w:cs="Times New Roman"/>
            <w:sz w:val="28"/>
            <w:szCs w:val="28"/>
            <w:lang w:eastAsia="ru-RU"/>
            <w:rPrChange w:id="213" w:author="Юлия Новокшанова" w:date="2020-02-09T13:06:00Z">
              <w:rPr>
                <w:rFonts w:ascii="Times New Roman" w:eastAsia="Times New Roman" w:hAnsi="Times New Roman" w:cs="Times New Roman"/>
                <w:sz w:val="22"/>
                <w:szCs w:val="22"/>
                <w:lang w:eastAsia="ru-RU"/>
              </w:rPr>
            </w:rPrChange>
          </w:rPr>
          <w:delText>4</w:delText>
        </w:r>
      </w:del>
      <w:del w:id="214" w:author="Юлия Новокшанова" w:date="2020-02-24T17:13:00Z">
        <w:r w:rsidR="00667D61" w:rsidRPr="00630D51" w:rsidDel="00815A47">
          <w:rPr>
            <w:rFonts w:ascii="Times New Roman" w:eastAsia="Times New Roman" w:hAnsi="Times New Roman" w:cs="Times New Roman"/>
            <w:sz w:val="28"/>
            <w:szCs w:val="28"/>
            <w:lang w:eastAsia="ru-RU"/>
            <w:rPrChange w:id="215" w:author="Юлия Новокшанова" w:date="2020-02-09T13:06:00Z">
              <w:rPr>
                <w:rFonts w:ascii="Times New Roman" w:eastAsia="Times New Roman" w:hAnsi="Times New Roman" w:cs="Times New Roman"/>
                <w:sz w:val="22"/>
                <w:szCs w:val="22"/>
                <w:lang w:eastAsia="ru-RU"/>
              </w:rPr>
            </w:rPrChange>
          </w:rPr>
          <w:delText xml:space="preserve"> </w:delText>
        </w:r>
      </w:del>
      <w:del w:id="216" w:author="Юлия Новокшанова" w:date="2020-02-24T17:12:00Z">
        <w:r w:rsidR="00667D61" w:rsidRPr="00630D51" w:rsidDel="00815A47">
          <w:rPr>
            <w:rFonts w:ascii="Times New Roman" w:eastAsia="Times New Roman" w:hAnsi="Times New Roman" w:cs="Times New Roman"/>
            <w:sz w:val="28"/>
            <w:szCs w:val="28"/>
            <w:lang w:eastAsia="ru-RU"/>
            <w:rPrChange w:id="217" w:author="Юлия Новокшанова" w:date="2020-02-09T13:06:00Z">
              <w:rPr>
                <w:rFonts w:ascii="Times New Roman" w:eastAsia="Times New Roman" w:hAnsi="Times New Roman" w:cs="Times New Roman"/>
                <w:sz w:val="22"/>
                <w:szCs w:val="22"/>
                <w:lang w:eastAsia="ru-RU"/>
              </w:rPr>
            </w:rPrChange>
          </w:rPr>
          <w:delText>“</w:delText>
        </w:r>
      </w:del>
      <w:del w:id="218" w:author="Юлия Новокшанова" w:date="2020-02-13T16:58:00Z">
        <w:r w:rsidR="00667D61" w:rsidRPr="00630D51" w:rsidDel="003278D9">
          <w:rPr>
            <w:rFonts w:ascii="Times New Roman" w:eastAsia="Times New Roman" w:hAnsi="Times New Roman" w:cs="Times New Roman"/>
            <w:sz w:val="28"/>
            <w:szCs w:val="28"/>
            <w:lang w:eastAsia="ru-RU"/>
            <w:rPrChange w:id="219" w:author="Юлия Новокшанова" w:date="2020-02-09T13:06:00Z">
              <w:rPr>
                <w:rFonts w:ascii="Times New Roman" w:eastAsia="Times New Roman" w:hAnsi="Times New Roman" w:cs="Times New Roman"/>
                <w:sz w:val="22"/>
                <w:szCs w:val="22"/>
                <w:lang w:eastAsia="ru-RU"/>
              </w:rPr>
            </w:rPrChange>
          </w:rPr>
          <w:delText>Кисть</w:delText>
        </w:r>
      </w:del>
      <w:del w:id="220" w:author="Юлия Новокшанова" w:date="2020-02-24T17:12:00Z">
        <w:r w:rsidR="00667D61" w:rsidRPr="00630D51" w:rsidDel="00815A47">
          <w:rPr>
            <w:rFonts w:ascii="Times New Roman" w:eastAsia="Times New Roman" w:hAnsi="Times New Roman" w:cs="Times New Roman"/>
            <w:sz w:val="28"/>
            <w:szCs w:val="28"/>
            <w:lang w:eastAsia="ru-RU"/>
            <w:rPrChange w:id="221" w:author="Юлия Новокшанова" w:date="2020-02-09T13:06:00Z">
              <w:rPr>
                <w:rFonts w:ascii="Times New Roman" w:eastAsia="Times New Roman" w:hAnsi="Times New Roman" w:cs="Times New Roman"/>
                <w:sz w:val="22"/>
                <w:szCs w:val="22"/>
                <w:lang w:eastAsia="ru-RU"/>
              </w:rPr>
            </w:rPrChange>
          </w:rPr>
          <w:delText>”</w:delText>
        </w:r>
        <w:r w:rsidR="00667D61" w:rsidRPr="00630D51" w:rsidDel="00815A47">
          <w:rPr>
            <w:rFonts w:ascii="Times New Roman" w:eastAsia="Times New Roman" w:hAnsi="Times New Roman" w:cs="Times New Roman"/>
            <w:sz w:val="28"/>
            <w:szCs w:val="28"/>
            <w:lang w:eastAsia="ru-RU"/>
            <w:rPrChange w:id="222" w:author="Юлия Новокшанова" w:date="2020-02-09T13:06:00Z">
              <w:rPr>
                <w:rFonts w:ascii="Times New Roman" w:eastAsia="Times New Roman" w:hAnsi="Times New Roman" w:cs="Times New Roman"/>
                <w:sz w:val="22"/>
                <w:szCs w:val="22"/>
                <w:lang w:eastAsia="ru-RU"/>
              </w:rPr>
            </w:rPrChange>
          </w:rPr>
          <w:br/>
          <w:delText>5 “</w:delText>
        </w:r>
      </w:del>
      <w:del w:id="223" w:author="Юлия Новокшанова" w:date="2020-02-13T16:58:00Z">
        <w:r w:rsidR="00667D61" w:rsidRPr="00630D51" w:rsidDel="003278D9">
          <w:rPr>
            <w:rFonts w:ascii="Times New Roman" w:eastAsia="Times New Roman" w:hAnsi="Times New Roman" w:cs="Times New Roman"/>
            <w:sz w:val="28"/>
            <w:szCs w:val="28"/>
            <w:lang w:eastAsia="ru-RU"/>
            <w:rPrChange w:id="224" w:author="Юлия Новокшанова" w:date="2020-02-09T13:06:00Z">
              <w:rPr>
                <w:rFonts w:ascii="Times New Roman" w:eastAsia="Times New Roman" w:hAnsi="Times New Roman" w:cs="Times New Roman"/>
                <w:sz w:val="22"/>
                <w:szCs w:val="22"/>
                <w:lang w:eastAsia="ru-RU"/>
              </w:rPr>
            </w:rPrChange>
          </w:rPr>
          <w:delText>Текст</w:delText>
        </w:r>
      </w:del>
      <w:del w:id="225" w:author="Юлия Новокшанова" w:date="2020-02-24T17:12:00Z">
        <w:r w:rsidR="00667D61" w:rsidRPr="00630D51" w:rsidDel="00815A47">
          <w:rPr>
            <w:rFonts w:ascii="Times New Roman" w:eastAsia="Times New Roman" w:hAnsi="Times New Roman" w:cs="Times New Roman"/>
            <w:sz w:val="28"/>
            <w:szCs w:val="28"/>
            <w:lang w:eastAsia="ru-RU"/>
            <w:rPrChange w:id="226" w:author="Юлия Новокшанова" w:date="2020-02-09T13:06:00Z">
              <w:rPr>
                <w:rFonts w:ascii="Times New Roman" w:eastAsia="Times New Roman" w:hAnsi="Times New Roman" w:cs="Times New Roman"/>
                <w:sz w:val="22"/>
                <w:szCs w:val="22"/>
                <w:lang w:eastAsia="ru-RU"/>
              </w:rPr>
            </w:rPrChange>
          </w:rPr>
          <w:delText>”</w:delText>
        </w:r>
        <w:r w:rsidR="00667D61" w:rsidRPr="00630D51" w:rsidDel="00815A47">
          <w:rPr>
            <w:rFonts w:ascii="Times New Roman" w:eastAsia="Times New Roman" w:hAnsi="Times New Roman" w:cs="Times New Roman"/>
            <w:sz w:val="28"/>
            <w:szCs w:val="28"/>
            <w:lang w:eastAsia="ru-RU"/>
            <w:rPrChange w:id="227" w:author="Юлия Новокшанова" w:date="2020-02-09T13:06:00Z">
              <w:rPr>
                <w:rFonts w:ascii="Times New Roman" w:eastAsia="Times New Roman" w:hAnsi="Times New Roman" w:cs="Times New Roman"/>
                <w:sz w:val="22"/>
                <w:szCs w:val="22"/>
                <w:lang w:eastAsia="ru-RU"/>
              </w:rPr>
            </w:rPrChange>
          </w:rPr>
          <w:br/>
          <w:delText>6 “Стикеры”</w:delText>
        </w:r>
        <w:r w:rsidR="00667D61" w:rsidRPr="00630D51" w:rsidDel="00815A47">
          <w:rPr>
            <w:rFonts w:ascii="Times New Roman" w:eastAsia="Times New Roman" w:hAnsi="Times New Roman" w:cs="Times New Roman"/>
            <w:sz w:val="28"/>
            <w:szCs w:val="28"/>
            <w:lang w:eastAsia="ru-RU"/>
            <w:rPrChange w:id="228" w:author="Юлия Новокшанова" w:date="2020-02-09T13:06:00Z">
              <w:rPr>
                <w:rFonts w:ascii="Times New Roman" w:eastAsia="Times New Roman" w:hAnsi="Times New Roman" w:cs="Times New Roman"/>
                <w:sz w:val="22"/>
                <w:szCs w:val="22"/>
                <w:lang w:eastAsia="ru-RU"/>
              </w:rPr>
            </w:rPrChange>
          </w:rPr>
          <w:br/>
          <w:delText>7 “Фильтры”</w:delText>
        </w:r>
        <w:r w:rsidR="00667D61" w:rsidRPr="00630D51" w:rsidDel="00815A47">
          <w:rPr>
            <w:rFonts w:ascii="Times New Roman" w:eastAsia="Times New Roman" w:hAnsi="Times New Roman" w:cs="Times New Roman"/>
            <w:sz w:val="28"/>
            <w:szCs w:val="28"/>
            <w:lang w:eastAsia="ru-RU"/>
            <w:rPrChange w:id="229" w:author="Юлия Новокшанова" w:date="2020-02-09T13:06:00Z">
              <w:rPr>
                <w:rFonts w:ascii="Times New Roman" w:eastAsia="Times New Roman" w:hAnsi="Times New Roman" w:cs="Times New Roman"/>
                <w:sz w:val="22"/>
                <w:szCs w:val="22"/>
                <w:lang w:eastAsia="ru-RU"/>
              </w:rPr>
            </w:rPrChange>
          </w:rPr>
          <w:br/>
          <w:delText>8 “Уровни”</w:delText>
        </w:r>
        <w:r w:rsidR="00667D61" w:rsidRPr="00630D51" w:rsidDel="00815A47">
          <w:rPr>
            <w:rFonts w:ascii="Times New Roman" w:eastAsia="Times New Roman" w:hAnsi="Times New Roman" w:cs="Times New Roman"/>
            <w:sz w:val="28"/>
            <w:szCs w:val="28"/>
            <w:lang w:eastAsia="ru-RU"/>
            <w:rPrChange w:id="230" w:author="Юлия Новокшанова" w:date="2020-02-09T13:06:00Z">
              <w:rPr>
                <w:rFonts w:ascii="Times New Roman" w:eastAsia="Times New Roman" w:hAnsi="Times New Roman" w:cs="Times New Roman"/>
                <w:sz w:val="22"/>
                <w:szCs w:val="22"/>
                <w:lang w:eastAsia="ru-RU"/>
              </w:rPr>
            </w:rPrChange>
          </w:rPr>
          <w:br/>
          <w:delText>9 “Дизайн”</w:delText>
        </w:r>
        <w:r w:rsidR="00667D61" w:rsidRPr="00630D51" w:rsidDel="00815A47">
          <w:rPr>
            <w:rFonts w:ascii="Times New Roman" w:eastAsia="Times New Roman" w:hAnsi="Times New Roman" w:cs="Times New Roman"/>
            <w:sz w:val="28"/>
            <w:szCs w:val="28"/>
            <w:lang w:eastAsia="ru-RU"/>
            <w:rPrChange w:id="231" w:author="Юлия Новокшанова" w:date="2020-02-09T13:06:00Z">
              <w:rPr>
                <w:rFonts w:ascii="Times New Roman" w:eastAsia="Times New Roman" w:hAnsi="Times New Roman" w:cs="Times New Roman"/>
                <w:sz w:val="22"/>
                <w:szCs w:val="22"/>
                <w:lang w:eastAsia="ru-RU"/>
              </w:rPr>
            </w:rPrChange>
          </w:rPr>
          <w:br/>
          <w:delText xml:space="preserve">10 “Микс” </w:delText>
        </w:r>
      </w:del>
    </w:p>
    <w:p w14:paraId="1AB8D119" w14:textId="77777777" w:rsidR="00815A47" w:rsidRDefault="00815A47" w:rsidP="00815A47">
      <w:pPr>
        <w:spacing w:before="100" w:beforeAutospacing="1" w:after="100" w:afterAutospacing="1" w:line="360" w:lineRule="auto"/>
        <w:rPr>
          <w:ins w:id="232" w:author="Юлия Новокшанова" w:date="2020-02-24T17:13:00Z"/>
          <w:rFonts w:ascii="Times New Roman" w:eastAsia="Times New Roman" w:hAnsi="Times New Roman" w:cs="Times New Roman"/>
          <w:sz w:val="28"/>
          <w:szCs w:val="28"/>
          <w:lang w:eastAsia="ru-RU"/>
        </w:rPr>
      </w:pPr>
    </w:p>
    <w:p w14:paraId="3F3A7117" w14:textId="77777777" w:rsidR="00815A47" w:rsidRDefault="00815A47" w:rsidP="00815A47">
      <w:pPr>
        <w:spacing w:before="100" w:beforeAutospacing="1" w:after="100" w:afterAutospacing="1" w:line="360" w:lineRule="auto"/>
        <w:rPr>
          <w:ins w:id="233" w:author="Юлия Новокшанова" w:date="2020-02-24T17:14:00Z"/>
          <w:rFonts w:ascii="Times New Roman" w:eastAsia="Times New Roman" w:hAnsi="Times New Roman" w:cs="Times New Roman"/>
          <w:sz w:val="28"/>
          <w:szCs w:val="28"/>
          <w:lang w:eastAsia="ru-RU"/>
        </w:rPr>
      </w:pPr>
      <w:ins w:id="234" w:author="Юлия Новокшанова" w:date="2020-02-24T17:14:00Z">
        <w:r>
          <w:rPr>
            <w:rFonts w:ascii="Times New Roman" w:eastAsia="Times New Roman" w:hAnsi="Times New Roman" w:cs="Times New Roman"/>
            <w:sz w:val="28"/>
            <w:szCs w:val="28"/>
            <w:lang w:eastAsia="ru-RU"/>
          </w:rPr>
          <w:t>2) Используемые методы</w:t>
        </w:r>
      </w:ins>
    </w:p>
    <w:p w14:paraId="4011645C" w14:textId="77777777" w:rsidR="00815A47" w:rsidRDefault="00815A47" w:rsidP="00815A47">
      <w:pPr>
        <w:spacing w:before="100" w:beforeAutospacing="1" w:after="100" w:afterAutospacing="1" w:line="360" w:lineRule="auto"/>
        <w:rPr>
          <w:ins w:id="235" w:author="Юлия Новокшанова" w:date="2020-02-24T17:14:00Z"/>
          <w:rFonts w:ascii="Times New Roman" w:eastAsia="Times New Roman" w:hAnsi="Times New Roman" w:cs="Times New Roman"/>
          <w:sz w:val="28"/>
          <w:szCs w:val="28"/>
          <w:lang w:eastAsia="ru-RU"/>
        </w:rPr>
      </w:pPr>
      <w:ins w:id="236" w:author="Юлия Новокшанова" w:date="2020-02-24T17:14:00Z">
        <w:r>
          <w:rPr>
            <w:rFonts w:ascii="Times New Roman" w:eastAsia="Times New Roman" w:hAnsi="Times New Roman" w:cs="Times New Roman"/>
            <w:sz w:val="28"/>
            <w:szCs w:val="28"/>
            <w:lang w:eastAsia="ru-RU"/>
          </w:rPr>
          <w:t>3) Интерфейс</w:t>
        </w:r>
      </w:ins>
    </w:p>
    <w:p w14:paraId="7643F190" w14:textId="77777777" w:rsidR="00815A47" w:rsidRDefault="00815A47" w:rsidP="00815A47">
      <w:pPr>
        <w:spacing w:before="100" w:beforeAutospacing="1" w:after="100" w:afterAutospacing="1" w:line="360" w:lineRule="auto"/>
        <w:rPr>
          <w:ins w:id="237" w:author="Юлия Новокшанова" w:date="2020-02-24T17:14:00Z"/>
          <w:rFonts w:ascii="Times New Roman" w:eastAsia="Times New Roman" w:hAnsi="Times New Roman" w:cs="Times New Roman"/>
          <w:sz w:val="28"/>
          <w:szCs w:val="28"/>
          <w:lang w:eastAsia="ru-RU"/>
        </w:rPr>
      </w:pPr>
      <w:ins w:id="238" w:author="Юлия Новокшанова" w:date="2020-02-24T17:14:00Z">
        <w:r>
          <w:rPr>
            <w:rFonts w:ascii="Times New Roman" w:eastAsia="Times New Roman" w:hAnsi="Times New Roman" w:cs="Times New Roman"/>
            <w:sz w:val="28"/>
            <w:szCs w:val="28"/>
            <w:lang w:eastAsia="ru-RU"/>
          </w:rPr>
          <w:t>4)</w:t>
        </w:r>
      </w:ins>
      <w:ins w:id="239" w:author="Юлия Новокшанова" w:date="2020-02-24T17:15:00Z">
        <w:r>
          <w:rPr>
            <w:rFonts w:ascii="Times New Roman" w:eastAsia="Times New Roman" w:hAnsi="Times New Roman" w:cs="Times New Roman"/>
            <w:sz w:val="28"/>
            <w:szCs w:val="28"/>
            <w:lang w:eastAsia="ru-RU"/>
          </w:rPr>
          <w:t xml:space="preserve"> </w:t>
        </w:r>
      </w:ins>
      <w:ins w:id="240" w:author="Юлия Новокшанова" w:date="2020-02-24T17:14:00Z">
        <w:r>
          <w:rPr>
            <w:rFonts w:ascii="Times New Roman" w:eastAsia="Times New Roman" w:hAnsi="Times New Roman" w:cs="Times New Roman"/>
            <w:sz w:val="28"/>
            <w:szCs w:val="28"/>
            <w:lang w:eastAsia="ru-RU"/>
          </w:rPr>
          <w:t>Связующая программа</w:t>
        </w:r>
      </w:ins>
    </w:p>
    <w:p w14:paraId="279720D8" w14:textId="77777777" w:rsidR="00815A47" w:rsidRDefault="00815A47" w:rsidP="00815A47">
      <w:pPr>
        <w:spacing w:before="100" w:beforeAutospacing="1" w:after="100" w:afterAutospacing="1" w:line="360" w:lineRule="auto"/>
        <w:rPr>
          <w:ins w:id="241" w:author="Юлия Новокшанова" w:date="2020-02-24T17:15:00Z"/>
          <w:rFonts w:ascii="Times New Roman" w:eastAsia="Times New Roman" w:hAnsi="Times New Roman" w:cs="Times New Roman"/>
          <w:sz w:val="28"/>
          <w:szCs w:val="28"/>
          <w:lang w:eastAsia="ru-RU"/>
        </w:rPr>
      </w:pPr>
      <w:ins w:id="242" w:author="Юлия Новокшанова" w:date="2020-02-24T17:15:00Z">
        <w:r>
          <w:rPr>
            <w:rFonts w:ascii="Times New Roman" w:eastAsia="Times New Roman" w:hAnsi="Times New Roman" w:cs="Times New Roman"/>
            <w:sz w:val="28"/>
            <w:szCs w:val="28"/>
            <w:lang w:eastAsia="ru-RU"/>
          </w:rPr>
          <w:t xml:space="preserve">5) </w:t>
        </w:r>
      </w:ins>
      <w:ins w:id="243" w:author="Юлия Новокшанова" w:date="2020-02-24T17:14:00Z">
        <w:r>
          <w:rPr>
            <w:rFonts w:ascii="Times New Roman" w:eastAsia="Times New Roman" w:hAnsi="Times New Roman" w:cs="Times New Roman"/>
            <w:sz w:val="28"/>
            <w:szCs w:val="28"/>
            <w:lang w:eastAsia="ru-RU"/>
          </w:rPr>
          <w:t>Основ</w:t>
        </w:r>
      </w:ins>
      <w:ins w:id="244" w:author="Юлия Новокшанова" w:date="2020-02-24T17:15:00Z">
        <w:r>
          <w:rPr>
            <w:rFonts w:ascii="Times New Roman" w:eastAsia="Times New Roman" w:hAnsi="Times New Roman" w:cs="Times New Roman"/>
            <w:sz w:val="28"/>
            <w:szCs w:val="28"/>
            <w:lang w:eastAsia="ru-RU"/>
          </w:rPr>
          <w:t>ная программа</w:t>
        </w:r>
      </w:ins>
    </w:p>
    <w:p w14:paraId="6BD3B7F0" w14:textId="77777777" w:rsidR="00815A47" w:rsidRDefault="00815A47" w:rsidP="00815A47">
      <w:pPr>
        <w:spacing w:before="100" w:beforeAutospacing="1" w:after="100" w:afterAutospacing="1" w:line="360" w:lineRule="auto"/>
        <w:rPr>
          <w:ins w:id="245" w:author="Юлия Новокшанова" w:date="2020-02-24T17:15:00Z"/>
          <w:rFonts w:ascii="Times New Roman" w:eastAsia="Times New Roman" w:hAnsi="Times New Roman" w:cs="Times New Roman"/>
          <w:sz w:val="28"/>
          <w:szCs w:val="28"/>
          <w:lang w:eastAsia="ru-RU"/>
        </w:rPr>
      </w:pPr>
      <w:ins w:id="246" w:author="Юлия Новокшанова" w:date="2020-02-24T17:15:00Z">
        <w:r>
          <w:rPr>
            <w:rFonts w:ascii="Times New Roman" w:eastAsia="Times New Roman" w:hAnsi="Times New Roman" w:cs="Times New Roman"/>
            <w:sz w:val="28"/>
            <w:szCs w:val="28"/>
            <w:lang w:eastAsia="ru-RU"/>
          </w:rPr>
          <w:t>6) Отправка сообщений</w:t>
        </w:r>
      </w:ins>
    </w:p>
    <w:p w14:paraId="3444583E" w14:textId="77777777" w:rsidR="00815A47" w:rsidRDefault="00815A47" w:rsidP="00815A47">
      <w:pPr>
        <w:spacing w:before="100" w:beforeAutospacing="1" w:after="100" w:afterAutospacing="1" w:line="360" w:lineRule="auto"/>
        <w:rPr>
          <w:ins w:id="247" w:author="Юлия Новокшанова" w:date="2020-02-24T17:15:00Z"/>
          <w:rFonts w:ascii="Times New Roman" w:eastAsia="Times New Roman" w:hAnsi="Times New Roman" w:cs="Times New Roman"/>
          <w:sz w:val="28"/>
          <w:szCs w:val="28"/>
          <w:lang w:eastAsia="ru-RU"/>
        </w:rPr>
      </w:pPr>
      <w:ins w:id="248" w:author="Юлия Новокшанова" w:date="2020-02-24T17:15:00Z">
        <w:r>
          <w:rPr>
            <w:rFonts w:ascii="Times New Roman" w:eastAsia="Times New Roman" w:hAnsi="Times New Roman" w:cs="Times New Roman"/>
            <w:sz w:val="28"/>
            <w:szCs w:val="28"/>
            <w:lang w:eastAsia="ru-RU"/>
          </w:rPr>
          <w:t>7) Заключение</w:t>
        </w:r>
      </w:ins>
    </w:p>
    <w:p w14:paraId="3CFA0549" w14:textId="77777777" w:rsidR="00815A47" w:rsidRDefault="00815A47" w:rsidP="00815A47">
      <w:pPr>
        <w:spacing w:before="100" w:beforeAutospacing="1" w:after="100" w:afterAutospacing="1" w:line="360" w:lineRule="auto"/>
        <w:rPr>
          <w:ins w:id="249" w:author="Юлия Новокшанова" w:date="2020-02-24T17:13:00Z"/>
          <w:rFonts w:ascii="Times New Roman" w:eastAsia="Times New Roman" w:hAnsi="Times New Roman" w:cs="Times New Roman"/>
          <w:sz w:val="28"/>
          <w:szCs w:val="28"/>
          <w:lang w:eastAsia="ru-RU"/>
        </w:rPr>
      </w:pPr>
      <w:ins w:id="250" w:author="Юлия Новокшанова" w:date="2020-02-24T17:15:00Z">
        <w:r>
          <w:rPr>
            <w:rFonts w:ascii="Times New Roman" w:eastAsia="Times New Roman" w:hAnsi="Times New Roman" w:cs="Times New Roman"/>
            <w:sz w:val="28"/>
            <w:szCs w:val="28"/>
            <w:lang w:eastAsia="ru-RU"/>
          </w:rPr>
          <w:t>8) Приложение</w:t>
        </w:r>
      </w:ins>
    </w:p>
    <w:p w14:paraId="5EA9954A" w14:textId="77777777" w:rsidR="00815A47" w:rsidRDefault="00815A47" w:rsidP="00815A47">
      <w:pPr>
        <w:spacing w:before="100" w:beforeAutospacing="1" w:after="100" w:afterAutospacing="1" w:line="360" w:lineRule="auto"/>
        <w:rPr>
          <w:ins w:id="251" w:author="Юлия Новокшанова" w:date="2020-02-24T17:13:00Z"/>
          <w:rFonts w:ascii="Times New Roman" w:eastAsia="Times New Roman" w:hAnsi="Times New Roman" w:cs="Times New Roman"/>
          <w:sz w:val="28"/>
          <w:szCs w:val="28"/>
          <w:lang w:eastAsia="ru-RU"/>
        </w:rPr>
      </w:pPr>
    </w:p>
    <w:p w14:paraId="2AD11492" w14:textId="77777777" w:rsidR="00815A47" w:rsidRPr="00630D51" w:rsidRDefault="00815A47">
      <w:pPr>
        <w:spacing w:before="100" w:beforeAutospacing="1" w:after="100" w:afterAutospacing="1" w:line="360" w:lineRule="auto"/>
        <w:rPr>
          <w:ins w:id="252" w:author="Юлия Новокшанова" w:date="2020-02-24T17:13:00Z"/>
          <w:rFonts w:ascii="Times New Roman" w:eastAsia="Times New Roman" w:hAnsi="Times New Roman" w:cs="Times New Roman"/>
          <w:sz w:val="28"/>
          <w:szCs w:val="28"/>
          <w:lang w:eastAsia="ru-RU"/>
          <w:rPrChange w:id="253" w:author="Юлия Новокшанова" w:date="2020-02-09T13:06:00Z">
            <w:rPr>
              <w:ins w:id="254" w:author="Юлия Новокшанова" w:date="2020-02-24T17:13:00Z"/>
              <w:rFonts w:ascii="Times New Roman" w:eastAsia="Times New Roman" w:hAnsi="Times New Roman" w:cs="Times New Roman"/>
              <w:lang w:eastAsia="ru-RU"/>
            </w:rPr>
          </w:rPrChange>
        </w:rPr>
        <w:pPrChange w:id="255" w:author="Юлия Новокшанова" w:date="2020-02-24T17:13:00Z">
          <w:pPr>
            <w:spacing w:before="100" w:beforeAutospacing="1" w:after="100" w:afterAutospacing="1"/>
          </w:pPr>
        </w:pPrChange>
      </w:pPr>
    </w:p>
    <w:p w14:paraId="320EF2F7" w14:textId="77777777" w:rsidR="00667D61" w:rsidRPr="00630D51" w:rsidDel="00815A47" w:rsidRDefault="00667D61">
      <w:pPr>
        <w:spacing w:before="100" w:beforeAutospacing="1" w:after="100" w:afterAutospacing="1" w:line="360" w:lineRule="auto"/>
        <w:rPr>
          <w:del w:id="256" w:author="Юлия Новокшанова" w:date="2020-02-24T17:13:00Z"/>
          <w:rFonts w:ascii="Times New Roman" w:eastAsia="Times New Roman" w:hAnsi="Times New Roman" w:cs="Times New Roman"/>
          <w:sz w:val="28"/>
          <w:szCs w:val="28"/>
          <w:lang w:eastAsia="ru-RU"/>
          <w:rPrChange w:id="257" w:author="Юлия Новокшанова" w:date="2020-02-09T13:06:00Z">
            <w:rPr>
              <w:del w:id="258" w:author="Юлия Новокшанова" w:date="2020-02-24T17:13:00Z"/>
              <w:rFonts w:ascii="Times New Roman" w:eastAsia="Times New Roman" w:hAnsi="Times New Roman" w:cs="Times New Roman"/>
              <w:lang w:eastAsia="ru-RU"/>
            </w:rPr>
          </w:rPrChange>
        </w:rPr>
        <w:pPrChange w:id="259" w:author="Юлия Новокшанова" w:date="2020-02-24T17:13:00Z">
          <w:pPr>
            <w:spacing w:before="100" w:beforeAutospacing="1" w:after="100" w:afterAutospacing="1"/>
          </w:pPr>
        </w:pPrChange>
      </w:pPr>
      <w:del w:id="260" w:author="Юлия Новокшанова" w:date="2020-02-24T17:13:00Z">
        <w:r w:rsidRPr="00630D51" w:rsidDel="00815A47">
          <w:rPr>
            <w:rFonts w:ascii="Times New Roman" w:eastAsia="Times New Roman" w:hAnsi="Times New Roman" w:cs="Times New Roman"/>
            <w:sz w:val="28"/>
            <w:szCs w:val="28"/>
            <w:lang w:eastAsia="ru-RU"/>
            <w:rPrChange w:id="261" w:author="Юлия Новокшанова" w:date="2020-02-09T13:06:00Z">
              <w:rPr>
                <w:rFonts w:ascii="Times New Roman" w:eastAsia="Times New Roman" w:hAnsi="Times New Roman" w:cs="Times New Roman"/>
                <w:sz w:val="22"/>
                <w:szCs w:val="22"/>
                <w:lang w:eastAsia="ru-RU"/>
              </w:rPr>
            </w:rPrChange>
          </w:rPr>
          <w:delText xml:space="preserve">Содержание </w:delText>
        </w:r>
      </w:del>
    </w:p>
    <w:p w14:paraId="028BC3FA" w14:textId="77777777" w:rsidR="00667D61" w:rsidRPr="00630D51" w:rsidRDefault="00667D61">
      <w:pPr>
        <w:spacing w:before="100" w:beforeAutospacing="1" w:after="100" w:afterAutospacing="1" w:line="360" w:lineRule="auto"/>
        <w:rPr>
          <w:rFonts w:ascii="Times New Roman" w:eastAsia="Times New Roman" w:hAnsi="Times New Roman" w:cs="Times New Roman"/>
          <w:sz w:val="28"/>
          <w:szCs w:val="28"/>
          <w:lang w:eastAsia="ru-RU"/>
          <w:rPrChange w:id="262" w:author="Юлия Новокшанова" w:date="2020-02-09T13:06:00Z">
            <w:rPr>
              <w:rFonts w:ascii="Times New Roman" w:eastAsia="Times New Roman" w:hAnsi="Times New Roman" w:cs="Times New Roman"/>
              <w:lang w:eastAsia="ru-RU"/>
            </w:rPr>
          </w:rPrChange>
        </w:rPr>
        <w:pPrChange w:id="263" w:author="Юлия Новокшанова" w:date="2020-02-24T17:13:00Z">
          <w:pPr>
            <w:spacing w:before="100" w:beforeAutospacing="1" w:after="100" w:afterAutospacing="1"/>
          </w:pPr>
        </w:pPrChange>
      </w:pPr>
      <w:del w:id="264" w:author="Юлия Новокшанова" w:date="2020-02-24T17:13:00Z">
        <w:r w:rsidRPr="00630D51" w:rsidDel="00815A47">
          <w:rPr>
            <w:rFonts w:ascii="Times New Roman" w:eastAsia="Times New Roman" w:hAnsi="Times New Roman" w:cs="Times New Roman"/>
            <w:sz w:val="28"/>
            <w:szCs w:val="28"/>
            <w:lang w:eastAsia="ru-RU"/>
            <w:rPrChange w:id="265" w:author="Юлия Новокшанова" w:date="2020-02-09T13:06:00Z">
              <w:rPr>
                <w:rFonts w:ascii="Times New Roman" w:eastAsia="Times New Roman" w:hAnsi="Times New Roman" w:cs="Times New Roman"/>
                <w:sz w:val="22"/>
                <w:szCs w:val="22"/>
                <w:lang w:eastAsia="ru-RU"/>
              </w:rPr>
            </w:rPrChange>
          </w:rPr>
          <w:delText>11 Онлайн лента публикаций</w:delText>
        </w:r>
        <w:r w:rsidRPr="00630D51" w:rsidDel="00815A47">
          <w:rPr>
            <w:rFonts w:ascii="Times New Roman" w:eastAsia="Times New Roman" w:hAnsi="Times New Roman" w:cs="Times New Roman"/>
            <w:sz w:val="28"/>
            <w:szCs w:val="28"/>
            <w:lang w:eastAsia="ru-RU"/>
            <w:rPrChange w:id="266" w:author="Юлия Новокшанова" w:date="2020-02-09T13:06:00Z">
              <w:rPr>
                <w:rFonts w:ascii="Times New Roman" w:eastAsia="Times New Roman" w:hAnsi="Times New Roman" w:cs="Times New Roman"/>
                <w:sz w:val="22"/>
                <w:szCs w:val="22"/>
                <w:lang w:eastAsia="ru-RU"/>
              </w:rPr>
            </w:rPrChange>
          </w:rPr>
          <w:br/>
          <w:delText>12 Сравнение Polo и Retrica Заключение</w:delText>
        </w:r>
        <w:r w:rsidRPr="00630D51" w:rsidDel="00815A47">
          <w:rPr>
            <w:rFonts w:ascii="Times New Roman" w:eastAsia="Times New Roman" w:hAnsi="Times New Roman" w:cs="Times New Roman"/>
            <w:sz w:val="28"/>
            <w:szCs w:val="28"/>
            <w:lang w:eastAsia="ru-RU"/>
            <w:rPrChange w:id="267" w:author="Юлия Новокшанова" w:date="2020-02-09T13:06:00Z">
              <w:rPr>
                <w:rFonts w:ascii="Times New Roman" w:eastAsia="Times New Roman" w:hAnsi="Times New Roman" w:cs="Times New Roman"/>
                <w:sz w:val="22"/>
                <w:szCs w:val="22"/>
                <w:lang w:eastAsia="ru-RU"/>
              </w:rPr>
            </w:rPrChange>
          </w:rPr>
          <w:br/>
          <w:delText xml:space="preserve">Список использованной литературы </w:delText>
        </w:r>
      </w:del>
    </w:p>
    <w:p w14:paraId="46EA03EB" w14:textId="77777777" w:rsidR="00166DBD" w:rsidRDefault="00166DBD" w:rsidP="00630D51">
      <w:pPr>
        <w:spacing w:before="100" w:beforeAutospacing="1" w:after="100" w:afterAutospacing="1" w:line="360" w:lineRule="auto"/>
        <w:jc w:val="both"/>
        <w:rPr>
          <w:ins w:id="268" w:author="Юлия Новокшанова" w:date="2020-02-09T18:21:00Z"/>
          <w:rFonts w:ascii="Times New Roman" w:eastAsia="Times New Roman" w:hAnsi="Times New Roman" w:cs="Times New Roman"/>
          <w:sz w:val="28"/>
          <w:szCs w:val="28"/>
          <w:lang w:eastAsia="ru-RU"/>
        </w:rPr>
      </w:pPr>
    </w:p>
    <w:p w14:paraId="1AA52DC2" w14:textId="77777777" w:rsidR="00AF509C" w:rsidRDefault="00AF509C" w:rsidP="00630D51">
      <w:pPr>
        <w:spacing w:before="100" w:beforeAutospacing="1" w:after="100" w:afterAutospacing="1" w:line="360" w:lineRule="auto"/>
        <w:jc w:val="both"/>
        <w:rPr>
          <w:ins w:id="269" w:author="Юлия Новокшанова" w:date="2020-02-24T17:50:00Z"/>
          <w:rFonts w:ascii="Times New Roman" w:eastAsia="Times New Roman" w:hAnsi="Times New Roman" w:cs="Times New Roman"/>
          <w:sz w:val="28"/>
          <w:szCs w:val="28"/>
          <w:lang w:eastAsia="ru-RU"/>
        </w:rPr>
      </w:pPr>
    </w:p>
    <w:p w14:paraId="4DD93EB9" w14:textId="77777777" w:rsidR="00AF509C" w:rsidRDefault="00AF509C" w:rsidP="00630D51">
      <w:pPr>
        <w:spacing w:before="100" w:beforeAutospacing="1" w:after="100" w:afterAutospacing="1" w:line="360" w:lineRule="auto"/>
        <w:jc w:val="both"/>
        <w:rPr>
          <w:ins w:id="270" w:author="Юлия Новокшанова" w:date="2020-02-24T17:50:00Z"/>
          <w:rFonts w:ascii="Times New Roman" w:eastAsia="Times New Roman" w:hAnsi="Times New Roman" w:cs="Times New Roman"/>
          <w:sz w:val="28"/>
          <w:szCs w:val="28"/>
          <w:lang w:eastAsia="ru-RU"/>
        </w:rPr>
      </w:pPr>
    </w:p>
    <w:p w14:paraId="2248117B" w14:textId="77777777" w:rsidR="00667D61" w:rsidRDefault="00667D61" w:rsidP="00630D51">
      <w:pPr>
        <w:spacing w:before="100" w:beforeAutospacing="1" w:after="100" w:afterAutospacing="1" w:line="360" w:lineRule="auto"/>
        <w:jc w:val="both"/>
        <w:rPr>
          <w:ins w:id="271" w:author="Юлия Новокшанова" w:date="2020-02-09T13:42:00Z"/>
          <w:rFonts w:ascii="Times New Roman" w:eastAsia="Times New Roman" w:hAnsi="Times New Roman" w:cs="Times New Roman"/>
          <w:sz w:val="28"/>
          <w:szCs w:val="28"/>
          <w:lang w:eastAsia="ru-RU"/>
        </w:rPr>
      </w:pPr>
      <w:r w:rsidRPr="00630D51">
        <w:rPr>
          <w:rFonts w:ascii="Times New Roman" w:eastAsia="Times New Roman" w:hAnsi="Times New Roman" w:cs="Times New Roman"/>
          <w:sz w:val="28"/>
          <w:szCs w:val="28"/>
          <w:lang w:eastAsia="ru-RU"/>
          <w:rPrChange w:id="272" w:author="Юлия Новокшанова" w:date="2020-02-09T13:06:00Z">
            <w:rPr>
              <w:rFonts w:ascii="Times New Roman" w:eastAsia="Times New Roman" w:hAnsi="Times New Roman" w:cs="Times New Roman"/>
              <w:sz w:val="22"/>
              <w:szCs w:val="22"/>
              <w:lang w:eastAsia="ru-RU"/>
            </w:rPr>
          </w:rPrChange>
        </w:rPr>
        <w:lastRenderedPageBreak/>
        <w:t xml:space="preserve">Введение </w:t>
      </w:r>
    </w:p>
    <w:p w14:paraId="41D36018" w14:textId="77777777" w:rsidR="006836B5" w:rsidRDefault="006836B5" w:rsidP="00630D51">
      <w:pPr>
        <w:spacing w:before="100" w:beforeAutospacing="1" w:after="100" w:afterAutospacing="1" w:line="360" w:lineRule="auto"/>
        <w:jc w:val="both"/>
        <w:rPr>
          <w:ins w:id="273" w:author="Юлия Новокшанова" w:date="2020-02-09T14:53:00Z"/>
          <w:rFonts w:ascii="Times New Roman" w:eastAsia="Times New Roman" w:hAnsi="Times New Roman" w:cs="Times New Roman"/>
          <w:sz w:val="28"/>
          <w:szCs w:val="28"/>
          <w:lang w:eastAsia="ru-RU"/>
        </w:rPr>
      </w:pPr>
      <w:ins w:id="274" w:author="Юлия Новокшанова" w:date="2020-02-09T13:44:00Z">
        <w:r>
          <w:rPr>
            <w:rFonts w:ascii="Times New Roman" w:eastAsia="Times New Roman" w:hAnsi="Times New Roman" w:cs="Times New Roman"/>
            <w:sz w:val="28"/>
            <w:szCs w:val="28"/>
            <w:lang w:eastAsia="ru-RU"/>
          </w:rPr>
          <w:t xml:space="preserve">Люди давно уже не стоят часами в очередях, </w:t>
        </w:r>
      </w:ins>
      <w:ins w:id="275" w:author="Юлия Новокшанова" w:date="2020-02-24T17:46:00Z">
        <w:r w:rsidR="00AF509C">
          <w:rPr>
            <w:rFonts w:ascii="Times New Roman" w:eastAsia="Times New Roman" w:hAnsi="Times New Roman" w:cs="Times New Roman"/>
            <w:sz w:val="28"/>
            <w:szCs w:val="28"/>
            <w:lang w:eastAsia="ru-RU"/>
          </w:rPr>
          <w:t>чтобы</w:t>
        </w:r>
      </w:ins>
      <w:ins w:id="276" w:author="Юлия Новокшанова" w:date="2020-02-09T13:44:00Z">
        <w:r>
          <w:rPr>
            <w:rFonts w:ascii="Times New Roman" w:eastAsia="Times New Roman" w:hAnsi="Times New Roman" w:cs="Times New Roman"/>
            <w:sz w:val="28"/>
            <w:szCs w:val="28"/>
            <w:lang w:eastAsia="ru-RU"/>
          </w:rPr>
          <w:t xml:space="preserve"> записаться к врачу</w:t>
        </w:r>
      </w:ins>
      <w:ins w:id="277" w:author="Юлия Новокшанова" w:date="2020-02-09T13:45:00Z">
        <w:r>
          <w:rPr>
            <w:rFonts w:ascii="Times New Roman" w:eastAsia="Times New Roman" w:hAnsi="Times New Roman" w:cs="Times New Roman"/>
            <w:sz w:val="28"/>
            <w:szCs w:val="28"/>
            <w:lang w:eastAsia="ru-RU"/>
          </w:rPr>
          <w:t xml:space="preserve">. Существует множество сервисов, через которые можно выполнить запись, не </w:t>
        </w:r>
      </w:ins>
      <w:ins w:id="278" w:author="Юлия Новокшанова" w:date="2020-02-09T13:46:00Z">
        <w:r>
          <w:rPr>
            <w:rFonts w:ascii="Times New Roman" w:eastAsia="Times New Roman" w:hAnsi="Times New Roman" w:cs="Times New Roman"/>
            <w:sz w:val="28"/>
            <w:szCs w:val="28"/>
            <w:lang w:eastAsia="ru-RU"/>
          </w:rPr>
          <w:t>выходя из дома, однако и часто требует много времени</w:t>
        </w:r>
      </w:ins>
      <w:ins w:id="279" w:author="Юлия Новокшанова" w:date="2020-02-09T13:50:00Z">
        <w:r>
          <w:rPr>
            <w:rFonts w:ascii="Times New Roman" w:eastAsia="Times New Roman" w:hAnsi="Times New Roman" w:cs="Times New Roman"/>
            <w:sz w:val="28"/>
            <w:szCs w:val="28"/>
            <w:lang w:eastAsia="ru-RU"/>
          </w:rPr>
          <w:t xml:space="preserve">. </w:t>
        </w:r>
      </w:ins>
      <w:ins w:id="280" w:author="Юлия Новокшанова" w:date="2020-02-09T13:51:00Z">
        <w:r>
          <w:rPr>
            <w:rFonts w:ascii="Times New Roman" w:eastAsia="Times New Roman" w:hAnsi="Times New Roman" w:cs="Times New Roman"/>
            <w:sz w:val="28"/>
            <w:szCs w:val="28"/>
            <w:lang w:eastAsia="ru-RU"/>
          </w:rPr>
          <w:t>Люди, имеющие онкологические и сердечно-сосудистые заболевания</w:t>
        </w:r>
      </w:ins>
      <w:ins w:id="281" w:author="Юлия Новокшанова" w:date="2020-02-09T13:52:00Z">
        <w:r>
          <w:rPr>
            <w:rFonts w:ascii="Times New Roman" w:eastAsia="Times New Roman" w:hAnsi="Times New Roman" w:cs="Times New Roman"/>
            <w:sz w:val="28"/>
            <w:szCs w:val="28"/>
            <w:lang w:eastAsia="ru-RU"/>
          </w:rPr>
          <w:t>,</w:t>
        </w:r>
      </w:ins>
      <w:ins w:id="282" w:author="Юлия Новокшанова" w:date="2020-02-09T13:51:00Z">
        <w:r>
          <w:rPr>
            <w:rFonts w:ascii="Times New Roman" w:eastAsia="Times New Roman" w:hAnsi="Times New Roman" w:cs="Times New Roman"/>
            <w:sz w:val="28"/>
            <w:szCs w:val="28"/>
            <w:lang w:eastAsia="ru-RU"/>
          </w:rPr>
          <w:t xml:space="preserve"> не могут записаться на прием</w:t>
        </w:r>
      </w:ins>
      <w:ins w:id="283" w:author="Юлия Новокшанова" w:date="2020-02-09T13:52:00Z">
        <w:r>
          <w:rPr>
            <w:rFonts w:ascii="Times New Roman" w:eastAsia="Times New Roman" w:hAnsi="Times New Roman" w:cs="Times New Roman"/>
            <w:sz w:val="28"/>
            <w:szCs w:val="28"/>
            <w:lang w:eastAsia="ru-RU"/>
          </w:rPr>
          <w:t xml:space="preserve">, т.к. все время занято, и они вынуждены постоянно </w:t>
        </w:r>
        <w:r w:rsidR="00FF5B1E">
          <w:rPr>
            <w:rFonts w:ascii="Times New Roman" w:eastAsia="Times New Roman" w:hAnsi="Times New Roman" w:cs="Times New Roman"/>
            <w:sz w:val="28"/>
            <w:szCs w:val="28"/>
            <w:lang w:eastAsia="ru-RU"/>
          </w:rPr>
          <w:t>следить, не освободилось ли место в нуж</w:t>
        </w:r>
      </w:ins>
      <w:ins w:id="284" w:author="Юлия Новокшанова" w:date="2020-02-09T13:53:00Z">
        <w:r w:rsidR="00FF5B1E">
          <w:rPr>
            <w:rFonts w:ascii="Times New Roman" w:eastAsia="Times New Roman" w:hAnsi="Times New Roman" w:cs="Times New Roman"/>
            <w:sz w:val="28"/>
            <w:szCs w:val="28"/>
            <w:lang w:eastAsia="ru-RU"/>
          </w:rPr>
          <w:t>ное время.</w:t>
        </w:r>
      </w:ins>
    </w:p>
    <w:p w14:paraId="651A4C56" w14:textId="77777777" w:rsidR="00436680" w:rsidRDefault="00436680" w:rsidP="00630D51">
      <w:pPr>
        <w:spacing w:before="100" w:beforeAutospacing="1" w:after="100" w:afterAutospacing="1" w:line="360" w:lineRule="auto"/>
        <w:jc w:val="both"/>
        <w:rPr>
          <w:ins w:id="285" w:author="Юлия Новокшанова" w:date="2020-02-09T14:58:00Z"/>
          <w:rFonts w:ascii="Times New Roman" w:eastAsia="Times New Roman" w:hAnsi="Times New Roman" w:cs="Times New Roman"/>
          <w:sz w:val="28"/>
          <w:szCs w:val="28"/>
          <w:lang w:eastAsia="ru-RU"/>
        </w:rPr>
      </w:pPr>
      <w:ins w:id="286" w:author="Юлия Новокшанова" w:date="2020-02-09T14:53:00Z">
        <w:r>
          <w:rPr>
            <w:rFonts w:ascii="Times New Roman" w:eastAsia="Times New Roman" w:hAnsi="Times New Roman" w:cs="Times New Roman"/>
            <w:sz w:val="28"/>
            <w:szCs w:val="28"/>
            <w:lang w:eastAsia="ru-RU"/>
          </w:rPr>
          <w:t>Я решил разобраться с этой проблемой и написать собственное веб-приложение, которое сможет автоматически искать свобо</w:t>
        </w:r>
      </w:ins>
      <w:ins w:id="287" w:author="Юлия Новокшанова" w:date="2020-02-09T14:54:00Z">
        <w:r>
          <w:rPr>
            <w:rFonts w:ascii="Times New Roman" w:eastAsia="Times New Roman" w:hAnsi="Times New Roman" w:cs="Times New Roman"/>
            <w:sz w:val="28"/>
            <w:szCs w:val="28"/>
            <w:lang w:eastAsia="ru-RU"/>
          </w:rPr>
          <w:t xml:space="preserve">дное время для записи. Это освободило бы много времени у людей, которые в этом </w:t>
        </w:r>
      </w:ins>
      <w:ins w:id="288" w:author="Юлия Новокшанова" w:date="2020-02-24T17:46:00Z">
        <w:r w:rsidR="00AF509C">
          <w:rPr>
            <w:rFonts w:ascii="Times New Roman" w:eastAsia="Times New Roman" w:hAnsi="Times New Roman" w:cs="Times New Roman"/>
            <w:sz w:val="28"/>
            <w:szCs w:val="28"/>
            <w:lang w:eastAsia="ru-RU"/>
          </w:rPr>
          <w:t>нуждаются</w:t>
        </w:r>
      </w:ins>
      <w:ins w:id="289" w:author="Юлия Новокшанова" w:date="2020-02-09T14:55:00Z">
        <w:r>
          <w:rPr>
            <w:rFonts w:ascii="Times New Roman" w:eastAsia="Times New Roman" w:hAnsi="Times New Roman" w:cs="Times New Roman"/>
            <w:sz w:val="28"/>
            <w:szCs w:val="28"/>
            <w:lang w:eastAsia="ru-RU"/>
          </w:rPr>
          <w:t xml:space="preserve">. </w:t>
        </w:r>
      </w:ins>
    </w:p>
    <w:p w14:paraId="3CEF745B" w14:textId="77777777" w:rsidR="005E008F" w:rsidRDefault="005E008F" w:rsidP="00630D51">
      <w:pPr>
        <w:spacing w:before="100" w:beforeAutospacing="1" w:after="100" w:afterAutospacing="1" w:line="360" w:lineRule="auto"/>
        <w:jc w:val="both"/>
        <w:rPr>
          <w:ins w:id="290" w:author="Юлия Новокшанова" w:date="2020-02-09T13:50:00Z"/>
          <w:rFonts w:ascii="Times New Roman" w:eastAsia="Times New Roman" w:hAnsi="Times New Roman" w:cs="Times New Roman"/>
          <w:sz w:val="28"/>
          <w:szCs w:val="28"/>
          <w:lang w:eastAsia="ru-RU"/>
        </w:rPr>
      </w:pPr>
      <w:ins w:id="291" w:author="Юлия Новокшанова" w:date="2020-02-09T14:59:00Z">
        <w:r>
          <w:rPr>
            <w:rFonts w:ascii="Times New Roman" w:eastAsia="Times New Roman" w:hAnsi="Times New Roman" w:cs="Times New Roman"/>
            <w:sz w:val="28"/>
            <w:szCs w:val="28"/>
            <w:lang w:eastAsia="ru-RU"/>
          </w:rPr>
          <w:t xml:space="preserve">Основание моего приложения </w:t>
        </w:r>
      </w:ins>
      <w:ins w:id="292" w:author="Юлия Новокшанова" w:date="2020-02-24T17:46:00Z">
        <w:r w:rsidR="00AF509C">
          <w:rPr>
            <w:rFonts w:ascii="Times New Roman" w:eastAsia="Times New Roman" w:hAnsi="Times New Roman" w:cs="Times New Roman"/>
            <w:sz w:val="28"/>
            <w:szCs w:val="28"/>
            <w:lang w:eastAsia="ru-RU"/>
          </w:rPr>
          <w:t>с</w:t>
        </w:r>
      </w:ins>
      <w:ins w:id="293" w:author="Юлия Новокшанова" w:date="2020-02-09T14:59:00Z">
        <w:r>
          <w:rPr>
            <w:rFonts w:ascii="Times New Roman" w:eastAsia="Times New Roman" w:hAnsi="Times New Roman" w:cs="Times New Roman"/>
            <w:sz w:val="28"/>
            <w:szCs w:val="28"/>
            <w:lang w:eastAsia="ru-RU"/>
          </w:rPr>
          <w:t xml:space="preserve">остоит из </w:t>
        </w:r>
      </w:ins>
      <w:ins w:id="294" w:author="Юлия Новокшанова" w:date="2020-02-24T17:46:00Z">
        <w:r w:rsidR="00AF509C">
          <w:rPr>
            <w:rFonts w:ascii="Times New Roman" w:eastAsia="Times New Roman" w:hAnsi="Times New Roman" w:cs="Times New Roman"/>
            <w:sz w:val="28"/>
            <w:szCs w:val="28"/>
            <w:lang w:eastAsia="ru-RU"/>
          </w:rPr>
          <w:t>следующих</w:t>
        </w:r>
      </w:ins>
      <w:ins w:id="295" w:author="Юлия Новокшанова" w:date="2020-02-09T14:59:00Z">
        <w:r>
          <w:rPr>
            <w:rFonts w:ascii="Times New Roman" w:eastAsia="Times New Roman" w:hAnsi="Times New Roman" w:cs="Times New Roman"/>
            <w:sz w:val="28"/>
            <w:szCs w:val="28"/>
            <w:lang w:eastAsia="ru-RU"/>
          </w:rPr>
          <w:t xml:space="preserve"> идей:</w:t>
        </w:r>
      </w:ins>
    </w:p>
    <w:p w14:paraId="494F9D3A" w14:textId="77777777" w:rsidR="00436680" w:rsidRPr="00630D51" w:rsidDel="00436680" w:rsidRDefault="00436680">
      <w:pPr>
        <w:spacing w:before="100" w:beforeAutospacing="1" w:after="100" w:afterAutospacing="1" w:line="360" w:lineRule="auto"/>
        <w:jc w:val="both"/>
        <w:rPr>
          <w:del w:id="296" w:author="Юлия Новокшанова" w:date="2020-02-09T14:53:00Z"/>
          <w:rFonts w:ascii="Times New Roman" w:eastAsia="Times New Roman" w:hAnsi="Times New Roman" w:cs="Times New Roman"/>
          <w:sz w:val="28"/>
          <w:szCs w:val="28"/>
          <w:lang w:eastAsia="ru-RU"/>
          <w:rPrChange w:id="297" w:author="Юлия Новокшанова" w:date="2020-02-09T13:06:00Z">
            <w:rPr>
              <w:del w:id="298" w:author="Юлия Новокшанова" w:date="2020-02-09T14:53:00Z"/>
              <w:rFonts w:ascii="Times New Roman" w:eastAsia="Times New Roman" w:hAnsi="Times New Roman" w:cs="Times New Roman"/>
              <w:lang w:eastAsia="ru-RU"/>
            </w:rPr>
          </w:rPrChange>
        </w:rPr>
        <w:pPrChange w:id="299" w:author="Юлия Новокшанова" w:date="2020-02-09T13:07:00Z">
          <w:pPr>
            <w:spacing w:before="100" w:beforeAutospacing="1" w:after="100" w:afterAutospacing="1"/>
          </w:pPr>
        </w:pPrChange>
      </w:pPr>
    </w:p>
    <w:p w14:paraId="0E4F8F91" w14:textId="77777777" w:rsidR="00667D61" w:rsidRPr="00630D51" w:rsidDel="00D84A6E" w:rsidRDefault="00667D61">
      <w:pPr>
        <w:spacing w:before="100" w:beforeAutospacing="1" w:after="100" w:afterAutospacing="1" w:line="360" w:lineRule="auto"/>
        <w:jc w:val="both"/>
        <w:rPr>
          <w:del w:id="300" w:author="Юлия Новокшанова" w:date="2020-02-09T13:42:00Z"/>
          <w:rFonts w:ascii="Times New Roman" w:eastAsia="Times New Roman" w:hAnsi="Times New Roman" w:cs="Times New Roman"/>
          <w:sz w:val="28"/>
          <w:szCs w:val="28"/>
          <w:lang w:eastAsia="ru-RU"/>
          <w:rPrChange w:id="301" w:author="Юлия Новокшанова" w:date="2020-02-09T13:06:00Z">
            <w:rPr>
              <w:del w:id="302" w:author="Юлия Новокшанова" w:date="2020-02-09T13:42:00Z"/>
              <w:rFonts w:ascii="Times New Roman" w:eastAsia="Times New Roman" w:hAnsi="Times New Roman" w:cs="Times New Roman"/>
              <w:lang w:eastAsia="ru-RU"/>
            </w:rPr>
          </w:rPrChange>
        </w:rPr>
        <w:pPrChange w:id="303" w:author="Юлия Новокшанова" w:date="2020-02-09T13:07:00Z">
          <w:pPr>
            <w:spacing w:before="100" w:beforeAutospacing="1" w:after="100" w:afterAutospacing="1"/>
          </w:pPr>
        </w:pPrChange>
      </w:pPr>
      <w:del w:id="304" w:author="Юлия Новокшанова" w:date="2020-02-09T13:42:00Z">
        <w:r w:rsidRPr="00630D51" w:rsidDel="00D84A6E">
          <w:rPr>
            <w:rFonts w:ascii="Times New Roman" w:eastAsia="Times New Roman" w:hAnsi="Times New Roman" w:cs="Times New Roman"/>
            <w:sz w:val="28"/>
            <w:szCs w:val="28"/>
            <w:lang w:eastAsia="ru-RU"/>
            <w:rPrChange w:id="305" w:author="Юлия Новокшанова" w:date="2020-02-09T13:06:00Z">
              <w:rPr>
                <w:rFonts w:ascii="Times New Roman" w:eastAsia="Times New Roman" w:hAnsi="Times New Roman" w:cs="Times New Roman"/>
                <w:sz w:val="22"/>
                <w:szCs w:val="22"/>
                <w:lang w:eastAsia="ru-RU"/>
              </w:rPr>
            </w:rPrChange>
          </w:rPr>
          <w:delText xml:space="preserve">Одним из важнейших вещей в жизни человека является общения. </w:delText>
        </w:r>
      </w:del>
    </w:p>
    <w:p w14:paraId="1D436AD2" w14:textId="77777777" w:rsidR="00667D61" w:rsidRPr="00630D51" w:rsidDel="00D84A6E" w:rsidRDefault="00667D61">
      <w:pPr>
        <w:spacing w:before="100" w:beforeAutospacing="1" w:after="100" w:afterAutospacing="1" w:line="360" w:lineRule="auto"/>
        <w:jc w:val="both"/>
        <w:rPr>
          <w:del w:id="306" w:author="Юлия Новокшанова" w:date="2020-02-09T13:42:00Z"/>
          <w:rFonts w:ascii="Times New Roman" w:eastAsia="Times New Roman" w:hAnsi="Times New Roman" w:cs="Times New Roman"/>
          <w:sz w:val="28"/>
          <w:szCs w:val="28"/>
          <w:lang w:eastAsia="ru-RU"/>
          <w:rPrChange w:id="307" w:author="Юлия Новокшанова" w:date="2020-02-09T13:06:00Z">
            <w:rPr>
              <w:del w:id="308" w:author="Юлия Новокшанова" w:date="2020-02-09T13:42:00Z"/>
              <w:rFonts w:ascii="Times New Roman" w:eastAsia="Times New Roman" w:hAnsi="Times New Roman" w:cs="Times New Roman"/>
              <w:lang w:eastAsia="ru-RU"/>
            </w:rPr>
          </w:rPrChange>
        </w:rPr>
        <w:pPrChange w:id="309" w:author="Юлия Новокшанова" w:date="2020-02-09T13:07:00Z">
          <w:pPr>
            <w:spacing w:before="100" w:beforeAutospacing="1" w:after="100" w:afterAutospacing="1"/>
          </w:pPr>
        </w:pPrChange>
      </w:pPr>
      <w:del w:id="310" w:author="Юлия Новокшанова" w:date="2020-02-09T13:42:00Z">
        <w:r w:rsidRPr="00630D51" w:rsidDel="00D84A6E">
          <w:rPr>
            <w:rFonts w:ascii="Times New Roman" w:eastAsia="Times New Roman" w:hAnsi="Times New Roman" w:cs="Times New Roman"/>
            <w:sz w:val="28"/>
            <w:szCs w:val="28"/>
            <w:lang w:eastAsia="ru-RU"/>
            <w:rPrChange w:id="311" w:author="Юлия Новокшанова" w:date="2020-02-09T13:06:00Z">
              <w:rPr>
                <w:rFonts w:ascii="Times New Roman" w:eastAsia="Times New Roman" w:hAnsi="Times New Roman" w:cs="Times New Roman"/>
                <w:sz w:val="22"/>
                <w:szCs w:val="22"/>
                <w:lang w:eastAsia="ru-RU"/>
              </w:rPr>
            </w:rPrChange>
          </w:rPr>
          <w:delText>Его значение трудно переоценить.</w:delText>
        </w:r>
        <w:r w:rsidRPr="00630D51" w:rsidDel="00D84A6E">
          <w:rPr>
            <w:rFonts w:ascii="Times New Roman" w:eastAsia="Times New Roman" w:hAnsi="Times New Roman" w:cs="Times New Roman"/>
            <w:sz w:val="28"/>
            <w:szCs w:val="28"/>
            <w:lang w:eastAsia="ru-RU"/>
            <w:rPrChange w:id="312" w:author="Юлия Новокшанова" w:date="2020-02-09T13:06:00Z">
              <w:rPr>
                <w:rFonts w:ascii="Times New Roman" w:eastAsia="Times New Roman" w:hAnsi="Times New Roman" w:cs="Times New Roman"/>
                <w:sz w:val="22"/>
                <w:szCs w:val="22"/>
                <w:lang w:eastAsia="ru-RU"/>
              </w:rPr>
            </w:rPrChange>
          </w:rPr>
          <w:br/>
          <w:delText xml:space="preserve">Мы не можем обойтись без него. Общение – это сложная, </w:delText>
        </w:r>
      </w:del>
    </w:p>
    <w:p w14:paraId="3E65B628" w14:textId="77777777" w:rsidR="00667D61" w:rsidRPr="00630D51" w:rsidDel="00D84A6E" w:rsidRDefault="00667D61">
      <w:pPr>
        <w:spacing w:before="100" w:beforeAutospacing="1" w:after="100" w:afterAutospacing="1" w:line="360" w:lineRule="auto"/>
        <w:jc w:val="both"/>
        <w:rPr>
          <w:del w:id="313" w:author="Юлия Новокшанова" w:date="2020-02-09T13:42:00Z"/>
          <w:rFonts w:ascii="Times New Roman" w:eastAsia="Times New Roman" w:hAnsi="Times New Roman" w:cs="Times New Roman"/>
          <w:sz w:val="28"/>
          <w:szCs w:val="28"/>
          <w:lang w:eastAsia="ru-RU"/>
          <w:rPrChange w:id="314" w:author="Юлия Новокшанова" w:date="2020-02-09T13:06:00Z">
            <w:rPr>
              <w:del w:id="315" w:author="Юлия Новокшанова" w:date="2020-02-09T13:42:00Z"/>
              <w:rFonts w:ascii="Times New Roman" w:eastAsia="Times New Roman" w:hAnsi="Times New Roman" w:cs="Times New Roman"/>
              <w:lang w:eastAsia="ru-RU"/>
            </w:rPr>
          </w:rPrChange>
        </w:rPr>
        <w:pPrChange w:id="316" w:author="Юлия Новокшанова" w:date="2020-02-09T13:07:00Z">
          <w:pPr>
            <w:spacing w:before="100" w:beforeAutospacing="1" w:after="100" w:afterAutospacing="1"/>
          </w:pPr>
        </w:pPrChange>
      </w:pPr>
      <w:del w:id="317" w:author="Юлия Новокшанова" w:date="2020-02-09T13:42:00Z">
        <w:r w:rsidRPr="00630D51" w:rsidDel="00D84A6E">
          <w:rPr>
            <w:rFonts w:ascii="Times New Roman" w:eastAsia="Times New Roman" w:hAnsi="Times New Roman" w:cs="Times New Roman"/>
            <w:sz w:val="28"/>
            <w:szCs w:val="28"/>
            <w:lang w:eastAsia="ru-RU"/>
            <w:rPrChange w:id="318" w:author="Юлия Новокшанова" w:date="2020-02-09T13:06:00Z">
              <w:rPr>
                <w:rFonts w:ascii="Times New Roman" w:eastAsia="Times New Roman" w:hAnsi="Times New Roman" w:cs="Times New Roman"/>
                <w:sz w:val="22"/>
                <w:szCs w:val="22"/>
                <w:lang w:eastAsia="ru-RU"/>
              </w:rPr>
            </w:rPrChange>
          </w:rPr>
          <w:delText xml:space="preserve">многофункциональная и многогранная составляющая человеческой жизни. Процесс коммуникации в современном мире стремительно развивается, предоставляя нам всё новые, улучшенные возможности. Интернет открывает в этом смысле значительные перспективы, позволяя человеку общаться в любой момент и с любой аудиторией. </w:delText>
        </w:r>
      </w:del>
    </w:p>
    <w:p w14:paraId="5F09FB64" w14:textId="77777777" w:rsidR="00667D61" w:rsidRPr="00630D51" w:rsidDel="00D84A6E" w:rsidRDefault="00667D61">
      <w:pPr>
        <w:spacing w:before="100" w:beforeAutospacing="1" w:after="100" w:afterAutospacing="1" w:line="360" w:lineRule="auto"/>
        <w:jc w:val="both"/>
        <w:rPr>
          <w:del w:id="319" w:author="Юлия Новокшанова" w:date="2020-02-09T13:42:00Z"/>
          <w:rFonts w:ascii="Times New Roman" w:eastAsia="Times New Roman" w:hAnsi="Times New Roman" w:cs="Times New Roman"/>
          <w:sz w:val="28"/>
          <w:szCs w:val="28"/>
          <w:lang w:eastAsia="ru-RU"/>
          <w:rPrChange w:id="320" w:author="Юлия Новокшанова" w:date="2020-02-09T13:06:00Z">
            <w:rPr>
              <w:del w:id="321" w:author="Юлия Новокшанова" w:date="2020-02-09T13:42:00Z"/>
              <w:rFonts w:ascii="Times New Roman" w:eastAsia="Times New Roman" w:hAnsi="Times New Roman" w:cs="Times New Roman"/>
              <w:lang w:eastAsia="ru-RU"/>
            </w:rPr>
          </w:rPrChange>
        </w:rPr>
        <w:pPrChange w:id="322" w:author="Юлия Новокшанова" w:date="2020-02-09T13:07:00Z">
          <w:pPr>
            <w:spacing w:before="100" w:beforeAutospacing="1" w:after="100" w:afterAutospacing="1"/>
          </w:pPr>
        </w:pPrChange>
      </w:pPr>
      <w:del w:id="323" w:author="Юлия Новокшанова" w:date="2020-02-09T13:42:00Z">
        <w:r w:rsidRPr="00630D51" w:rsidDel="00D84A6E">
          <w:rPr>
            <w:rFonts w:ascii="Times New Roman" w:eastAsia="Times New Roman" w:hAnsi="Times New Roman" w:cs="Times New Roman"/>
            <w:sz w:val="28"/>
            <w:szCs w:val="28"/>
            <w:lang w:eastAsia="ru-RU"/>
            <w:rPrChange w:id="324" w:author="Юлия Новокшанова" w:date="2020-02-09T13:06:00Z">
              <w:rPr>
                <w:rFonts w:ascii="Times New Roman" w:eastAsia="Times New Roman" w:hAnsi="Times New Roman" w:cs="Times New Roman"/>
                <w:sz w:val="22"/>
                <w:szCs w:val="22"/>
                <w:lang w:eastAsia="ru-RU"/>
              </w:rPr>
            </w:rPrChange>
          </w:rPr>
          <w:delText xml:space="preserve">Для реализации этих возможностей были созданы социальные сети, которые занимают всё больше место в жизни современного общества. Они плотно вошли в нашу жизнь. </w:delText>
        </w:r>
      </w:del>
    </w:p>
    <w:p w14:paraId="1CFE0385" w14:textId="77777777" w:rsidR="00667D61" w:rsidRPr="00630D51" w:rsidDel="005E008F" w:rsidRDefault="00667D61">
      <w:pPr>
        <w:spacing w:before="100" w:beforeAutospacing="1" w:after="100" w:afterAutospacing="1" w:line="360" w:lineRule="auto"/>
        <w:jc w:val="both"/>
        <w:rPr>
          <w:del w:id="325" w:author="Юлия Новокшанова" w:date="2020-02-09T14:58:00Z"/>
          <w:rFonts w:ascii="Times New Roman" w:eastAsia="Times New Roman" w:hAnsi="Times New Roman" w:cs="Times New Roman"/>
          <w:sz w:val="28"/>
          <w:szCs w:val="28"/>
          <w:lang w:eastAsia="ru-RU"/>
          <w:rPrChange w:id="326" w:author="Юлия Новокшанова" w:date="2020-02-09T13:06:00Z">
            <w:rPr>
              <w:del w:id="327" w:author="Юлия Новокшанова" w:date="2020-02-09T14:58:00Z"/>
              <w:rFonts w:ascii="Times New Roman" w:eastAsia="Times New Roman" w:hAnsi="Times New Roman" w:cs="Times New Roman"/>
              <w:lang w:eastAsia="ru-RU"/>
            </w:rPr>
          </w:rPrChange>
        </w:rPr>
        <w:pPrChange w:id="328" w:author="Юлия Новокшанова" w:date="2020-02-09T13:07:00Z">
          <w:pPr>
            <w:spacing w:before="100" w:beforeAutospacing="1" w:after="100" w:afterAutospacing="1"/>
          </w:pPr>
        </w:pPrChange>
      </w:pPr>
      <w:del w:id="329" w:author="Юлия Новокшанова" w:date="2020-02-09T14:58:00Z">
        <w:r w:rsidRPr="00630D51" w:rsidDel="005E008F">
          <w:rPr>
            <w:rFonts w:ascii="Times New Roman" w:eastAsia="Times New Roman" w:hAnsi="Times New Roman" w:cs="Times New Roman"/>
            <w:sz w:val="28"/>
            <w:szCs w:val="28"/>
            <w:lang w:eastAsia="ru-RU"/>
            <w:rPrChange w:id="330" w:author="Юлия Новокшанова" w:date="2020-02-09T13:06:00Z">
              <w:rPr>
                <w:rFonts w:ascii="Times New Roman" w:eastAsia="Times New Roman" w:hAnsi="Times New Roman" w:cs="Times New Roman"/>
                <w:sz w:val="22"/>
                <w:szCs w:val="22"/>
                <w:lang w:eastAsia="ru-RU"/>
              </w:rPr>
            </w:rPrChange>
          </w:rPr>
          <w:delText xml:space="preserve">Исследования показывают, что люди во всем мире предпочитают выходить в интернет со смартфонов. Они генерируют больше веб-трафика, чем все прочие устройства суммарно. Смартфон с приложениями пользователь носит с собой и практически не выпускает их из рук. </w:delText>
        </w:r>
      </w:del>
    </w:p>
    <w:p w14:paraId="57D9D723" w14:textId="77777777" w:rsidR="00667D61" w:rsidRPr="00630D51" w:rsidDel="005E008F" w:rsidRDefault="00667D61">
      <w:pPr>
        <w:spacing w:before="100" w:beforeAutospacing="1" w:after="100" w:afterAutospacing="1" w:line="360" w:lineRule="auto"/>
        <w:jc w:val="both"/>
        <w:rPr>
          <w:del w:id="331" w:author="Юлия Новокшанова" w:date="2020-02-09T14:58:00Z"/>
          <w:rFonts w:ascii="Times New Roman" w:eastAsia="Times New Roman" w:hAnsi="Times New Roman" w:cs="Times New Roman"/>
          <w:sz w:val="28"/>
          <w:szCs w:val="28"/>
          <w:lang w:eastAsia="ru-RU"/>
          <w:rPrChange w:id="332" w:author="Юлия Новокшанова" w:date="2020-02-09T13:06:00Z">
            <w:rPr>
              <w:del w:id="333" w:author="Юлия Новокшанова" w:date="2020-02-09T14:58:00Z"/>
              <w:rFonts w:ascii="Times New Roman" w:eastAsia="Times New Roman" w:hAnsi="Times New Roman" w:cs="Times New Roman"/>
              <w:lang w:eastAsia="ru-RU"/>
            </w:rPr>
          </w:rPrChange>
        </w:rPr>
        <w:pPrChange w:id="334" w:author="Юлия Новокшанова" w:date="2020-02-09T13:07:00Z">
          <w:pPr>
            <w:spacing w:before="100" w:beforeAutospacing="1" w:after="100" w:afterAutospacing="1"/>
          </w:pPr>
        </w:pPrChange>
      </w:pPr>
      <w:del w:id="335" w:author="Юлия Новокшанова" w:date="2020-02-09T14:58:00Z">
        <w:r w:rsidRPr="00630D51" w:rsidDel="005E008F">
          <w:rPr>
            <w:rFonts w:ascii="Times New Roman" w:eastAsia="Times New Roman" w:hAnsi="Times New Roman" w:cs="Times New Roman"/>
            <w:sz w:val="28"/>
            <w:szCs w:val="28"/>
            <w:lang w:eastAsia="ru-RU"/>
            <w:rPrChange w:id="336" w:author="Юлия Новокшанова" w:date="2020-02-09T13:06:00Z">
              <w:rPr>
                <w:rFonts w:ascii="Times New Roman" w:eastAsia="Times New Roman" w:hAnsi="Times New Roman" w:cs="Times New Roman"/>
                <w:sz w:val="22"/>
                <w:szCs w:val="22"/>
                <w:lang w:eastAsia="ru-RU"/>
              </w:rPr>
            </w:rPrChange>
          </w:rPr>
          <w:delText xml:space="preserve">Мое приложение позволит оперативно делиться эмоциями и создавать истории в популярных социальных сетях. При его создании закладывалось 5 идей: </w:delText>
        </w:r>
      </w:del>
    </w:p>
    <w:p w14:paraId="5B1F410A" w14:textId="77777777" w:rsidR="00667D61" w:rsidRPr="00630D51" w:rsidRDefault="00667D61">
      <w:pPr>
        <w:numPr>
          <w:ilvl w:val="0"/>
          <w:numId w:val="1"/>
        </w:numPr>
        <w:spacing w:before="100" w:beforeAutospacing="1" w:after="100" w:afterAutospacing="1" w:line="360" w:lineRule="auto"/>
        <w:jc w:val="both"/>
        <w:rPr>
          <w:rFonts w:ascii="Times New Roman" w:eastAsia="Times New Roman" w:hAnsi="Times New Roman" w:cs="Times New Roman"/>
          <w:sz w:val="28"/>
          <w:szCs w:val="28"/>
          <w:lang w:eastAsia="ru-RU"/>
          <w:rPrChange w:id="337" w:author="Юлия Новокшанова" w:date="2020-02-09T13:06:00Z">
            <w:rPr>
              <w:rFonts w:ascii="Times New Roman" w:eastAsia="Times New Roman" w:hAnsi="Times New Roman" w:cs="Times New Roman"/>
              <w:lang w:eastAsia="ru-RU"/>
            </w:rPr>
          </w:rPrChange>
        </w:rPr>
        <w:pPrChange w:id="338" w:author="Юлия Новокшанова" w:date="2020-02-09T13:07:00Z">
          <w:pPr>
            <w:numPr>
              <w:numId w:val="1"/>
            </w:numPr>
            <w:tabs>
              <w:tab w:val="num" w:pos="720"/>
            </w:tabs>
            <w:spacing w:before="100" w:beforeAutospacing="1" w:after="100" w:afterAutospacing="1"/>
            <w:ind w:left="720" w:hanging="360"/>
          </w:pPr>
        </w:pPrChange>
      </w:pPr>
      <w:del w:id="339" w:author="Юлия Новокшанова" w:date="2020-02-09T15:00:00Z">
        <w:r w:rsidRPr="00630D51" w:rsidDel="005E008F">
          <w:rPr>
            <w:rFonts w:ascii="Times New Roman" w:eastAsia="Times New Roman" w:hAnsi="Times New Roman" w:cs="Times New Roman"/>
            <w:sz w:val="28"/>
            <w:szCs w:val="28"/>
            <w:lang w:eastAsia="ru-RU"/>
            <w:rPrChange w:id="340" w:author="Юлия Новокшанова" w:date="2020-02-09T13:06:00Z">
              <w:rPr>
                <w:rFonts w:ascii="Times New Roman" w:eastAsia="Times New Roman" w:hAnsi="Times New Roman" w:cs="Times New Roman"/>
                <w:sz w:val="22"/>
                <w:szCs w:val="22"/>
                <w:lang w:eastAsia="ru-RU"/>
              </w:rPr>
            </w:rPrChange>
          </w:rPr>
          <w:delText xml:space="preserve">1)  Всегда под рукой. Достаточно нажать на иконку и начать редактирование. </w:delText>
        </w:r>
      </w:del>
      <w:ins w:id="341" w:author="Юлия Новокшанова" w:date="2020-02-09T15:00:00Z">
        <w:r w:rsidR="005E008F">
          <w:rPr>
            <w:rFonts w:ascii="Times New Roman" w:eastAsia="Times New Roman" w:hAnsi="Times New Roman" w:cs="Times New Roman"/>
            <w:sz w:val="28"/>
            <w:szCs w:val="28"/>
            <w:lang w:eastAsia="ru-RU"/>
          </w:rPr>
          <w:t>Быстрая запись</w:t>
        </w:r>
      </w:ins>
    </w:p>
    <w:p w14:paraId="590F08FA" w14:textId="77777777" w:rsidR="00667D61" w:rsidRPr="00630D51" w:rsidRDefault="00667D61">
      <w:pPr>
        <w:numPr>
          <w:ilvl w:val="0"/>
          <w:numId w:val="1"/>
        </w:numPr>
        <w:spacing w:before="100" w:beforeAutospacing="1" w:after="100" w:afterAutospacing="1" w:line="360" w:lineRule="auto"/>
        <w:jc w:val="both"/>
        <w:rPr>
          <w:rFonts w:ascii="Times New Roman" w:eastAsia="Times New Roman" w:hAnsi="Times New Roman" w:cs="Times New Roman"/>
          <w:sz w:val="28"/>
          <w:szCs w:val="28"/>
          <w:lang w:eastAsia="ru-RU"/>
          <w:rPrChange w:id="342" w:author="Юлия Новокшанова" w:date="2020-02-09T13:06:00Z">
            <w:rPr>
              <w:rFonts w:ascii="Times New Roman" w:eastAsia="Times New Roman" w:hAnsi="Times New Roman" w:cs="Times New Roman"/>
              <w:lang w:eastAsia="ru-RU"/>
            </w:rPr>
          </w:rPrChange>
        </w:rPr>
        <w:pPrChange w:id="343" w:author="Юлия Новокшанова" w:date="2020-02-09T13:07:00Z">
          <w:pPr>
            <w:numPr>
              <w:numId w:val="1"/>
            </w:numPr>
            <w:tabs>
              <w:tab w:val="num" w:pos="720"/>
            </w:tabs>
            <w:spacing w:before="100" w:beforeAutospacing="1" w:after="100" w:afterAutospacing="1"/>
            <w:ind w:left="720" w:hanging="360"/>
          </w:pPr>
        </w:pPrChange>
      </w:pPr>
      <w:del w:id="344" w:author="Юлия Новокшанова" w:date="2020-02-09T15:00:00Z">
        <w:r w:rsidRPr="00630D51" w:rsidDel="005E008F">
          <w:rPr>
            <w:rFonts w:ascii="Times New Roman" w:eastAsia="Times New Roman" w:hAnsi="Times New Roman" w:cs="Times New Roman"/>
            <w:sz w:val="28"/>
            <w:szCs w:val="28"/>
            <w:lang w:eastAsia="ru-RU"/>
            <w:rPrChange w:id="345" w:author="Юлия Новокшанова" w:date="2020-02-09T13:06:00Z">
              <w:rPr>
                <w:rFonts w:ascii="Times New Roman" w:eastAsia="Times New Roman" w:hAnsi="Times New Roman" w:cs="Times New Roman"/>
                <w:sz w:val="22"/>
                <w:szCs w:val="22"/>
                <w:lang w:eastAsia="ru-RU"/>
              </w:rPr>
            </w:rPrChange>
          </w:rPr>
          <w:delText xml:space="preserve">2)  Быстрое редактирование. Всего в пару тапов можно преобразить фото. </w:delText>
        </w:r>
      </w:del>
      <w:ins w:id="346" w:author="Юлия Новокшанова" w:date="2020-02-09T15:00:00Z">
        <w:r w:rsidR="005E008F">
          <w:rPr>
            <w:rFonts w:ascii="Times New Roman" w:eastAsia="Times New Roman" w:hAnsi="Times New Roman" w:cs="Times New Roman"/>
            <w:sz w:val="28"/>
            <w:szCs w:val="28"/>
            <w:lang w:eastAsia="ru-RU"/>
          </w:rPr>
          <w:t>Если нет подходящего времени, то программа продолжает поиск</w:t>
        </w:r>
      </w:ins>
    </w:p>
    <w:p w14:paraId="30D851B0" w14:textId="77777777" w:rsidR="00667D61" w:rsidRDefault="00667D61" w:rsidP="00630D51">
      <w:pPr>
        <w:numPr>
          <w:ilvl w:val="0"/>
          <w:numId w:val="1"/>
        </w:numPr>
        <w:spacing w:before="100" w:beforeAutospacing="1" w:after="100" w:afterAutospacing="1" w:line="360" w:lineRule="auto"/>
        <w:jc w:val="both"/>
        <w:rPr>
          <w:ins w:id="347" w:author="Юлия Новокшанова" w:date="2020-02-09T15:01:00Z"/>
          <w:rFonts w:ascii="Times New Roman" w:eastAsia="Times New Roman" w:hAnsi="Times New Roman" w:cs="Times New Roman"/>
          <w:sz w:val="28"/>
          <w:szCs w:val="28"/>
          <w:lang w:eastAsia="ru-RU"/>
        </w:rPr>
      </w:pPr>
      <w:del w:id="348" w:author="Юлия Новокшанова" w:date="2020-02-09T15:00:00Z">
        <w:r w:rsidRPr="00630D51" w:rsidDel="005E008F">
          <w:rPr>
            <w:rFonts w:ascii="Times New Roman" w:eastAsia="Times New Roman" w:hAnsi="Times New Roman" w:cs="Times New Roman"/>
            <w:sz w:val="28"/>
            <w:szCs w:val="28"/>
            <w:lang w:eastAsia="ru-RU"/>
            <w:rPrChange w:id="349" w:author="Юлия Новокшанова" w:date="2020-02-09T13:06:00Z">
              <w:rPr>
                <w:rFonts w:ascii="Times New Roman" w:eastAsia="Times New Roman" w:hAnsi="Times New Roman" w:cs="Times New Roman"/>
                <w:sz w:val="22"/>
                <w:szCs w:val="22"/>
                <w:lang w:eastAsia="ru-RU"/>
              </w:rPr>
            </w:rPrChange>
          </w:rPr>
          <w:delText>3)  Разнообразие общения. Картинки и фото добавляют эмоции вашим сообщениям. Готовые изображения можно использовать в качестве stories</w:delText>
        </w:r>
      </w:del>
      <w:ins w:id="350" w:author="Юлия Новокшанова" w:date="2020-02-09T15:00:00Z">
        <w:r w:rsidR="005E008F">
          <w:rPr>
            <w:rFonts w:ascii="Times New Roman" w:eastAsia="Times New Roman" w:hAnsi="Times New Roman" w:cs="Times New Roman"/>
            <w:sz w:val="28"/>
            <w:szCs w:val="28"/>
            <w:lang w:eastAsia="ru-RU"/>
          </w:rPr>
          <w:t>Обеспечение</w:t>
        </w:r>
      </w:ins>
      <w:ins w:id="351" w:author="Юлия Новокшанова" w:date="2020-02-09T15:01:00Z">
        <w:r w:rsidR="005E008F">
          <w:rPr>
            <w:rFonts w:ascii="Times New Roman" w:eastAsia="Times New Roman" w:hAnsi="Times New Roman" w:cs="Times New Roman"/>
            <w:sz w:val="28"/>
            <w:szCs w:val="28"/>
            <w:lang w:eastAsia="ru-RU"/>
          </w:rPr>
          <w:t xml:space="preserve"> скорости записи</w:t>
        </w:r>
      </w:ins>
      <w:del w:id="352" w:author="Юлия Новокшанова" w:date="2020-02-09T15:00:00Z">
        <w:r w:rsidRPr="00630D51" w:rsidDel="005E008F">
          <w:rPr>
            <w:rFonts w:ascii="Times New Roman" w:eastAsia="Times New Roman" w:hAnsi="Times New Roman" w:cs="Times New Roman"/>
            <w:sz w:val="28"/>
            <w:szCs w:val="28"/>
            <w:lang w:eastAsia="ru-RU"/>
            <w:rPrChange w:id="353" w:author="Юлия Новокшанова" w:date="2020-02-09T13:06:00Z">
              <w:rPr>
                <w:rFonts w:ascii="Times New Roman" w:eastAsia="Times New Roman" w:hAnsi="Times New Roman" w:cs="Times New Roman"/>
                <w:sz w:val="22"/>
                <w:szCs w:val="22"/>
                <w:lang w:eastAsia="ru-RU"/>
              </w:rPr>
            </w:rPrChange>
          </w:rPr>
          <w:delText xml:space="preserve">. </w:delText>
        </w:r>
      </w:del>
    </w:p>
    <w:p w14:paraId="75C291DE" w14:textId="77777777" w:rsidR="005E008F" w:rsidRPr="00630D51" w:rsidRDefault="005E008F">
      <w:pPr>
        <w:numPr>
          <w:ilvl w:val="0"/>
          <w:numId w:val="1"/>
        </w:numPr>
        <w:spacing w:before="100" w:beforeAutospacing="1" w:after="100" w:afterAutospacing="1" w:line="360" w:lineRule="auto"/>
        <w:jc w:val="both"/>
        <w:rPr>
          <w:rFonts w:ascii="Times New Roman" w:eastAsia="Times New Roman" w:hAnsi="Times New Roman" w:cs="Times New Roman"/>
          <w:sz w:val="28"/>
          <w:szCs w:val="28"/>
          <w:lang w:eastAsia="ru-RU"/>
          <w:rPrChange w:id="354" w:author="Юлия Новокшанова" w:date="2020-02-09T13:06:00Z">
            <w:rPr>
              <w:rFonts w:ascii="Times New Roman" w:eastAsia="Times New Roman" w:hAnsi="Times New Roman" w:cs="Times New Roman"/>
              <w:lang w:eastAsia="ru-RU"/>
            </w:rPr>
          </w:rPrChange>
        </w:rPr>
        <w:pPrChange w:id="355" w:author="Юлия Новокшанова" w:date="2020-02-09T13:07:00Z">
          <w:pPr>
            <w:numPr>
              <w:numId w:val="1"/>
            </w:numPr>
            <w:tabs>
              <w:tab w:val="num" w:pos="720"/>
            </w:tabs>
            <w:spacing w:before="100" w:beforeAutospacing="1" w:after="100" w:afterAutospacing="1"/>
            <w:ind w:left="720" w:hanging="360"/>
          </w:pPr>
        </w:pPrChange>
      </w:pPr>
      <w:ins w:id="356" w:author="Юлия Новокшанова" w:date="2020-02-09T15:01:00Z">
        <w:r>
          <w:rPr>
            <w:rFonts w:ascii="Times New Roman" w:eastAsia="Times New Roman" w:hAnsi="Times New Roman" w:cs="Times New Roman"/>
            <w:sz w:val="28"/>
            <w:szCs w:val="28"/>
            <w:lang w:eastAsia="ru-RU"/>
          </w:rPr>
          <w:t xml:space="preserve">Понятный </w:t>
        </w:r>
      </w:ins>
      <w:ins w:id="357" w:author="Юлия Новокшанова" w:date="2020-02-09T18:27:00Z">
        <w:r w:rsidR="00546D7A">
          <w:rPr>
            <w:rFonts w:ascii="Times New Roman" w:eastAsia="Times New Roman" w:hAnsi="Times New Roman" w:cs="Times New Roman"/>
            <w:sz w:val="28"/>
            <w:szCs w:val="28"/>
            <w:lang w:eastAsia="ru-RU"/>
          </w:rPr>
          <w:t xml:space="preserve">и </w:t>
        </w:r>
      </w:ins>
      <w:ins w:id="358" w:author="Юлия Новокшанова" w:date="2020-02-09T15:02:00Z">
        <w:r>
          <w:rPr>
            <w:rFonts w:ascii="Times New Roman" w:eastAsia="Times New Roman" w:hAnsi="Times New Roman" w:cs="Times New Roman"/>
            <w:sz w:val="28"/>
            <w:szCs w:val="28"/>
            <w:lang w:eastAsia="ru-RU"/>
          </w:rPr>
          <w:t xml:space="preserve">простой интерфейс, которым будет удобно пользоваться не только людям среднего возраста </w:t>
        </w:r>
      </w:ins>
      <w:ins w:id="359" w:author="Юлия Новокшанова" w:date="2020-02-09T15:03:00Z">
        <w:r>
          <w:rPr>
            <w:rFonts w:ascii="Times New Roman" w:eastAsia="Times New Roman" w:hAnsi="Times New Roman" w:cs="Times New Roman"/>
            <w:sz w:val="28"/>
            <w:szCs w:val="28"/>
            <w:lang w:eastAsia="ru-RU"/>
          </w:rPr>
          <w:t xml:space="preserve">, но и </w:t>
        </w:r>
      </w:ins>
      <w:ins w:id="360" w:author="Юлия Новокшанова" w:date="2020-02-09T15:04:00Z">
        <w:r>
          <w:rPr>
            <w:rFonts w:ascii="Times New Roman" w:eastAsia="Times New Roman" w:hAnsi="Times New Roman" w:cs="Times New Roman"/>
            <w:sz w:val="28"/>
            <w:szCs w:val="28"/>
            <w:lang w:eastAsia="ru-RU"/>
          </w:rPr>
          <w:t>людям преклонного возраста.</w:t>
        </w:r>
      </w:ins>
    </w:p>
    <w:p w14:paraId="4462F60C" w14:textId="77777777" w:rsidR="00667D61" w:rsidRPr="00630D51" w:rsidDel="005E008F" w:rsidRDefault="00667D61">
      <w:pPr>
        <w:numPr>
          <w:ilvl w:val="0"/>
          <w:numId w:val="1"/>
        </w:numPr>
        <w:spacing w:before="100" w:beforeAutospacing="1" w:after="100" w:afterAutospacing="1" w:line="360" w:lineRule="auto"/>
        <w:jc w:val="both"/>
        <w:rPr>
          <w:del w:id="361" w:author="Юлия Новокшанова" w:date="2020-02-09T15:01:00Z"/>
          <w:rFonts w:ascii="Times New Roman" w:eastAsia="Times New Roman" w:hAnsi="Times New Roman" w:cs="Times New Roman"/>
          <w:sz w:val="28"/>
          <w:szCs w:val="28"/>
          <w:lang w:eastAsia="ru-RU"/>
          <w:rPrChange w:id="362" w:author="Юлия Новокшанова" w:date="2020-02-09T13:06:00Z">
            <w:rPr>
              <w:del w:id="363" w:author="Юлия Новокшанова" w:date="2020-02-09T15:01:00Z"/>
              <w:rFonts w:ascii="Times New Roman" w:eastAsia="Times New Roman" w:hAnsi="Times New Roman" w:cs="Times New Roman"/>
              <w:lang w:eastAsia="ru-RU"/>
            </w:rPr>
          </w:rPrChange>
        </w:rPr>
        <w:pPrChange w:id="364" w:author="Юлия Новокшанова" w:date="2020-02-09T13:07:00Z">
          <w:pPr>
            <w:numPr>
              <w:numId w:val="1"/>
            </w:numPr>
            <w:tabs>
              <w:tab w:val="num" w:pos="720"/>
            </w:tabs>
            <w:spacing w:before="100" w:beforeAutospacing="1" w:after="100" w:afterAutospacing="1"/>
            <w:ind w:left="720" w:hanging="360"/>
          </w:pPr>
        </w:pPrChange>
      </w:pPr>
      <w:del w:id="365" w:author="Юлия Новокшанова" w:date="2020-02-09T15:01:00Z">
        <w:r w:rsidRPr="00630D51" w:rsidDel="005E008F">
          <w:rPr>
            <w:rFonts w:ascii="Times New Roman" w:eastAsia="Times New Roman" w:hAnsi="Times New Roman" w:cs="Times New Roman"/>
            <w:sz w:val="28"/>
            <w:szCs w:val="28"/>
            <w:lang w:eastAsia="ru-RU"/>
            <w:rPrChange w:id="366" w:author="Юлия Новокшанова" w:date="2020-02-09T13:06:00Z">
              <w:rPr>
                <w:rFonts w:ascii="Times New Roman" w:eastAsia="Times New Roman" w:hAnsi="Times New Roman" w:cs="Times New Roman"/>
                <w:sz w:val="22"/>
                <w:szCs w:val="22"/>
                <w:lang w:eastAsia="ru-RU"/>
              </w:rPr>
            </w:rPrChange>
          </w:rPr>
          <w:delText xml:space="preserve">4)  Удобный функционал. Каждый инструмент обладает набором характеристик, которыми можно управлять. </w:delText>
        </w:r>
      </w:del>
    </w:p>
    <w:p w14:paraId="238602B4" w14:textId="77777777" w:rsidR="00667D61" w:rsidRPr="00630D51" w:rsidDel="005E008F" w:rsidRDefault="00667D61">
      <w:pPr>
        <w:numPr>
          <w:ilvl w:val="0"/>
          <w:numId w:val="1"/>
        </w:numPr>
        <w:spacing w:before="100" w:beforeAutospacing="1" w:after="100" w:afterAutospacing="1" w:line="360" w:lineRule="auto"/>
        <w:jc w:val="both"/>
        <w:rPr>
          <w:del w:id="367" w:author="Юлия Новокшанова" w:date="2020-02-09T15:01:00Z"/>
          <w:rFonts w:ascii="Times New Roman" w:eastAsia="Times New Roman" w:hAnsi="Times New Roman" w:cs="Times New Roman"/>
          <w:sz w:val="28"/>
          <w:szCs w:val="28"/>
          <w:lang w:eastAsia="ru-RU"/>
          <w:rPrChange w:id="368" w:author="Юлия Новокшанова" w:date="2020-02-09T13:06:00Z">
            <w:rPr>
              <w:del w:id="369" w:author="Юлия Новокшанова" w:date="2020-02-09T15:01:00Z"/>
              <w:rFonts w:ascii="Times New Roman" w:eastAsia="Times New Roman" w:hAnsi="Times New Roman" w:cs="Times New Roman"/>
              <w:lang w:eastAsia="ru-RU"/>
            </w:rPr>
          </w:rPrChange>
        </w:rPr>
        <w:pPrChange w:id="370" w:author="Юлия Новокшанова" w:date="2020-02-09T13:07:00Z">
          <w:pPr>
            <w:numPr>
              <w:numId w:val="1"/>
            </w:numPr>
            <w:tabs>
              <w:tab w:val="num" w:pos="720"/>
            </w:tabs>
            <w:spacing w:before="100" w:beforeAutospacing="1" w:after="100" w:afterAutospacing="1"/>
            <w:ind w:left="720" w:hanging="360"/>
          </w:pPr>
        </w:pPrChange>
      </w:pPr>
      <w:del w:id="371" w:author="Юлия Новокшанова" w:date="2020-02-09T15:01:00Z">
        <w:r w:rsidRPr="00630D51" w:rsidDel="005E008F">
          <w:rPr>
            <w:rFonts w:ascii="Times New Roman" w:eastAsia="Times New Roman" w:hAnsi="Times New Roman" w:cs="Times New Roman"/>
            <w:sz w:val="28"/>
            <w:szCs w:val="28"/>
            <w:lang w:eastAsia="ru-RU"/>
            <w:rPrChange w:id="372" w:author="Юлия Новокшанова" w:date="2020-02-09T13:06:00Z">
              <w:rPr>
                <w:rFonts w:ascii="Times New Roman" w:eastAsia="Times New Roman" w:hAnsi="Times New Roman" w:cs="Times New Roman"/>
                <w:sz w:val="22"/>
                <w:szCs w:val="22"/>
                <w:lang w:eastAsia="ru-RU"/>
              </w:rPr>
            </w:rPrChange>
          </w:rPr>
          <w:delText xml:space="preserve">5)  Интуитивно-понятный интерфейс. Разобраться в программе не составит труда, так как каждый элемент подписан. Именно эта понятность и простота использования приложения расширяет возрастную аудиторию (от детей до пенсионеров). Мне было важно, чтобы это приложение было действительно социальным и доступным даже пожилым людям, которым общение с близкими им людьми в первую очередь по- человечески жизненно необходимо. А не только приятное время препровождение и развлечение в часы досуга как у молодежи. </w:delText>
        </w:r>
      </w:del>
    </w:p>
    <w:p w14:paraId="67226CC9" w14:textId="59D3D8D3" w:rsidR="00667D61" w:rsidRDefault="00667D61" w:rsidP="00630D51">
      <w:pPr>
        <w:spacing w:line="360" w:lineRule="auto"/>
        <w:jc w:val="both"/>
        <w:rPr>
          <w:ins w:id="373" w:author="Юлия Новокшанова" w:date="2020-02-09T15:05:00Z"/>
          <w:rFonts w:ascii="Times New Roman" w:eastAsia="Times New Roman" w:hAnsi="Times New Roman" w:cs="Times New Roman"/>
          <w:sz w:val="28"/>
          <w:szCs w:val="28"/>
          <w:lang w:eastAsia="ru-RU"/>
        </w:rPr>
      </w:pPr>
      <w:r w:rsidRPr="00630D51">
        <w:rPr>
          <w:rFonts w:ascii="Times New Roman" w:eastAsia="Times New Roman" w:hAnsi="Times New Roman" w:cs="Times New Roman"/>
          <w:sz w:val="28"/>
          <w:szCs w:val="28"/>
          <w:lang w:eastAsia="ru-RU"/>
          <w:rPrChange w:id="374" w:author="Юлия Новокшанова" w:date="2020-02-09T13:06:00Z">
            <w:rPr>
              <w:rFonts w:ascii="Times New Roman" w:eastAsia="Times New Roman" w:hAnsi="Times New Roman" w:cs="Times New Roman"/>
              <w:lang w:eastAsia="ru-RU"/>
            </w:rPr>
          </w:rPrChange>
        </w:rPr>
        <w:fldChar w:fldCharType="begin"/>
      </w:r>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"D:\\var\\folders\\vl\\tbywg53x4jj1m58jlvt3h1nw0000gn\\T\\com.microsoft.Word\\WebArchiveCopyPasteTempFiles\\page219image2145442656" \* MERGEFORMAT </w:instrText>
      </w:r>
      <w:r w:rsidRPr="00630D51">
        <w:rPr>
          <w:rFonts w:ascii="Times New Roman" w:eastAsia="Times New Roman" w:hAnsi="Times New Roman" w:cs="Times New Roman"/>
          <w:sz w:val="28"/>
          <w:szCs w:val="28"/>
          <w:lang w:eastAsia="ru-RU"/>
          <w:rPrChange w:id="375" w:author="Юлия Новокшанова" w:date="2020-02-09T13:06:00Z">
            <w:rPr>
              <w:rFonts w:ascii="Times New Roman" w:eastAsia="Times New Roman" w:hAnsi="Times New Roman" w:cs="Times New Roman"/>
              <w:lang w:eastAsia="ru-RU"/>
            </w:rPr>
          </w:rPrChange>
        </w:rPr>
        <w:fldChar w:fldCharType="separate"/>
      </w:r>
      <w:r w:rsidRPr="00630D51">
        <w:rPr>
          <w:rFonts w:ascii="Times New Roman" w:eastAsia="Times New Roman" w:hAnsi="Times New Roman" w:cs="Times New Roman"/>
          <w:noProof/>
          <w:sz w:val="28"/>
          <w:szCs w:val="28"/>
          <w:lang w:eastAsia="ru-RU"/>
          <w:rPrChange w:id="376" w:author="Юлия Новокшанова" w:date="2020-02-09T13:06:00Z">
            <w:rPr>
              <w:rFonts w:ascii="Times New Roman" w:eastAsia="Times New Roman" w:hAnsi="Times New Roman" w:cs="Times New Roman"/>
              <w:noProof/>
              <w:lang w:eastAsia="ru-RU"/>
            </w:rPr>
          </w:rPrChange>
        </w:rPr>
        <w:drawing>
          <wp:inline distT="0" distB="0" distL="0" distR="0" wp14:anchorId="7CDEA2CB" wp14:editId="0418364B">
            <wp:extent cx="4277360" cy="38100"/>
            <wp:effectExtent l="0" t="0" r="2540" b="0"/>
            <wp:docPr id="83" name="Рисунок 83" descr="page219image214544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219image21454426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7360" cy="38100"/>
                    </a:xfrm>
                    <a:prstGeom prst="rect">
                      <a:avLst/>
                    </a:prstGeom>
                    <a:noFill/>
                    <a:ln>
                      <a:noFill/>
                    </a:ln>
                  </pic:spPr>
                </pic:pic>
              </a:graphicData>
            </a:graphic>
          </wp:inline>
        </w:drawing>
      </w:r>
      <w:r w:rsidRPr="00630D51">
        <w:rPr>
          <w:rFonts w:ascii="Times New Roman" w:eastAsia="Times New Roman" w:hAnsi="Times New Roman" w:cs="Times New Roman"/>
          <w:sz w:val="28"/>
          <w:szCs w:val="28"/>
          <w:lang w:eastAsia="ru-RU"/>
          <w:rPrChange w:id="377" w:author="Юлия Новокшанова" w:date="2020-02-09T13:06:00Z">
            <w:rPr>
              <w:rFonts w:ascii="Times New Roman" w:eastAsia="Times New Roman" w:hAnsi="Times New Roman" w:cs="Times New Roman"/>
              <w:lang w:eastAsia="ru-RU"/>
            </w:rPr>
          </w:rPrChange>
        </w:rPr>
        <w:fldChar w:fldCharType="end"/>
      </w:r>
    </w:p>
    <w:p w14:paraId="2EB43A1B" w14:textId="77777777" w:rsidR="005E008F" w:rsidRPr="00630D51" w:rsidRDefault="005E008F">
      <w:pPr>
        <w:spacing w:line="360" w:lineRule="auto"/>
        <w:jc w:val="both"/>
        <w:rPr>
          <w:rFonts w:ascii="Times New Roman" w:eastAsia="Times New Roman" w:hAnsi="Times New Roman" w:cs="Times New Roman"/>
          <w:sz w:val="28"/>
          <w:szCs w:val="28"/>
          <w:lang w:eastAsia="ru-RU"/>
          <w:rPrChange w:id="378" w:author="Юлия Новокшанова" w:date="2020-02-09T13:06:00Z">
            <w:rPr>
              <w:rFonts w:ascii="Times New Roman" w:eastAsia="Times New Roman" w:hAnsi="Times New Roman" w:cs="Times New Roman"/>
              <w:lang w:eastAsia="ru-RU"/>
            </w:rPr>
          </w:rPrChange>
        </w:rPr>
        <w:pPrChange w:id="379" w:author="Юлия Новокшанова" w:date="2020-02-09T13:07:00Z">
          <w:pPr/>
        </w:pPrChange>
      </w:pPr>
      <w:ins w:id="380" w:author="Юлия Новокшанова" w:date="2020-02-09T15:05:00Z">
        <w:r>
          <w:rPr>
            <w:rFonts w:ascii="Times New Roman" w:eastAsia="Times New Roman" w:hAnsi="Times New Roman" w:cs="Times New Roman"/>
            <w:sz w:val="28"/>
            <w:szCs w:val="28"/>
            <w:lang w:eastAsia="ru-RU"/>
          </w:rPr>
          <w:t xml:space="preserve">Я считаю, что именно веб-приложение является наиболее удобным в </w:t>
        </w:r>
      </w:ins>
      <w:ins w:id="381" w:author="Юлия Новокшанова" w:date="2020-02-24T17:24:00Z">
        <w:r w:rsidR="0036046E">
          <w:rPr>
            <w:rFonts w:ascii="Times New Roman" w:eastAsia="Times New Roman" w:hAnsi="Times New Roman" w:cs="Times New Roman"/>
            <w:sz w:val="28"/>
            <w:szCs w:val="28"/>
            <w:lang w:eastAsia="ru-RU"/>
          </w:rPr>
          <w:t>использовании</w:t>
        </w:r>
      </w:ins>
      <w:ins w:id="382" w:author="Юлия Новокшанова" w:date="2020-02-09T15:05:00Z">
        <w:r>
          <w:rPr>
            <w:rFonts w:ascii="Times New Roman" w:eastAsia="Times New Roman" w:hAnsi="Times New Roman" w:cs="Times New Roman"/>
            <w:sz w:val="28"/>
            <w:szCs w:val="28"/>
            <w:lang w:eastAsia="ru-RU"/>
          </w:rPr>
          <w:t>, т.к. оно не занимает памяти на у</w:t>
        </w:r>
      </w:ins>
      <w:ins w:id="383" w:author="Юлия Новокшанова" w:date="2020-02-09T15:06:00Z">
        <w:r>
          <w:rPr>
            <w:rFonts w:ascii="Times New Roman" w:eastAsia="Times New Roman" w:hAnsi="Times New Roman" w:cs="Times New Roman"/>
            <w:sz w:val="28"/>
            <w:szCs w:val="28"/>
            <w:lang w:eastAsia="ru-RU"/>
          </w:rPr>
          <w:t>стройстве, и пользоваться им можно где угодно и когда угодно.</w:t>
        </w:r>
      </w:ins>
    </w:p>
    <w:p w14:paraId="5325E48A" w14:textId="77777777" w:rsidR="00667D61" w:rsidRPr="00630D51" w:rsidDel="005E008F" w:rsidRDefault="00667D61">
      <w:pPr>
        <w:spacing w:before="100" w:beforeAutospacing="1" w:after="100" w:afterAutospacing="1" w:line="360" w:lineRule="auto"/>
        <w:jc w:val="both"/>
        <w:rPr>
          <w:del w:id="384" w:author="Юлия Новокшанова" w:date="2020-02-09T15:05:00Z"/>
          <w:rFonts w:ascii="Times New Roman" w:eastAsia="Times New Roman" w:hAnsi="Times New Roman" w:cs="Times New Roman"/>
          <w:sz w:val="28"/>
          <w:szCs w:val="28"/>
          <w:lang w:eastAsia="ru-RU"/>
          <w:rPrChange w:id="385" w:author="Юлия Новокшанова" w:date="2020-02-09T13:06:00Z">
            <w:rPr>
              <w:del w:id="386" w:author="Юлия Новокшанова" w:date="2020-02-09T15:05:00Z"/>
              <w:rFonts w:ascii="Times New Roman" w:eastAsia="Times New Roman" w:hAnsi="Times New Roman" w:cs="Times New Roman"/>
              <w:lang w:eastAsia="ru-RU"/>
            </w:rPr>
          </w:rPrChange>
        </w:rPr>
        <w:pPrChange w:id="387" w:author="Юлия Новокшанова" w:date="2020-02-09T13:07:00Z">
          <w:pPr>
            <w:spacing w:before="100" w:beforeAutospacing="1" w:after="100" w:afterAutospacing="1"/>
          </w:pPr>
        </w:pPrChange>
      </w:pPr>
      <w:del w:id="388" w:author="Юлия Новокшанова" w:date="2020-02-09T15:05:00Z">
        <w:r w:rsidRPr="00630D51" w:rsidDel="005E008F">
          <w:rPr>
            <w:rFonts w:ascii="Times New Roman" w:eastAsia="Times New Roman" w:hAnsi="Times New Roman" w:cs="Times New Roman"/>
            <w:sz w:val="28"/>
            <w:szCs w:val="28"/>
            <w:lang w:eastAsia="ru-RU"/>
            <w:rPrChange w:id="389" w:author="Юлия Новокшанова" w:date="2020-02-09T13:06:00Z">
              <w:rPr>
                <w:rFonts w:ascii="Times New Roman" w:eastAsia="Times New Roman" w:hAnsi="Times New Roman" w:cs="Times New Roman"/>
                <w:sz w:val="22"/>
                <w:szCs w:val="22"/>
                <w:lang w:eastAsia="ru-RU"/>
              </w:rPr>
            </w:rPrChange>
          </w:rPr>
          <w:delText xml:space="preserve">Внимание пользователей все чаще перетягивают мобильные решения. За телефоном они проводят больше времени, чем за компьютером и ноутбуком. На этом поле требуется простое приложение, которым можно было бы пользоваться одним пальцем. Не нужно больше сидеть с книжкой и инструкцией или смотреть обучающие видеоролики в интернете. Все устали от программ с нагромождённым функционалом, где больше 10% функций никогда не используются, а от обилия кнопок разбегаются глаза. </w:delText>
        </w:r>
      </w:del>
    </w:p>
    <w:p w14:paraId="6FBD6DF4" w14:textId="77777777" w:rsidR="00667D61" w:rsidRPr="005E008F" w:rsidRDefault="00667D61">
      <w:pPr>
        <w:spacing w:before="100" w:beforeAutospacing="1" w:after="100" w:afterAutospacing="1" w:line="360" w:lineRule="auto"/>
        <w:jc w:val="both"/>
        <w:rPr>
          <w:rFonts w:ascii="Times New Roman" w:eastAsia="Times New Roman" w:hAnsi="Times New Roman" w:cs="Times New Roman"/>
          <w:sz w:val="28"/>
          <w:szCs w:val="28"/>
          <w:lang w:eastAsia="ru-RU"/>
          <w:rPrChange w:id="390" w:author="Юлия Новокшанова" w:date="2020-02-09T15:08:00Z">
            <w:rPr>
              <w:rFonts w:ascii="Times New Roman" w:eastAsia="Times New Roman" w:hAnsi="Times New Roman" w:cs="Times New Roman"/>
              <w:lang w:eastAsia="ru-RU"/>
            </w:rPr>
          </w:rPrChange>
        </w:rPr>
        <w:pPrChange w:id="391" w:author="Юлия Новокшанова" w:date="2020-02-09T13:07:00Z">
          <w:pPr>
            <w:spacing w:before="100" w:beforeAutospacing="1" w:after="100" w:afterAutospacing="1"/>
          </w:pPr>
        </w:pPrChange>
      </w:pPr>
      <w:del w:id="392" w:author="Юлия Новокшанова" w:date="2020-02-09T15:06:00Z">
        <w:r w:rsidRPr="00630D51" w:rsidDel="005E008F">
          <w:rPr>
            <w:rFonts w:ascii="Times New Roman" w:eastAsia="Times New Roman" w:hAnsi="Times New Roman" w:cs="Times New Roman"/>
            <w:sz w:val="28"/>
            <w:szCs w:val="28"/>
            <w:lang w:eastAsia="ru-RU"/>
            <w:rPrChange w:id="393" w:author="Юлия Новокшанова" w:date="2020-02-09T13:06:00Z">
              <w:rPr>
                <w:rFonts w:ascii="Times New Roman" w:eastAsia="Times New Roman" w:hAnsi="Times New Roman" w:cs="Times New Roman"/>
                <w:sz w:val="22"/>
                <w:szCs w:val="22"/>
                <w:lang w:eastAsia="ru-RU"/>
              </w:rPr>
            </w:rPrChange>
          </w:rPr>
          <w:delText xml:space="preserve">В отличие от других фоторедакторов, в моем приложении присутствует гибко-настраиваемый редактор градиентов с выбором направления, цветов и типа наполнения. </w:delText>
        </w:r>
      </w:del>
      <w:ins w:id="394" w:author="Юлия Новокшанова" w:date="2020-02-09T15:06:00Z">
        <w:r w:rsidR="005E008F">
          <w:rPr>
            <w:rFonts w:ascii="Times New Roman" w:eastAsia="Times New Roman" w:hAnsi="Times New Roman" w:cs="Times New Roman"/>
            <w:sz w:val="28"/>
            <w:szCs w:val="28"/>
            <w:lang w:eastAsia="ru-RU"/>
          </w:rPr>
          <w:t xml:space="preserve">В чем же </w:t>
        </w:r>
      </w:ins>
      <w:ins w:id="395" w:author="Юлия Новокшанова" w:date="2020-02-09T17:09:00Z">
        <w:r w:rsidR="00444A91">
          <w:rPr>
            <w:rFonts w:ascii="Times New Roman" w:eastAsia="Times New Roman" w:hAnsi="Times New Roman" w:cs="Times New Roman"/>
            <w:sz w:val="28"/>
            <w:szCs w:val="28"/>
            <w:lang w:eastAsia="ru-RU"/>
          </w:rPr>
          <w:t>заключа</w:t>
        </w:r>
      </w:ins>
      <w:ins w:id="396" w:author="Юлия Новокшанова" w:date="2020-02-24T17:41:00Z">
        <w:r w:rsidR="00106B57">
          <w:rPr>
            <w:rFonts w:ascii="Times New Roman" w:eastAsia="Times New Roman" w:hAnsi="Times New Roman" w:cs="Times New Roman"/>
            <w:sz w:val="28"/>
            <w:szCs w:val="28"/>
            <w:lang w:eastAsia="ru-RU"/>
          </w:rPr>
          <w:t>ю</w:t>
        </w:r>
      </w:ins>
      <w:ins w:id="397" w:author="Юлия Новокшанова" w:date="2020-02-09T17:09:00Z">
        <w:r w:rsidR="00444A91">
          <w:rPr>
            <w:rFonts w:ascii="Times New Roman" w:eastAsia="Times New Roman" w:hAnsi="Times New Roman" w:cs="Times New Roman"/>
            <w:sz w:val="28"/>
            <w:szCs w:val="28"/>
            <w:lang w:eastAsia="ru-RU"/>
          </w:rPr>
          <w:t xml:space="preserve">тся </w:t>
        </w:r>
      </w:ins>
      <w:ins w:id="398" w:author="Юлия Новокшанова" w:date="2020-02-09T15:06:00Z">
        <w:r w:rsidR="005E008F">
          <w:rPr>
            <w:rFonts w:ascii="Times New Roman" w:eastAsia="Times New Roman" w:hAnsi="Times New Roman" w:cs="Times New Roman"/>
            <w:sz w:val="28"/>
            <w:szCs w:val="28"/>
            <w:lang w:eastAsia="ru-RU"/>
          </w:rPr>
          <w:t>отличи</w:t>
        </w:r>
      </w:ins>
      <w:ins w:id="399" w:author="Юлия Новокшанова" w:date="2020-02-09T15:07:00Z">
        <w:r w:rsidR="005E008F">
          <w:rPr>
            <w:rFonts w:ascii="Times New Roman" w:eastAsia="Times New Roman" w:hAnsi="Times New Roman" w:cs="Times New Roman"/>
            <w:sz w:val="28"/>
            <w:szCs w:val="28"/>
            <w:lang w:eastAsia="ru-RU"/>
          </w:rPr>
          <w:t xml:space="preserve">я моего приложения от аналогов в </w:t>
        </w:r>
        <w:r w:rsidR="005E008F">
          <w:rPr>
            <w:rFonts w:ascii="Times New Roman" w:eastAsia="Times New Roman" w:hAnsi="Times New Roman" w:cs="Times New Roman"/>
            <w:sz w:val="28"/>
            <w:szCs w:val="28"/>
            <w:lang w:val="en-US" w:eastAsia="ru-RU"/>
          </w:rPr>
          <w:t>Google</w:t>
        </w:r>
        <w:r w:rsidR="005E008F" w:rsidRPr="005E008F">
          <w:rPr>
            <w:rFonts w:ascii="Times New Roman" w:eastAsia="Times New Roman" w:hAnsi="Times New Roman" w:cs="Times New Roman"/>
            <w:sz w:val="28"/>
            <w:szCs w:val="28"/>
            <w:lang w:eastAsia="ru-RU"/>
            <w:rPrChange w:id="400" w:author="Юлия Новокшанова" w:date="2020-02-09T15:07:00Z">
              <w:rPr>
                <w:rFonts w:ascii="Times New Roman" w:eastAsia="Times New Roman" w:hAnsi="Times New Roman" w:cs="Times New Roman"/>
                <w:sz w:val="28"/>
                <w:szCs w:val="28"/>
                <w:lang w:val="en-US" w:eastAsia="ru-RU"/>
              </w:rPr>
            </w:rPrChange>
          </w:rPr>
          <w:t xml:space="preserve"> </w:t>
        </w:r>
        <w:r w:rsidR="005E008F">
          <w:rPr>
            <w:rFonts w:ascii="Times New Roman" w:eastAsia="Times New Roman" w:hAnsi="Times New Roman" w:cs="Times New Roman"/>
            <w:sz w:val="28"/>
            <w:szCs w:val="28"/>
            <w:lang w:val="en-US" w:eastAsia="ru-RU"/>
          </w:rPr>
          <w:t>Play</w:t>
        </w:r>
        <w:r w:rsidR="005E008F" w:rsidRPr="005E008F">
          <w:rPr>
            <w:rFonts w:ascii="Times New Roman" w:eastAsia="Times New Roman" w:hAnsi="Times New Roman" w:cs="Times New Roman"/>
            <w:sz w:val="28"/>
            <w:szCs w:val="28"/>
            <w:lang w:eastAsia="ru-RU"/>
            <w:rPrChange w:id="401" w:author="Юлия Новокшанова" w:date="2020-02-09T15:07:00Z">
              <w:rPr>
                <w:rFonts w:ascii="Times New Roman" w:eastAsia="Times New Roman" w:hAnsi="Times New Roman" w:cs="Times New Roman"/>
                <w:sz w:val="28"/>
                <w:szCs w:val="28"/>
                <w:lang w:val="en-US" w:eastAsia="ru-RU"/>
              </w:rPr>
            </w:rPrChange>
          </w:rPr>
          <w:t xml:space="preserve">, </w:t>
        </w:r>
        <w:r w:rsidR="005E008F">
          <w:rPr>
            <w:rFonts w:ascii="Times New Roman" w:eastAsia="Times New Roman" w:hAnsi="Times New Roman" w:cs="Times New Roman"/>
            <w:sz w:val="28"/>
            <w:szCs w:val="28"/>
            <w:lang w:val="en-US" w:eastAsia="ru-RU"/>
          </w:rPr>
          <w:t>A</w:t>
        </w:r>
      </w:ins>
      <w:ins w:id="402" w:author="Юлия Новокшанова" w:date="2020-02-09T15:08:00Z">
        <w:r w:rsidR="005E008F">
          <w:rPr>
            <w:rFonts w:ascii="Times New Roman" w:eastAsia="Times New Roman" w:hAnsi="Times New Roman" w:cs="Times New Roman"/>
            <w:sz w:val="28"/>
            <w:szCs w:val="28"/>
            <w:lang w:val="en-US" w:eastAsia="ru-RU"/>
          </w:rPr>
          <w:t>pp</w:t>
        </w:r>
        <w:r w:rsidR="005E008F" w:rsidRPr="005E008F">
          <w:rPr>
            <w:rFonts w:ascii="Times New Roman" w:eastAsia="Times New Roman" w:hAnsi="Times New Roman" w:cs="Times New Roman"/>
            <w:sz w:val="28"/>
            <w:szCs w:val="28"/>
            <w:lang w:eastAsia="ru-RU"/>
            <w:rPrChange w:id="403" w:author="Юлия Новокшанова" w:date="2020-02-09T15:08:00Z">
              <w:rPr>
                <w:rFonts w:ascii="Times New Roman" w:eastAsia="Times New Roman" w:hAnsi="Times New Roman" w:cs="Times New Roman"/>
                <w:sz w:val="28"/>
                <w:szCs w:val="28"/>
                <w:lang w:val="en-US" w:eastAsia="ru-RU"/>
              </w:rPr>
            </w:rPrChange>
          </w:rPr>
          <w:t xml:space="preserve"> </w:t>
        </w:r>
        <w:r w:rsidR="005E008F">
          <w:rPr>
            <w:rFonts w:ascii="Times New Roman" w:eastAsia="Times New Roman" w:hAnsi="Times New Roman" w:cs="Times New Roman"/>
            <w:sz w:val="28"/>
            <w:szCs w:val="28"/>
            <w:lang w:val="en-US" w:eastAsia="ru-RU"/>
          </w:rPr>
          <w:t>Store</w:t>
        </w:r>
        <w:r w:rsidR="005E008F">
          <w:rPr>
            <w:rFonts w:ascii="Times New Roman" w:eastAsia="Times New Roman" w:hAnsi="Times New Roman" w:cs="Times New Roman"/>
            <w:sz w:val="28"/>
            <w:szCs w:val="28"/>
            <w:lang w:eastAsia="ru-RU"/>
          </w:rPr>
          <w:t xml:space="preserve"> и сайтов гос. услуг? Оно заключается в том, что </w:t>
        </w:r>
        <w:r w:rsidR="0046703E">
          <w:rPr>
            <w:rFonts w:ascii="Times New Roman" w:eastAsia="Times New Roman" w:hAnsi="Times New Roman" w:cs="Times New Roman"/>
            <w:sz w:val="28"/>
            <w:szCs w:val="28"/>
            <w:lang w:eastAsia="ru-RU"/>
          </w:rPr>
          <w:t xml:space="preserve">пользователю </w:t>
        </w:r>
      </w:ins>
      <w:ins w:id="404" w:author="Юлия Новокшанова" w:date="2020-02-09T15:09:00Z">
        <w:r w:rsidR="0046703E">
          <w:rPr>
            <w:rFonts w:ascii="Times New Roman" w:eastAsia="Times New Roman" w:hAnsi="Times New Roman" w:cs="Times New Roman"/>
            <w:sz w:val="28"/>
            <w:szCs w:val="28"/>
            <w:lang w:eastAsia="ru-RU"/>
          </w:rPr>
          <w:t>не нужно будет заходить непосредственно на сайт в установленное приложение, ес</w:t>
        </w:r>
      </w:ins>
      <w:ins w:id="405" w:author="Юлия Новокшанова" w:date="2020-02-24T17:23:00Z">
        <w:r w:rsidR="0082220B">
          <w:rPr>
            <w:rFonts w:ascii="Times New Roman" w:eastAsia="Times New Roman" w:hAnsi="Times New Roman" w:cs="Times New Roman"/>
            <w:sz w:val="28"/>
            <w:szCs w:val="28"/>
            <w:lang w:eastAsia="ru-RU"/>
          </w:rPr>
          <w:t>ли</w:t>
        </w:r>
      </w:ins>
      <w:ins w:id="406" w:author="Юлия Новокшанова" w:date="2020-02-09T15:09:00Z">
        <w:r w:rsidR="0046703E">
          <w:rPr>
            <w:rFonts w:ascii="Times New Roman" w:eastAsia="Times New Roman" w:hAnsi="Times New Roman" w:cs="Times New Roman"/>
            <w:sz w:val="28"/>
            <w:szCs w:val="28"/>
            <w:lang w:eastAsia="ru-RU"/>
          </w:rPr>
          <w:t xml:space="preserve"> необходимо будет лишь открыть вкладку в браузере по ссылке</w:t>
        </w:r>
      </w:ins>
      <w:ins w:id="407" w:author="Юлия Новокшанова" w:date="2020-02-09T15:10:00Z">
        <w:r w:rsidR="0046703E">
          <w:rPr>
            <w:rFonts w:ascii="Times New Roman" w:eastAsia="Times New Roman" w:hAnsi="Times New Roman" w:cs="Times New Roman"/>
            <w:sz w:val="28"/>
            <w:szCs w:val="28"/>
            <w:lang w:eastAsia="ru-RU"/>
          </w:rPr>
          <w:t xml:space="preserve"> и вписать свои данные, необходимые при записи. Далее программа выполнит всю работу сама и отправит вам сообщение о</w:t>
        </w:r>
      </w:ins>
      <w:ins w:id="408" w:author="Юлия Новокшанова" w:date="2020-02-09T15:11:00Z">
        <w:r w:rsidR="0046703E">
          <w:rPr>
            <w:rFonts w:ascii="Times New Roman" w:eastAsia="Times New Roman" w:hAnsi="Times New Roman" w:cs="Times New Roman"/>
            <w:sz w:val="28"/>
            <w:szCs w:val="28"/>
            <w:lang w:eastAsia="ru-RU"/>
          </w:rPr>
          <w:t xml:space="preserve"> успешной записи на почту. </w:t>
        </w:r>
      </w:ins>
    </w:p>
    <w:p w14:paraId="51301217" w14:textId="77777777" w:rsidR="00667D61" w:rsidRPr="0036046E" w:rsidDel="0046703E" w:rsidRDefault="00667D61">
      <w:pPr>
        <w:spacing w:before="100" w:beforeAutospacing="1" w:after="100" w:afterAutospacing="1" w:line="360" w:lineRule="auto"/>
        <w:jc w:val="both"/>
        <w:rPr>
          <w:del w:id="409" w:author="Юлия Новокшанова" w:date="2020-02-09T15:11:00Z"/>
          <w:rFonts w:ascii="Times New Roman" w:eastAsia="Times New Roman" w:hAnsi="Times New Roman" w:cs="Times New Roman"/>
          <w:sz w:val="28"/>
          <w:szCs w:val="28"/>
          <w:highlight w:val="yellow"/>
          <w:lang w:eastAsia="ru-RU"/>
          <w:rPrChange w:id="410" w:author="Юлия Новокшанова" w:date="2020-02-24T17:25:00Z">
            <w:rPr>
              <w:del w:id="411" w:author="Юлия Новокшанова" w:date="2020-02-09T15:11:00Z"/>
              <w:rFonts w:ascii="Times New Roman" w:eastAsia="Times New Roman" w:hAnsi="Times New Roman" w:cs="Times New Roman"/>
              <w:lang w:eastAsia="ru-RU"/>
            </w:rPr>
          </w:rPrChange>
        </w:rPr>
        <w:pPrChange w:id="412" w:author="Юлия Новокшанова" w:date="2020-02-09T13:07:00Z">
          <w:pPr>
            <w:spacing w:before="100" w:beforeAutospacing="1" w:after="100" w:afterAutospacing="1"/>
          </w:pPr>
        </w:pPrChange>
      </w:pPr>
      <w:del w:id="413" w:author="Юлия Новокшанова" w:date="2020-02-09T15:11:00Z">
        <w:r w:rsidRPr="0036046E" w:rsidDel="0046703E">
          <w:rPr>
            <w:rFonts w:ascii="Times New Roman" w:eastAsia="Times New Roman" w:hAnsi="Times New Roman" w:cs="Times New Roman"/>
            <w:sz w:val="28"/>
            <w:szCs w:val="28"/>
            <w:highlight w:val="yellow"/>
            <w:lang w:eastAsia="ru-RU"/>
            <w:rPrChange w:id="414" w:author="Юлия Новокшанова" w:date="2020-02-24T17:25:00Z">
              <w:rPr>
                <w:rFonts w:ascii="Times New Roman" w:eastAsia="Times New Roman" w:hAnsi="Times New Roman" w:cs="Times New Roman"/>
                <w:sz w:val="22"/>
                <w:szCs w:val="22"/>
                <w:lang w:eastAsia="ru-RU"/>
              </w:rPr>
            </w:rPrChange>
          </w:rPr>
          <w:lastRenderedPageBreak/>
          <w:delText xml:space="preserve">Мой редактор также выгодно отличается от сторонних приложений тем, что во вкладке “Текст” можно напечатать готовую умную мысль или цитату известного человека. </w:delText>
        </w:r>
      </w:del>
    </w:p>
    <w:p w14:paraId="3C32DE4A" w14:textId="77777777" w:rsidR="00667D61" w:rsidRPr="0036046E" w:rsidDel="0046703E" w:rsidRDefault="00667D61">
      <w:pPr>
        <w:spacing w:before="100" w:beforeAutospacing="1" w:after="100" w:afterAutospacing="1" w:line="360" w:lineRule="auto"/>
        <w:jc w:val="both"/>
        <w:rPr>
          <w:del w:id="415" w:author="Юлия Новокшанова" w:date="2020-02-09T15:11:00Z"/>
          <w:rFonts w:ascii="Times New Roman" w:eastAsia="Times New Roman" w:hAnsi="Times New Roman" w:cs="Times New Roman"/>
          <w:sz w:val="28"/>
          <w:szCs w:val="28"/>
          <w:highlight w:val="yellow"/>
          <w:lang w:eastAsia="ru-RU"/>
          <w:rPrChange w:id="416" w:author="Юлия Новокшанова" w:date="2020-02-24T17:25:00Z">
            <w:rPr>
              <w:del w:id="417" w:author="Юлия Новокшанова" w:date="2020-02-09T15:11:00Z"/>
              <w:rFonts w:ascii="Times New Roman" w:eastAsia="Times New Roman" w:hAnsi="Times New Roman" w:cs="Times New Roman"/>
              <w:lang w:eastAsia="ru-RU"/>
            </w:rPr>
          </w:rPrChange>
        </w:rPr>
        <w:pPrChange w:id="418" w:author="Юлия Новокшанова" w:date="2020-02-09T13:07:00Z">
          <w:pPr>
            <w:spacing w:before="100" w:beforeAutospacing="1" w:after="100" w:afterAutospacing="1"/>
          </w:pPr>
        </w:pPrChange>
      </w:pPr>
      <w:del w:id="419" w:author="Юлия Новокшанова" w:date="2020-02-09T15:11:00Z">
        <w:r w:rsidRPr="0036046E" w:rsidDel="0046703E">
          <w:rPr>
            <w:rFonts w:ascii="Times New Roman" w:eastAsia="Times New Roman" w:hAnsi="Times New Roman" w:cs="Times New Roman"/>
            <w:sz w:val="28"/>
            <w:szCs w:val="28"/>
            <w:highlight w:val="yellow"/>
            <w:lang w:eastAsia="ru-RU"/>
            <w:rPrChange w:id="420" w:author="Юлия Новокшанова" w:date="2020-02-24T17:25:00Z">
              <w:rPr>
                <w:rFonts w:ascii="Times New Roman" w:eastAsia="Times New Roman" w:hAnsi="Times New Roman" w:cs="Times New Roman"/>
                <w:sz w:val="22"/>
                <w:szCs w:val="22"/>
                <w:lang w:eastAsia="ru-RU"/>
              </w:rPr>
            </w:rPrChange>
          </w:rPr>
          <w:delText xml:space="preserve">В программе присутствует возможность создать свой фильтр, воспользовавшись собственной матрицей свертки. </w:delText>
        </w:r>
      </w:del>
    </w:p>
    <w:p w14:paraId="06867FDF" w14:textId="77777777" w:rsidR="00667D61" w:rsidRPr="0036046E" w:rsidDel="0046703E" w:rsidRDefault="00667D61">
      <w:pPr>
        <w:spacing w:before="100" w:beforeAutospacing="1" w:after="100" w:afterAutospacing="1" w:line="360" w:lineRule="auto"/>
        <w:jc w:val="both"/>
        <w:rPr>
          <w:del w:id="421" w:author="Юлия Новокшанова" w:date="2020-02-09T15:11:00Z"/>
          <w:rFonts w:ascii="Times New Roman" w:eastAsia="Times New Roman" w:hAnsi="Times New Roman" w:cs="Times New Roman"/>
          <w:sz w:val="28"/>
          <w:szCs w:val="28"/>
          <w:highlight w:val="yellow"/>
          <w:lang w:eastAsia="ru-RU"/>
          <w:rPrChange w:id="422" w:author="Юлия Новокшанова" w:date="2020-02-24T17:25:00Z">
            <w:rPr>
              <w:del w:id="423" w:author="Юлия Новокшанова" w:date="2020-02-09T15:11:00Z"/>
              <w:rFonts w:ascii="Times New Roman" w:eastAsia="Times New Roman" w:hAnsi="Times New Roman" w:cs="Times New Roman"/>
              <w:lang w:eastAsia="ru-RU"/>
            </w:rPr>
          </w:rPrChange>
        </w:rPr>
        <w:pPrChange w:id="424" w:author="Юлия Новокшанова" w:date="2020-02-09T13:07:00Z">
          <w:pPr>
            <w:spacing w:before="100" w:beforeAutospacing="1" w:after="100" w:afterAutospacing="1"/>
          </w:pPr>
        </w:pPrChange>
      </w:pPr>
      <w:del w:id="425" w:author="Юлия Новокшанова" w:date="2020-02-09T15:11:00Z">
        <w:r w:rsidRPr="0036046E" w:rsidDel="0046703E">
          <w:rPr>
            <w:rFonts w:ascii="Times New Roman" w:eastAsia="Times New Roman" w:hAnsi="Times New Roman" w:cs="Times New Roman"/>
            <w:sz w:val="28"/>
            <w:szCs w:val="28"/>
            <w:highlight w:val="yellow"/>
            <w:lang w:eastAsia="ru-RU"/>
            <w:rPrChange w:id="426" w:author="Юлия Новокшанова" w:date="2020-02-24T17:25:00Z">
              <w:rPr>
                <w:rFonts w:ascii="Times New Roman" w:eastAsia="Times New Roman" w:hAnsi="Times New Roman" w:cs="Times New Roman"/>
                <w:sz w:val="22"/>
                <w:szCs w:val="22"/>
                <w:lang w:eastAsia="ru-RU"/>
              </w:rPr>
            </w:rPrChange>
          </w:rPr>
          <w:delText xml:space="preserve">Также все стикеры разделены на группы по тематике, а последние использованные, чтобы не было путаницы, отображаются в отдельной вкладке. </w:delText>
        </w:r>
      </w:del>
    </w:p>
    <w:p w14:paraId="70E45052" w14:textId="77777777" w:rsidR="00667D61" w:rsidRPr="0036046E" w:rsidDel="0046703E" w:rsidRDefault="00667D61">
      <w:pPr>
        <w:spacing w:before="100" w:beforeAutospacing="1" w:after="100" w:afterAutospacing="1" w:line="360" w:lineRule="auto"/>
        <w:jc w:val="both"/>
        <w:rPr>
          <w:del w:id="427" w:author="Юлия Новокшанова" w:date="2020-02-09T15:11:00Z"/>
          <w:rFonts w:ascii="Times New Roman" w:eastAsia="Times New Roman" w:hAnsi="Times New Roman" w:cs="Times New Roman"/>
          <w:sz w:val="28"/>
          <w:szCs w:val="28"/>
          <w:highlight w:val="yellow"/>
          <w:lang w:eastAsia="ru-RU"/>
          <w:rPrChange w:id="428" w:author="Юлия Новокшанова" w:date="2020-02-24T17:25:00Z">
            <w:rPr>
              <w:del w:id="429" w:author="Юлия Новокшанова" w:date="2020-02-09T15:11:00Z"/>
              <w:rFonts w:ascii="Times New Roman" w:eastAsia="Times New Roman" w:hAnsi="Times New Roman" w:cs="Times New Roman"/>
              <w:lang w:eastAsia="ru-RU"/>
            </w:rPr>
          </w:rPrChange>
        </w:rPr>
        <w:pPrChange w:id="430" w:author="Юлия Новокшанова" w:date="2020-02-09T13:07:00Z">
          <w:pPr>
            <w:spacing w:before="100" w:beforeAutospacing="1" w:after="100" w:afterAutospacing="1"/>
          </w:pPr>
        </w:pPrChange>
      </w:pPr>
      <w:del w:id="431" w:author="Юлия Новокшанова" w:date="2020-02-09T15:11:00Z">
        <w:r w:rsidRPr="0036046E" w:rsidDel="0046703E">
          <w:rPr>
            <w:rFonts w:ascii="Times New Roman" w:eastAsia="Times New Roman" w:hAnsi="Times New Roman" w:cs="Times New Roman"/>
            <w:sz w:val="28"/>
            <w:szCs w:val="28"/>
            <w:highlight w:val="yellow"/>
            <w:lang w:eastAsia="ru-RU"/>
            <w:rPrChange w:id="432" w:author="Юлия Новокшанова" w:date="2020-02-24T17:25:00Z">
              <w:rPr>
                <w:rFonts w:ascii="Times New Roman" w:eastAsia="Times New Roman" w:hAnsi="Times New Roman" w:cs="Times New Roman"/>
                <w:sz w:val="22"/>
                <w:szCs w:val="22"/>
                <w:lang w:eastAsia="ru-RU"/>
              </w:rPr>
            </w:rPrChange>
          </w:rPr>
          <w:delText xml:space="preserve">Новшеством приложения стала лента. Готовым изображением можно поделиться с друзьями через социальные сети или выложить в ленту, которую я написал для приложения и ее видят все пользователи. </w:delText>
        </w:r>
      </w:del>
    </w:p>
    <w:p w14:paraId="01EA507B" w14:textId="77777777" w:rsidR="00667D61" w:rsidRPr="00630D51" w:rsidRDefault="00667D61">
      <w:pPr>
        <w:spacing w:before="100" w:beforeAutospacing="1" w:after="100" w:afterAutospacing="1" w:line="360" w:lineRule="auto"/>
        <w:jc w:val="both"/>
        <w:rPr>
          <w:rFonts w:ascii="Times New Roman" w:eastAsia="Times New Roman" w:hAnsi="Times New Roman" w:cs="Times New Roman"/>
          <w:sz w:val="28"/>
          <w:szCs w:val="28"/>
          <w:lang w:eastAsia="ru-RU"/>
          <w:rPrChange w:id="433" w:author="Юлия Новокшанова" w:date="2020-02-09T13:06:00Z">
            <w:rPr>
              <w:rFonts w:ascii="Times New Roman" w:eastAsia="Times New Roman" w:hAnsi="Times New Roman" w:cs="Times New Roman"/>
              <w:lang w:eastAsia="ru-RU"/>
            </w:rPr>
          </w:rPrChange>
        </w:rPr>
        <w:pPrChange w:id="434" w:author="Юлия Новокшанова" w:date="2020-02-09T13:07:00Z">
          <w:pPr>
            <w:spacing w:before="100" w:beforeAutospacing="1" w:after="100" w:afterAutospacing="1"/>
          </w:pPr>
        </w:pPrChange>
      </w:pPr>
      <w:del w:id="435" w:author="Юлия Новокшанова" w:date="2020-02-09T15:12:00Z">
        <w:r w:rsidRPr="0036046E" w:rsidDel="0046703E">
          <w:rPr>
            <w:rFonts w:ascii="Times New Roman" w:eastAsia="Times New Roman" w:hAnsi="Times New Roman" w:cs="Times New Roman"/>
            <w:sz w:val="28"/>
            <w:szCs w:val="28"/>
            <w:highlight w:val="yellow"/>
            <w:lang w:eastAsia="ru-RU"/>
            <w:rPrChange w:id="436" w:author="Юлия Новокшанова" w:date="2020-02-24T17:25:00Z">
              <w:rPr>
                <w:rFonts w:ascii="Times New Roman" w:eastAsia="Times New Roman" w:hAnsi="Times New Roman" w:cs="Times New Roman"/>
                <w:sz w:val="22"/>
                <w:szCs w:val="22"/>
                <w:lang w:eastAsia="ru-RU"/>
              </w:rPr>
            </w:rPrChange>
          </w:rPr>
          <w:delText xml:space="preserve">Polo кардинально отличается от других приложений своим весом. Если другие фоторедакторы весят 45+ МБ, Polo не достигает и 6. Память телефона не забивается, а сама скачка приложение происходит в разы быстрее. </w:delText>
        </w:r>
      </w:del>
      <w:ins w:id="437" w:author="Юлия Новокшанова" w:date="2020-02-09T15:12:00Z">
        <w:r w:rsidR="0046703E" w:rsidRPr="0036046E">
          <w:rPr>
            <w:rFonts w:ascii="Times New Roman" w:eastAsia="Times New Roman" w:hAnsi="Times New Roman" w:cs="Times New Roman"/>
            <w:sz w:val="28"/>
            <w:szCs w:val="28"/>
            <w:highlight w:val="yellow"/>
            <w:lang w:eastAsia="ru-RU"/>
            <w:rPrChange w:id="438" w:author="Юлия Новокшанова" w:date="2020-02-24T17:25:00Z">
              <w:rPr>
                <w:rFonts w:ascii="Times New Roman" w:eastAsia="Times New Roman" w:hAnsi="Times New Roman" w:cs="Times New Roman"/>
                <w:sz w:val="28"/>
                <w:szCs w:val="28"/>
                <w:lang w:eastAsia="ru-RU"/>
              </w:rPr>
            </w:rPrChange>
          </w:rPr>
          <w:t>Моя программа ничего не весит</w:t>
        </w:r>
        <w:r w:rsidR="0046703E">
          <w:rPr>
            <w:rFonts w:ascii="Times New Roman" w:eastAsia="Times New Roman" w:hAnsi="Times New Roman" w:cs="Times New Roman"/>
            <w:sz w:val="28"/>
            <w:szCs w:val="28"/>
            <w:lang w:eastAsia="ru-RU"/>
          </w:rPr>
          <w:t xml:space="preserve">, поэтом у не занимает место на устройстве, а также предоставляет </w:t>
        </w:r>
      </w:ins>
      <w:ins w:id="439" w:author="Юлия Новокшанова" w:date="2020-02-09T15:13:00Z">
        <w:r w:rsidR="0046703E">
          <w:rPr>
            <w:rFonts w:ascii="Times New Roman" w:eastAsia="Times New Roman" w:hAnsi="Times New Roman" w:cs="Times New Roman"/>
            <w:sz w:val="28"/>
            <w:szCs w:val="28"/>
            <w:lang w:eastAsia="ru-RU"/>
          </w:rPr>
          <w:t>больший функционал, чем аналоги.</w:t>
        </w:r>
      </w:ins>
    </w:p>
    <w:p w14:paraId="151E275F" w14:textId="77777777" w:rsidR="00667D61" w:rsidRPr="00630D51" w:rsidDel="0046703E" w:rsidRDefault="00667D61">
      <w:pPr>
        <w:spacing w:before="100" w:beforeAutospacing="1" w:after="100" w:afterAutospacing="1" w:line="360" w:lineRule="auto"/>
        <w:jc w:val="both"/>
        <w:rPr>
          <w:del w:id="440" w:author="Юлия Новокшанова" w:date="2020-02-09T15:13:00Z"/>
          <w:rFonts w:ascii="Times New Roman" w:eastAsia="Times New Roman" w:hAnsi="Times New Roman" w:cs="Times New Roman"/>
          <w:sz w:val="28"/>
          <w:szCs w:val="28"/>
          <w:lang w:eastAsia="ru-RU"/>
          <w:rPrChange w:id="441" w:author="Юлия Новокшанова" w:date="2020-02-09T13:06:00Z">
            <w:rPr>
              <w:del w:id="442" w:author="Юлия Новокшанова" w:date="2020-02-09T15:13:00Z"/>
              <w:rFonts w:ascii="Times New Roman" w:eastAsia="Times New Roman" w:hAnsi="Times New Roman" w:cs="Times New Roman"/>
              <w:lang w:eastAsia="ru-RU"/>
            </w:rPr>
          </w:rPrChange>
        </w:rPr>
        <w:pPrChange w:id="443" w:author="Юлия Новокшанова" w:date="2020-02-09T13:07:00Z">
          <w:pPr>
            <w:spacing w:before="100" w:beforeAutospacing="1" w:after="100" w:afterAutospacing="1"/>
          </w:pPr>
        </w:pPrChange>
      </w:pPr>
      <w:del w:id="444" w:author="Юлия Новокшанова" w:date="2020-02-09T15:13:00Z">
        <w:r w:rsidRPr="00630D51" w:rsidDel="0046703E">
          <w:rPr>
            <w:rFonts w:ascii="Times New Roman" w:eastAsia="Times New Roman" w:hAnsi="Times New Roman" w:cs="Times New Roman"/>
            <w:sz w:val="28"/>
            <w:szCs w:val="28"/>
            <w:lang w:eastAsia="ru-RU"/>
            <w:rPrChange w:id="445" w:author="Юлия Новокшанова" w:date="2020-02-09T13:06:00Z">
              <w:rPr>
                <w:rFonts w:ascii="Times New Roman" w:eastAsia="Times New Roman" w:hAnsi="Times New Roman" w:cs="Times New Roman"/>
                <w:sz w:val="22"/>
                <w:szCs w:val="22"/>
                <w:lang w:eastAsia="ru-RU"/>
              </w:rPr>
            </w:rPrChange>
          </w:rPr>
          <w:delText xml:space="preserve">Значит ли это, что у него меньше функций? Вовсе нет! </w:delText>
        </w:r>
      </w:del>
    </w:p>
    <w:p w14:paraId="40D93331" w14:textId="77777777" w:rsidR="004A0A62" w:rsidRDefault="00667D61" w:rsidP="00630D51">
      <w:pPr>
        <w:spacing w:before="100" w:beforeAutospacing="1" w:after="100" w:afterAutospacing="1" w:line="360" w:lineRule="auto"/>
        <w:jc w:val="both"/>
        <w:rPr>
          <w:ins w:id="446" w:author="Юлия Новокшанова" w:date="2020-02-09T17:04:00Z"/>
          <w:rFonts w:ascii="Times New Roman" w:eastAsia="Times New Roman" w:hAnsi="Times New Roman" w:cs="Times New Roman"/>
          <w:sz w:val="28"/>
          <w:szCs w:val="28"/>
          <w:shd w:val="clear" w:color="auto" w:fill="FFFFFF"/>
          <w:lang w:eastAsia="ru-RU"/>
        </w:rPr>
      </w:pPr>
      <w:r w:rsidRPr="00630D51">
        <w:rPr>
          <w:rFonts w:ascii="Times New Roman" w:eastAsia="Times New Roman" w:hAnsi="Times New Roman" w:cs="Times New Roman"/>
          <w:sz w:val="28"/>
          <w:szCs w:val="28"/>
          <w:shd w:val="clear" w:color="auto" w:fill="FFFFFF"/>
          <w:lang w:eastAsia="ru-RU"/>
          <w:rPrChange w:id="447" w:author="Юлия Новокшанова" w:date="2020-02-09T13:06:00Z">
            <w:rPr>
              <w:rFonts w:ascii="Times New Roman" w:eastAsia="Times New Roman" w:hAnsi="Times New Roman" w:cs="Times New Roman"/>
              <w:sz w:val="22"/>
              <w:szCs w:val="22"/>
              <w:shd w:val="clear" w:color="auto" w:fill="FFFFFF"/>
              <w:lang w:eastAsia="ru-RU"/>
            </w:rPr>
          </w:rPrChange>
        </w:rPr>
        <w:t>1 Используемые методы</w:t>
      </w:r>
    </w:p>
    <w:p w14:paraId="678DBAD0" w14:textId="77777777" w:rsidR="00667D61" w:rsidRPr="00630D51" w:rsidRDefault="00444A91">
      <w:pPr>
        <w:spacing w:before="100" w:beforeAutospacing="1" w:after="100" w:afterAutospacing="1" w:line="360" w:lineRule="auto"/>
        <w:jc w:val="both"/>
        <w:rPr>
          <w:rFonts w:ascii="Times New Roman" w:eastAsia="Times New Roman" w:hAnsi="Times New Roman" w:cs="Times New Roman"/>
          <w:sz w:val="28"/>
          <w:szCs w:val="28"/>
          <w:lang w:eastAsia="ru-RU"/>
          <w:rPrChange w:id="448" w:author="Юлия Новокшанова" w:date="2020-02-09T13:06:00Z">
            <w:rPr>
              <w:rFonts w:ascii="Times New Roman" w:eastAsia="Times New Roman" w:hAnsi="Times New Roman" w:cs="Times New Roman"/>
              <w:lang w:eastAsia="ru-RU"/>
            </w:rPr>
          </w:rPrChange>
        </w:rPr>
        <w:pPrChange w:id="449" w:author="Юлия Новокшанова" w:date="2020-02-09T13:07:00Z">
          <w:pPr>
            <w:spacing w:before="100" w:beforeAutospacing="1" w:after="100" w:afterAutospacing="1"/>
          </w:pPr>
        </w:pPrChange>
      </w:pPr>
      <w:ins w:id="450" w:author="Юлия Новокшанова" w:date="2020-02-09T17:04:00Z">
        <w:r>
          <w:rPr>
            <w:rFonts w:ascii="Times New Roman" w:eastAsia="Times New Roman" w:hAnsi="Times New Roman" w:cs="Times New Roman"/>
            <w:sz w:val="28"/>
            <w:szCs w:val="28"/>
            <w:shd w:val="clear" w:color="auto" w:fill="FFFFFF"/>
            <w:lang w:eastAsia="ru-RU"/>
          </w:rPr>
          <w:t xml:space="preserve">Приложение было написано на языке </w:t>
        </w:r>
        <w:r>
          <w:rPr>
            <w:rFonts w:ascii="Times New Roman" w:eastAsia="Times New Roman" w:hAnsi="Times New Roman" w:cs="Times New Roman"/>
            <w:sz w:val="28"/>
            <w:szCs w:val="28"/>
            <w:shd w:val="clear" w:color="auto" w:fill="FFFFFF"/>
            <w:lang w:val="en-US" w:eastAsia="ru-RU"/>
          </w:rPr>
          <w:t>Python</w:t>
        </w:r>
        <w:r w:rsidRPr="00444A91">
          <w:rPr>
            <w:rFonts w:ascii="Times New Roman" w:eastAsia="Times New Roman" w:hAnsi="Times New Roman" w:cs="Times New Roman"/>
            <w:sz w:val="28"/>
            <w:szCs w:val="28"/>
            <w:shd w:val="clear" w:color="auto" w:fill="FFFFFF"/>
            <w:lang w:eastAsia="ru-RU"/>
            <w:rPrChange w:id="451" w:author="Юлия Новокшанова" w:date="2020-02-09T17:05:00Z">
              <w:rPr>
                <w:rFonts w:ascii="Times New Roman" w:eastAsia="Times New Roman" w:hAnsi="Times New Roman" w:cs="Times New Roman"/>
                <w:sz w:val="28"/>
                <w:szCs w:val="28"/>
                <w:shd w:val="clear" w:color="auto" w:fill="FFFFFF"/>
                <w:lang w:val="en-US" w:eastAsia="ru-RU"/>
              </w:rPr>
            </w:rPrChange>
          </w:rPr>
          <w:t xml:space="preserve"> 3</w:t>
        </w:r>
      </w:ins>
      <w:ins w:id="452" w:author="Юлия Новокшанова" w:date="2020-02-09T17:06:00Z">
        <w:r w:rsidRPr="00444A91">
          <w:rPr>
            <w:rFonts w:ascii="Times New Roman" w:eastAsia="Times New Roman" w:hAnsi="Times New Roman" w:cs="Times New Roman"/>
            <w:sz w:val="28"/>
            <w:szCs w:val="28"/>
            <w:shd w:val="clear" w:color="auto" w:fill="FFFFFF"/>
            <w:lang w:eastAsia="ru-RU"/>
            <w:rPrChange w:id="453" w:author="Юлия Новокшанова" w:date="2020-02-09T17:06:00Z">
              <w:rPr>
                <w:rFonts w:ascii="Times New Roman" w:eastAsia="Times New Roman" w:hAnsi="Times New Roman" w:cs="Times New Roman"/>
                <w:sz w:val="28"/>
                <w:szCs w:val="28"/>
                <w:shd w:val="clear" w:color="auto" w:fill="FFFFFF"/>
                <w:lang w:val="en-US" w:eastAsia="ru-RU"/>
              </w:rPr>
            </w:rPrChange>
          </w:rPr>
          <w:t xml:space="preserve">. </w:t>
        </w:r>
        <w:r>
          <w:rPr>
            <w:rFonts w:ascii="Times New Roman" w:eastAsia="Times New Roman" w:hAnsi="Times New Roman" w:cs="Times New Roman"/>
            <w:sz w:val="28"/>
            <w:szCs w:val="28"/>
            <w:shd w:val="clear" w:color="auto" w:fill="FFFFFF"/>
            <w:lang w:eastAsia="ru-RU"/>
          </w:rPr>
          <w:t xml:space="preserve">Также для создания веб-интерфейса использовался язык </w:t>
        </w:r>
        <w:r>
          <w:rPr>
            <w:rFonts w:ascii="Times New Roman" w:eastAsia="Times New Roman" w:hAnsi="Times New Roman" w:cs="Times New Roman"/>
            <w:sz w:val="28"/>
            <w:szCs w:val="28"/>
            <w:shd w:val="clear" w:color="auto" w:fill="FFFFFF"/>
            <w:lang w:val="en-US" w:eastAsia="ru-RU"/>
          </w:rPr>
          <w:t>HTML</w:t>
        </w:r>
        <w:r w:rsidRPr="00444A91">
          <w:rPr>
            <w:rFonts w:ascii="Times New Roman" w:eastAsia="Times New Roman" w:hAnsi="Times New Roman" w:cs="Times New Roman"/>
            <w:sz w:val="28"/>
            <w:szCs w:val="28"/>
            <w:shd w:val="clear" w:color="auto" w:fill="FFFFFF"/>
            <w:lang w:eastAsia="ru-RU"/>
            <w:rPrChange w:id="454" w:author="Юлия Новокшанова" w:date="2020-02-09T17:06:00Z">
              <w:rPr>
                <w:rFonts w:ascii="Times New Roman" w:eastAsia="Times New Roman" w:hAnsi="Times New Roman" w:cs="Times New Roman"/>
                <w:sz w:val="28"/>
                <w:szCs w:val="28"/>
                <w:shd w:val="clear" w:color="auto" w:fill="FFFFFF"/>
                <w:lang w:val="en-US" w:eastAsia="ru-RU"/>
              </w:rPr>
            </w:rPrChange>
          </w:rPr>
          <w:t>5.</w:t>
        </w:r>
      </w:ins>
      <w:del w:id="455" w:author="Юлия Новокшанова" w:date="2020-02-09T17:05:00Z">
        <w:r w:rsidR="00667D61" w:rsidRPr="00630D51" w:rsidDel="00444A91">
          <w:rPr>
            <w:rFonts w:ascii="Times New Roman" w:eastAsia="Times New Roman" w:hAnsi="Times New Roman" w:cs="Times New Roman"/>
            <w:sz w:val="28"/>
            <w:szCs w:val="28"/>
            <w:shd w:val="clear" w:color="auto" w:fill="FFFFFF"/>
            <w:lang w:eastAsia="ru-RU"/>
            <w:rPrChange w:id="456" w:author="Юлия Новокшанова" w:date="2020-02-09T13:06:00Z">
              <w:rPr>
                <w:rFonts w:ascii="Times New Roman" w:eastAsia="Times New Roman" w:hAnsi="Times New Roman" w:cs="Times New Roman"/>
                <w:sz w:val="22"/>
                <w:szCs w:val="22"/>
                <w:shd w:val="clear" w:color="auto" w:fill="FFFFFF"/>
                <w:lang w:eastAsia="ru-RU"/>
              </w:rPr>
            </w:rPrChange>
          </w:rPr>
          <w:delText xml:space="preserve"> </w:delText>
        </w:r>
      </w:del>
    </w:p>
    <w:p w14:paraId="43449980" w14:textId="77777777" w:rsidR="00667D61" w:rsidRPr="00630D51" w:rsidDel="004A0A62" w:rsidRDefault="00667D61">
      <w:pPr>
        <w:spacing w:before="100" w:beforeAutospacing="1" w:after="100" w:afterAutospacing="1" w:line="360" w:lineRule="auto"/>
        <w:jc w:val="both"/>
        <w:rPr>
          <w:del w:id="457" w:author="Юлия Новокшанова" w:date="2020-02-09T17:04:00Z"/>
          <w:rFonts w:ascii="Times New Roman" w:eastAsia="Times New Roman" w:hAnsi="Times New Roman" w:cs="Times New Roman"/>
          <w:sz w:val="28"/>
          <w:szCs w:val="28"/>
          <w:lang w:eastAsia="ru-RU"/>
          <w:rPrChange w:id="458" w:author="Юлия Новокшанова" w:date="2020-02-09T13:06:00Z">
            <w:rPr>
              <w:del w:id="459" w:author="Юлия Новокшанова" w:date="2020-02-09T17:04:00Z"/>
              <w:rFonts w:ascii="Times New Roman" w:eastAsia="Times New Roman" w:hAnsi="Times New Roman" w:cs="Times New Roman"/>
              <w:lang w:eastAsia="ru-RU"/>
            </w:rPr>
          </w:rPrChange>
        </w:rPr>
        <w:pPrChange w:id="460" w:author="Юлия Новокшанова" w:date="2020-02-09T13:07:00Z">
          <w:pPr>
            <w:spacing w:before="100" w:beforeAutospacing="1" w:after="100" w:afterAutospacing="1"/>
          </w:pPr>
        </w:pPrChange>
      </w:pPr>
      <w:del w:id="461" w:author="Юлия Новокшанова" w:date="2020-02-09T17:04:00Z">
        <w:r w:rsidRPr="00630D51" w:rsidDel="004A0A62">
          <w:rPr>
            <w:rFonts w:ascii="Times New Roman" w:eastAsia="Times New Roman" w:hAnsi="Times New Roman" w:cs="Times New Roman"/>
            <w:sz w:val="28"/>
            <w:szCs w:val="28"/>
            <w:shd w:val="clear" w:color="auto" w:fill="FFFFFF"/>
            <w:lang w:eastAsia="ru-RU"/>
            <w:rPrChange w:id="462" w:author="Юлия Новокшанова" w:date="2020-02-09T13:06:00Z">
              <w:rPr>
                <w:rFonts w:ascii="Times New Roman" w:eastAsia="Times New Roman" w:hAnsi="Times New Roman" w:cs="Times New Roman"/>
                <w:sz w:val="22"/>
                <w:szCs w:val="22"/>
                <w:shd w:val="clear" w:color="auto" w:fill="FFFFFF"/>
                <w:lang w:eastAsia="ru-RU"/>
              </w:rPr>
            </w:rPrChange>
          </w:rPr>
          <w:delText xml:space="preserve">Мобильный фоторедактор polo был написан на языке программирования Java с использованием Android SDK в интегрированной среде разработки Android Studio. Для написания приложения был выбран именно этот язык из-за гибкой системы безопасности, инфраструктуры JVM, автоматического управления памятью, встроенных средств создания многопоточных программ и огромнейшего количества библиотек. </w:delText>
        </w:r>
      </w:del>
    </w:p>
    <w:p w14:paraId="39C19878" w14:textId="77777777" w:rsidR="00667D61" w:rsidDel="00AB7C3D" w:rsidRDefault="00667D61" w:rsidP="00630D51">
      <w:pPr>
        <w:spacing w:before="100" w:beforeAutospacing="1" w:after="100" w:afterAutospacing="1" w:line="360" w:lineRule="auto"/>
        <w:jc w:val="both"/>
        <w:rPr>
          <w:del w:id="463" w:author="Юлия Новокшанова" w:date="2020-02-09T18:11:00Z"/>
          <w:rFonts w:ascii="Times New Roman" w:eastAsia="Times New Roman" w:hAnsi="Times New Roman" w:cs="Times New Roman"/>
          <w:sz w:val="28"/>
          <w:szCs w:val="28"/>
          <w:shd w:val="clear" w:color="auto" w:fill="FFFFFF"/>
          <w:lang w:eastAsia="ru-RU"/>
        </w:rPr>
      </w:pPr>
      <w:del w:id="464" w:author="Юлия Новокшанова" w:date="2020-02-09T18:11:00Z">
        <w:r w:rsidRPr="00630D51" w:rsidDel="00AB7C3D">
          <w:rPr>
            <w:rFonts w:ascii="Times New Roman" w:eastAsia="Times New Roman" w:hAnsi="Times New Roman" w:cs="Times New Roman"/>
            <w:sz w:val="28"/>
            <w:szCs w:val="28"/>
            <w:shd w:val="clear" w:color="auto" w:fill="FFFFFF"/>
            <w:lang w:eastAsia="ru-RU"/>
            <w:rPrChange w:id="465" w:author="Юлия Новокшанова" w:date="2020-02-09T13:06:00Z">
              <w:rPr>
                <w:rFonts w:ascii="Times New Roman" w:eastAsia="Times New Roman" w:hAnsi="Times New Roman" w:cs="Times New Roman"/>
                <w:sz w:val="22"/>
                <w:szCs w:val="22"/>
                <w:shd w:val="clear" w:color="auto" w:fill="FFFFFF"/>
                <w:lang w:eastAsia="ru-RU"/>
              </w:rPr>
            </w:rPrChange>
          </w:rPr>
          <w:delText xml:space="preserve">Google давно полюбил этот язык и именно поэтому решил сделать свою мобильную ОС на этом языке. Android построен на особом ядре Linux и переработанной виртуальной машине Java. Она и является прослойкой между приложением и ядром системы. В итоге, почти любое приложение, которое запускается там, должно быть написано на этом языке. Конечно, можно использовать и другие (Python, C++, JavaScript и даже PHP), но они будут работать медленнее. Также под эти задачи написано гораздо меньше библиотек. </w:delText>
        </w:r>
      </w:del>
    </w:p>
    <w:p w14:paraId="53030CAF" w14:textId="77777777" w:rsidR="00AB7C3D" w:rsidRPr="00AB7C3D" w:rsidRDefault="00AB7C3D">
      <w:pPr>
        <w:spacing w:before="100" w:beforeAutospacing="1" w:after="100" w:afterAutospacing="1" w:line="360" w:lineRule="auto"/>
        <w:jc w:val="both"/>
        <w:rPr>
          <w:ins w:id="466" w:author="Юлия Новокшанова" w:date="2020-02-09T18:11:00Z"/>
          <w:rFonts w:ascii="Times New Roman" w:eastAsia="Times New Roman" w:hAnsi="Times New Roman" w:cs="Times New Roman"/>
          <w:sz w:val="28"/>
          <w:szCs w:val="28"/>
          <w:lang w:eastAsia="ru-RU"/>
          <w:rPrChange w:id="467" w:author="Юлия Новокшанова" w:date="2020-02-09T18:11:00Z">
            <w:rPr>
              <w:ins w:id="468" w:author="Юлия Новокшанова" w:date="2020-02-09T18:11:00Z"/>
              <w:rFonts w:ascii="Times New Roman" w:eastAsia="Times New Roman" w:hAnsi="Times New Roman" w:cs="Times New Roman"/>
              <w:lang w:eastAsia="ru-RU"/>
            </w:rPr>
          </w:rPrChange>
        </w:rPr>
        <w:pPrChange w:id="469" w:author="Юлия Новокшанова" w:date="2020-02-09T13:07:00Z">
          <w:pPr>
            <w:spacing w:before="100" w:beforeAutospacing="1" w:after="100" w:afterAutospacing="1"/>
          </w:pPr>
        </w:pPrChange>
      </w:pPr>
      <w:ins w:id="470" w:author="Юлия Новокшанова" w:date="2020-02-09T18:11:00Z">
        <w:r>
          <w:rPr>
            <w:rFonts w:ascii="Times New Roman" w:eastAsia="Times New Roman" w:hAnsi="Times New Roman" w:cs="Times New Roman"/>
            <w:sz w:val="28"/>
            <w:szCs w:val="28"/>
            <w:lang w:eastAsia="ru-RU"/>
          </w:rPr>
          <w:t xml:space="preserve">Я выбрал язык </w:t>
        </w:r>
        <w:r>
          <w:rPr>
            <w:rFonts w:ascii="Times New Roman" w:eastAsia="Times New Roman" w:hAnsi="Times New Roman" w:cs="Times New Roman"/>
            <w:sz w:val="28"/>
            <w:szCs w:val="28"/>
            <w:lang w:val="en-US" w:eastAsia="ru-RU"/>
          </w:rPr>
          <w:t>Python</w:t>
        </w:r>
        <w:r>
          <w:rPr>
            <w:rFonts w:ascii="Times New Roman" w:eastAsia="Times New Roman" w:hAnsi="Times New Roman" w:cs="Times New Roman"/>
            <w:sz w:val="28"/>
            <w:szCs w:val="28"/>
            <w:lang w:eastAsia="ru-RU"/>
          </w:rPr>
          <w:t>, потому что он прост в использовании</w:t>
        </w:r>
      </w:ins>
      <w:ins w:id="471" w:author="Юлия Новокшанова" w:date="2020-02-09T18:12:00Z">
        <w:r>
          <w:rPr>
            <w:rFonts w:ascii="Times New Roman" w:eastAsia="Times New Roman" w:hAnsi="Times New Roman" w:cs="Times New Roman"/>
            <w:sz w:val="28"/>
            <w:szCs w:val="28"/>
            <w:lang w:eastAsia="ru-RU"/>
          </w:rPr>
          <w:t xml:space="preserve"> и </w:t>
        </w:r>
        <w:r w:rsidR="00166DBD">
          <w:rPr>
            <w:rFonts w:ascii="Times New Roman" w:eastAsia="Times New Roman" w:hAnsi="Times New Roman" w:cs="Times New Roman"/>
            <w:sz w:val="28"/>
            <w:szCs w:val="28"/>
            <w:lang w:eastAsia="ru-RU"/>
          </w:rPr>
          <w:t>для него написано множество библиотек, которые упрощают работу.</w:t>
        </w:r>
      </w:ins>
    </w:p>
    <w:p w14:paraId="370A6E4A" w14:textId="77777777" w:rsidR="00667D61" w:rsidDel="00166DBD" w:rsidRDefault="00166DBD" w:rsidP="00630D51">
      <w:pPr>
        <w:spacing w:before="100" w:beforeAutospacing="1" w:after="100" w:afterAutospacing="1" w:line="360" w:lineRule="auto"/>
        <w:jc w:val="both"/>
        <w:rPr>
          <w:del w:id="472" w:author="Юлия Новокшанова" w:date="2020-02-09T18:12:00Z"/>
          <w:rFonts w:ascii="Times New Roman" w:eastAsia="Times New Roman" w:hAnsi="Times New Roman" w:cs="Times New Roman"/>
          <w:sz w:val="28"/>
          <w:szCs w:val="28"/>
          <w:shd w:val="clear" w:color="auto" w:fill="FFFFFF"/>
          <w:lang w:eastAsia="ru-RU"/>
        </w:rPr>
      </w:pPr>
      <w:ins w:id="473" w:author="Юлия Новокшанова" w:date="2020-02-09T18:12:00Z">
        <w:r>
          <w:rPr>
            <w:rFonts w:ascii="Times New Roman" w:eastAsia="Times New Roman" w:hAnsi="Times New Roman" w:cs="Times New Roman"/>
            <w:sz w:val="28"/>
            <w:szCs w:val="28"/>
            <w:shd w:val="clear" w:color="auto" w:fill="FFFFFF"/>
            <w:lang w:eastAsia="ru-RU"/>
          </w:rPr>
          <w:t xml:space="preserve">Приложение </w:t>
        </w:r>
      </w:ins>
      <w:ins w:id="474" w:author="Юлия Новокшанова" w:date="2020-02-24T17:26:00Z">
        <w:r w:rsidR="003147A6">
          <w:rPr>
            <w:rFonts w:ascii="Times New Roman" w:eastAsia="Times New Roman" w:hAnsi="Times New Roman" w:cs="Times New Roman"/>
            <w:sz w:val="28"/>
            <w:szCs w:val="28"/>
            <w:shd w:val="clear" w:color="auto" w:fill="FFFFFF"/>
            <w:lang w:eastAsia="ru-RU"/>
          </w:rPr>
          <w:t>сост</w:t>
        </w:r>
      </w:ins>
      <w:ins w:id="475" w:author="Юлия Новокшанова" w:date="2020-02-24T17:33:00Z">
        <w:r w:rsidR="003E7AA4">
          <w:rPr>
            <w:rFonts w:ascii="Times New Roman" w:eastAsia="Times New Roman" w:hAnsi="Times New Roman" w:cs="Times New Roman"/>
            <w:sz w:val="28"/>
            <w:szCs w:val="28"/>
            <w:shd w:val="clear" w:color="auto" w:fill="FFFFFF"/>
            <w:lang w:eastAsia="ru-RU"/>
          </w:rPr>
          <w:t>о</w:t>
        </w:r>
      </w:ins>
      <w:ins w:id="476" w:author="Юлия Новокшанова" w:date="2020-02-24T17:26:00Z">
        <w:r w:rsidR="003147A6">
          <w:rPr>
            <w:rFonts w:ascii="Times New Roman" w:eastAsia="Times New Roman" w:hAnsi="Times New Roman" w:cs="Times New Roman"/>
            <w:sz w:val="28"/>
            <w:szCs w:val="28"/>
            <w:shd w:val="clear" w:color="auto" w:fill="FFFFFF"/>
            <w:lang w:eastAsia="ru-RU"/>
          </w:rPr>
          <w:t>ит</w:t>
        </w:r>
      </w:ins>
      <w:ins w:id="477" w:author="Юлия Новокшанова" w:date="2020-02-09T18:12:00Z">
        <w:r>
          <w:rPr>
            <w:rFonts w:ascii="Times New Roman" w:eastAsia="Times New Roman" w:hAnsi="Times New Roman" w:cs="Times New Roman"/>
            <w:sz w:val="28"/>
            <w:szCs w:val="28"/>
            <w:shd w:val="clear" w:color="auto" w:fill="FFFFFF"/>
            <w:lang w:eastAsia="ru-RU"/>
          </w:rPr>
          <w:t xml:space="preserve"> из </w:t>
        </w:r>
      </w:ins>
      <w:ins w:id="478" w:author="Юлия Новокшанова" w:date="2020-02-24T17:26:00Z">
        <w:r w:rsidR="003147A6">
          <w:rPr>
            <w:rFonts w:ascii="Times New Roman" w:eastAsia="Times New Roman" w:hAnsi="Times New Roman" w:cs="Times New Roman"/>
            <w:sz w:val="28"/>
            <w:szCs w:val="28"/>
            <w:shd w:val="clear" w:color="auto" w:fill="FFFFFF"/>
            <w:lang w:eastAsia="ru-RU"/>
          </w:rPr>
          <w:t>нескольких</w:t>
        </w:r>
      </w:ins>
      <w:ins w:id="479" w:author="Юлия Новокшанова" w:date="2020-02-09T18:12:00Z">
        <w:r>
          <w:rPr>
            <w:rFonts w:ascii="Times New Roman" w:eastAsia="Times New Roman" w:hAnsi="Times New Roman" w:cs="Times New Roman"/>
            <w:sz w:val="28"/>
            <w:szCs w:val="28"/>
            <w:shd w:val="clear" w:color="auto" w:fill="FFFFFF"/>
            <w:lang w:eastAsia="ru-RU"/>
          </w:rPr>
          <w:t xml:space="preserve"> </w:t>
        </w:r>
      </w:ins>
      <w:ins w:id="480" w:author="Юлия Новокшанова" w:date="2020-02-24T17:38:00Z">
        <w:r w:rsidR="003E7AA4">
          <w:rPr>
            <w:rFonts w:ascii="Times New Roman" w:eastAsia="Times New Roman" w:hAnsi="Times New Roman" w:cs="Times New Roman"/>
            <w:sz w:val="28"/>
            <w:szCs w:val="28"/>
            <w:shd w:val="clear" w:color="auto" w:fill="FFFFFF"/>
            <w:lang w:eastAsia="ru-RU"/>
          </w:rPr>
          <w:t xml:space="preserve">функциональных </w:t>
        </w:r>
      </w:ins>
      <w:ins w:id="481" w:author="Юлия Новокшанова" w:date="2020-02-24T17:37:00Z">
        <w:r w:rsidR="003E7AA4">
          <w:rPr>
            <w:rFonts w:ascii="Times New Roman" w:eastAsia="Times New Roman" w:hAnsi="Times New Roman" w:cs="Times New Roman"/>
            <w:sz w:val="28"/>
            <w:szCs w:val="28"/>
            <w:shd w:val="clear" w:color="auto" w:fill="FFFFFF"/>
            <w:lang w:eastAsia="ru-RU"/>
          </w:rPr>
          <w:t>бло</w:t>
        </w:r>
      </w:ins>
      <w:ins w:id="482" w:author="Юлия Новокшанова" w:date="2020-02-24T17:38:00Z">
        <w:r w:rsidR="003E7AA4">
          <w:rPr>
            <w:rFonts w:ascii="Times New Roman" w:eastAsia="Times New Roman" w:hAnsi="Times New Roman" w:cs="Times New Roman"/>
            <w:sz w:val="28"/>
            <w:szCs w:val="28"/>
            <w:shd w:val="clear" w:color="auto" w:fill="FFFFFF"/>
            <w:lang w:eastAsia="ru-RU"/>
          </w:rPr>
          <w:t>ков</w:t>
        </w:r>
      </w:ins>
      <w:ins w:id="483" w:author="Юлия Новокшанова" w:date="2020-02-09T18:12:00Z">
        <w:r>
          <w:rPr>
            <w:rFonts w:ascii="Times New Roman" w:eastAsia="Times New Roman" w:hAnsi="Times New Roman" w:cs="Times New Roman"/>
            <w:sz w:val="28"/>
            <w:szCs w:val="28"/>
            <w:shd w:val="clear" w:color="auto" w:fill="FFFFFF"/>
            <w:lang w:eastAsia="ru-RU"/>
          </w:rPr>
          <w:t xml:space="preserve">: </w:t>
        </w:r>
      </w:ins>
      <w:del w:id="484" w:author="Юлия Новокшанова" w:date="2020-02-09T18:12:00Z">
        <w:r w:rsidR="00667D61" w:rsidRPr="00630D51" w:rsidDel="00166DBD">
          <w:rPr>
            <w:rFonts w:ascii="Times New Roman" w:eastAsia="Times New Roman" w:hAnsi="Times New Roman" w:cs="Times New Roman"/>
            <w:sz w:val="28"/>
            <w:szCs w:val="28"/>
            <w:shd w:val="clear" w:color="auto" w:fill="FFFFFF"/>
            <w:lang w:eastAsia="ru-RU"/>
            <w:rPrChange w:id="485" w:author="Юлия Новокшанова" w:date="2020-02-09T13:06:00Z">
              <w:rPr>
                <w:rFonts w:ascii="Times New Roman" w:eastAsia="Times New Roman" w:hAnsi="Times New Roman" w:cs="Times New Roman"/>
                <w:sz w:val="22"/>
                <w:szCs w:val="22"/>
                <w:shd w:val="clear" w:color="auto" w:fill="FFFFFF"/>
                <w:lang w:eastAsia="ru-RU"/>
              </w:rPr>
            </w:rPrChange>
          </w:rPr>
          <w:delText xml:space="preserve">Приложение состоит из нескольких окон: EditActivity, MainActivity, FeedActivity, FinalActivity и другие. Их подробное описание и назначение будет дано далее. </w:delText>
        </w:r>
      </w:del>
    </w:p>
    <w:p w14:paraId="2635E91F" w14:textId="77777777" w:rsidR="00166DBD" w:rsidRDefault="00166DBD" w:rsidP="00630D51">
      <w:pPr>
        <w:spacing w:before="100" w:beforeAutospacing="1" w:after="100" w:afterAutospacing="1" w:line="360" w:lineRule="auto"/>
        <w:jc w:val="both"/>
        <w:rPr>
          <w:ins w:id="486" w:author="Юлия Новокшанова" w:date="2020-02-09T18:13:00Z"/>
          <w:rFonts w:ascii="Times New Roman" w:eastAsia="Times New Roman" w:hAnsi="Times New Roman" w:cs="Times New Roman"/>
          <w:sz w:val="28"/>
          <w:szCs w:val="28"/>
          <w:lang w:eastAsia="ru-RU"/>
        </w:rPr>
      </w:pPr>
    </w:p>
    <w:p w14:paraId="7D3D14BD" w14:textId="77777777" w:rsidR="00166DBD" w:rsidRDefault="00166DBD" w:rsidP="00166DBD">
      <w:pPr>
        <w:pStyle w:val="a6"/>
        <w:numPr>
          <w:ilvl w:val="0"/>
          <w:numId w:val="5"/>
        </w:numPr>
        <w:spacing w:before="100" w:beforeAutospacing="1" w:after="100" w:afterAutospacing="1" w:line="360" w:lineRule="auto"/>
        <w:jc w:val="both"/>
        <w:rPr>
          <w:ins w:id="487" w:author="Юлия Новокшанова" w:date="2020-02-09T18:13:00Z"/>
          <w:rFonts w:ascii="Times New Roman" w:eastAsia="Times New Roman" w:hAnsi="Times New Roman" w:cs="Times New Roman"/>
          <w:sz w:val="28"/>
          <w:szCs w:val="28"/>
          <w:lang w:eastAsia="ru-RU"/>
        </w:rPr>
      </w:pPr>
      <w:ins w:id="488" w:author="Юлия Новокшанова" w:date="2020-02-09T18:13:00Z">
        <w:r>
          <w:rPr>
            <w:rFonts w:ascii="Times New Roman" w:eastAsia="Times New Roman" w:hAnsi="Times New Roman" w:cs="Times New Roman"/>
            <w:sz w:val="28"/>
            <w:szCs w:val="28"/>
            <w:lang w:eastAsia="ru-RU"/>
          </w:rPr>
          <w:t xml:space="preserve">Программа, которая </w:t>
        </w:r>
      </w:ins>
      <w:ins w:id="489" w:author="Юлия Новокшанова" w:date="2020-02-24T17:26:00Z">
        <w:r w:rsidR="003147A6">
          <w:rPr>
            <w:rFonts w:ascii="Times New Roman" w:eastAsia="Times New Roman" w:hAnsi="Times New Roman" w:cs="Times New Roman"/>
            <w:sz w:val="28"/>
            <w:szCs w:val="28"/>
            <w:lang w:eastAsia="ru-RU"/>
          </w:rPr>
          <w:t>осуществляет</w:t>
        </w:r>
      </w:ins>
      <w:ins w:id="490" w:author="Юлия Новокшанова" w:date="2020-02-09T18:13:00Z">
        <w:r>
          <w:rPr>
            <w:rFonts w:ascii="Times New Roman" w:eastAsia="Times New Roman" w:hAnsi="Times New Roman" w:cs="Times New Roman"/>
            <w:sz w:val="28"/>
            <w:szCs w:val="28"/>
            <w:lang w:eastAsia="ru-RU"/>
          </w:rPr>
          <w:t xml:space="preserve"> запись</w:t>
        </w:r>
      </w:ins>
    </w:p>
    <w:p w14:paraId="2B5185A1" w14:textId="77777777" w:rsidR="00166DBD" w:rsidRDefault="00166DBD" w:rsidP="00166DBD">
      <w:pPr>
        <w:pStyle w:val="a6"/>
        <w:numPr>
          <w:ilvl w:val="0"/>
          <w:numId w:val="5"/>
        </w:numPr>
        <w:spacing w:before="100" w:beforeAutospacing="1" w:after="100" w:afterAutospacing="1" w:line="360" w:lineRule="auto"/>
        <w:jc w:val="both"/>
        <w:rPr>
          <w:ins w:id="491" w:author="Юлия Новокшанова" w:date="2020-02-09T18:13:00Z"/>
          <w:rFonts w:ascii="Times New Roman" w:eastAsia="Times New Roman" w:hAnsi="Times New Roman" w:cs="Times New Roman"/>
          <w:sz w:val="28"/>
          <w:szCs w:val="28"/>
          <w:lang w:eastAsia="ru-RU"/>
        </w:rPr>
      </w:pPr>
      <w:ins w:id="492" w:author="Юлия Новокшанова" w:date="2020-02-09T18:13:00Z">
        <w:r>
          <w:rPr>
            <w:rFonts w:ascii="Times New Roman" w:eastAsia="Times New Roman" w:hAnsi="Times New Roman" w:cs="Times New Roman"/>
            <w:sz w:val="28"/>
            <w:szCs w:val="28"/>
            <w:lang w:val="en-US" w:eastAsia="ru-RU"/>
          </w:rPr>
          <w:t xml:space="preserve">HTML </w:t>
        </w:r>
        <w:r>
          <w:rPr>
            <w:rFonts w:ascii="Times New Roman" w:eastAsia="Times New Roman" w:hAnsi="Times New Roman" w:cs="Times New Roman"/>
            <w:sz w:val="28"/>
            <w:szCs w:val="28"/>
            <w:lang w:eastAsia="ru-RU"/>
          </w:rPr>
          <w:t>страница</w:t>
        </w:r>
      </w:ins>
    </w:p>
    <w:p w14:paraId="71804BC6" w14:textId="77777777" w:rsidR="00166DBD" w:rsidRDefault="00166DBD">
      <w:pPr>
        <w:pStyle w:val="a6"/>
        <w:numPr>
          <w:ilvl w:val="0"/>
          <w:numId w:val="5"/>
        </w:numPr>
        <w:spacing w:before="100" w:beforeAutospacing="1" w:after="100" w:afterAutospacing="1" w:line="360" w:lineRule="auto"/>
        <w:jc w:val="both"/>
        <w:rPr>
          <w:ins w:id="493" w:author="Юлия Новокшанова" w:date="2020-02-13T17:57:00Z"/>
          <w:rFonts w:ascii="Times New Roman" w:eastAsia="Times New Roman" w:hAnsi="Times New Roman" w:cs="Times New Roman"/>
          <w:sz w:val="28"/>
          <w:szCs w:val="28"/>
          <w:lang w:eastAsia="ru-RU"/>
        </w:rPr>
      </w:pPr>
      <w:ins w:id="494" w:author="Юлия Новокшанова" w:date="2020-02-09T18:13:00Z">
        <w:r>
          <w:rPr>
            <w:rFonts w:ascii="Times New Roman" w:eastAsia="Times New Roman" w:hAnsi="Times New Roman" w:cs="Times New Roman"/>
            <w:sz w:val="28"/>
            <w:szCs w:val="28"/>
            <w:lang w:eastAsia="ru-RU"/>
          </w:rPr>
          <w:t xml:space="preserve">Программа, которая связывает </w:t>
        </w:r>
        <w:r>
          <w:rPr>
            <w:rFonts w:ascii="Times New Roman" w:eastAsia="Times New Roman" w:hAnsi="Times New Roman" w:cs="Times New Roman"/>
            <w:sz w:val="28"/>
            <w:szCs w:val="28"/>
            <w:lang w:val="en-US" w:eastAsia="ru-RU"/>
          </w:rPr>
          <w:t>HT</w:t>
        </w:r>
      </w:ins>
      <w:ins w:id="495" w:author="Юлия Новокшанова" w:date="2020-02-09T18:14:00Z">
        <w:r>
          <w:rPr>
            <w:rFonts w:ascii="Times New Roman" w:eastAsia="Times New Roman" w:hAnsi="Times New Roman" w:cs="Times New Roman"/>
            <w:sz w:val="28"/>
            <w:szCs w:val="28"/>
            <w:lang w:val="en-US" w:eastAsia="ru-RU"/>
          </w:rPr>
          <w:t>ML</w:t>
        </w:r>
        <w:r w:rsidRPr="00166DBD">
          <w:rPr>
            <w:rFonts w:ascii="Times New Roman" w:eastAsia="Times New Roman" w:hAnsi="Times New Roman" w:cs="Times New Roman"/>
            <w:sz w:val="28"/>
            <w:szCs w:val="28"/>
            <w:lang w:eastAsia="ru-RU"/>
            <w:rPrChange w:id="496" w:author="Юлия Новокшанова" w:date="2020-02-09T18:14:00Z">
              <w:rPr>
                <w:rFonts w:ascii="Times New Roman" w:eastAsia="Times New Roman" w:hAnsi="Times New Roman" w:cs="Times New Roman"/>
                <w:sz w:val="28"/>
                <w:szCs w:val="28"/>
                <w:lang w:val="en-US" w:eastAsia="ru-RU"/>
              </w:rPr>
            </w:rPrChange>
          </w:rPr>
          <w:t xml:space="preserve"> </w:t>
        </w:r>
        <w:r>
          <w:rPr>
            <w:rFonts w:ascii="Times New Roman" w:eastAsia="Times New Roman" w:hAnsi="Times New Roman" w:cs="Times New Roman"/>
            <w:sz w:val="28"/>
            <w:szCs w:val="28"/>
            <w:lang w:eastAsia="ru-RU"/>
          </w:rPr>
          <w:t xml:space="preserve">страницу и программу записи к врачу, используя </w:t>
        </w:r>
      </w:ins>
      <w:ins w:id="497" w:author="Юлия Новокшанова" w:date="2020-02-24T17:40:00Z">
        <w:r w:rsidR="003E7AA4">
          <w:rPr>
            <w:rFonts w:ascii="Times New Roman" w:eastAsia="Times New Roman" w:hAnsi="Times New Roman" w:cs="Times New Roman"/>
            <w:sz w:val="28"/>
            <w:szCs w:val="28"/>
            <w:lang w:eastAsia="ru-RU"/>
          </w:rPr>
          <w:t>данные,</w:t>
        </w:r>
      </w:ins>
      <w:ins w:id="498" w:author="Юлия Новокшанова" w:date="2020-02-09T18:14:00Z">
        <w:r>
          <w:rPr>
            <w:rFonts w:ascii="Times New Roman" w:eastAsia="Times New Roman" w:hAnsi="Times New Roman" w:cs="Times New Roman"/>
            <w:sz w:val="28"/>
            <w:szCs w:val="28"/>
            <w:lang w:eastAsia="ru-RU"/>
          </w:rPr>
          <w:t xml:space="preserve"> </w:t>
        </w:r>
      </w:ins>
      <w:ins w:id="499" w:author="Юлия Новокшанова" w:date="2020-02-09T18:15:00Z">
        <w:r>
          <w:rPr>
            <w:rFonts w:ascii="Times New Roman" w:eastAsia="Times New Roman" w:hAnsi="Times New Roman" w:cs="Times New Roman"/>
            <w:sz w:val="28"/>
            <w:szCs w:val="28"/>
            <w:lang w:eastAsia="ru-RU"/>
          </w:rPr>
          <w:t>введённые</w:t>
        </w:r>
      </w:ins>
      <w:ins w:id="500" w:author="Юлия Новокшанова" w:date="2020-02-09T18:14:00Z">
        <w:r>
          <w:rPr>
            <w:rFonts w:ascii="Times New Roman" w:eastAsia="Times New Roman" w:hAnsi="Times New Roman" w:cs="Times New Roman"/>
            <w:sz w:val="28"/>
            <w:szCs w:val="28"/>
            <w:lang w:eastAsia="ru-RU"/>
          </w:rPr>
          <w:t xml:space="preserve"> </w:t>
        </w:r>
      </w:ins>
      <w:ins w:id="501" w:author="Юлия Новокшанова" w:date="2020-02-09T18:15:00Z">
        <w:r>
          <w:rPr>
            <w:rFonts w:ascii="Times New Roman" w:eastAsia="Times New Roman" w:hAnsi="Times New Roman" w:cs="Times New Roman"/>
            <w:sz w:val="28"/>
            <w:szCs w:val="28"/>
            <w:lang w:eastAsia="ru-RU"/>
          </w:rPr>
          <w:t>пользователем.</w:t>
        </w:r>
      </w:ins>
    </w:p>
    <w:p w14:paraId="61E7E669" w14:textId="77777777" w:rsidR="003E7AA4" w:rsidRDefault="00012C2C" w:rsidP="003E7AA4">
      <w:pPr>
        <w:pStyle w:val="a6"/>
        <w:numPr>
          <w:ilvl w:val="0"/>
          <w:numId w:val="5"/>
        </w:numPr>
        <w:spacing w:before="100" w:beforeAutospacing="1" w:after="100" w:afterAutospacing="1" w:line="360" w:lineRule="auto"/>
        <w:jc w:val="both"/>
        <w:rPr>
          <w:ins w:id="502" w:author="Юлия Новокшанова" w:date="2020-02-24T17:36:00Z"/>
          <w:rFonts w:ascii="Times New Roman" w:eastAsia="Times New Roman" w:hAnsi="Times New Roman" w:cs="Times New Roman"/>
          <w:sz w:val="28"/>
          <w:szCs w:val="28"/>
          <w:lang w:eastAsia="ru-RU"/>
        </w:rPr>
      </w:pPr>
      <w:ins w:id="503" w:author="Юлия Новокшанова" w:date="2020-02-13T17:57:00Z">
        <w:r>
          <w:rPr>
            <w:rFonts w:ascii="Times New Roman" w:eastAsia="Times New Roman" w:hAnsi="Times New Roman" w:cs="Times New Roman"/>
            <w:sz w:val="28"/>
            <w:szCs w:val="28"/>
            <w:lang w:eastAsia="ru-RU"/>
          </w:rPr>
          <w:t>Программа, которая отвечает за отправку сообщения об успешной записи к в</w:t>
        </w:r>
      </w:ins>
      <w:ins w:id="504" w:author="Юлия Новокшанова" w:date="2020-02-13T17:58:00Z">
        <w:r>
          <w:rPr>
            <w:rFonts w:ascii="Times New Roman" w:eastAsia="Times New Roman" w:hAnsi="Times New Roman" w:cs="Times New Roman"/>
            <w:sz w:val="28"/>
            <w:szCs w:val="28"/>
            <w:lang w:eastAsia="ru-RU"/>
          </w:rPr>
          <w:t>рач</w:t>
        </w:r>
      </w:ins>
      <w:ins w:id="505" w:author="Юлия Новокшанова" w:date="2020-02-23T12:20:00Z">
        <w:r w:rsidR="00FE4A5E">
          <w:rPr>
            <w:rFonts w:ascii="Times New Roman" w:eastAsia="Times New Roman" w:hAnsi="Times New Roman" w:cs="Times New Roman"/>
            <w:sz w:val="28"/>
            <w:szCs w:val="28"/>
            <w:lang w:eastAsia="ru-RU"/>
          </w:rPr>
          <w:t>у.</w:t>
        </w:r>
      </w:ins>
    </w:p>
    <w:p w14:paraId="187F312C" w14:textId="77777777" w:rsidR="003E7AA4" w:rsidRPr="003E7AA4" w:rsidRDefault="003E7AA4">
      <w:pPr>
        <w:spacing w:before="100" w:beforeAutospacing="1" w:after="100" w:afterAutospacing="1" w:line="360" w:lineRule="auto"/>
        <w:jc w:val="both"/>
        <w:rPr>
          <w:ins w:id="506" w:author="Юлия Новокшанова" w:date="2020-02-13T21:02:00Z"/>
          <w:rFonts w:ascii="Times New Roman" w:eastAsia="Times New Roman" w:hAnsi="Times New Roman" w:cs="Times New Roman"/>
          <w:sz w:val="28"/>
          <w:szCs w:val="28"/>
          <w:lang w:eastAsia="ru-RU"/>
          <w:rPrChange w:id="507" w:author="Юлия Новокшанова" w:date="2020-02-24T17:36:00Z">
            <w:rPr>
              <w:ins w:id="508" w:author="Юлия Новокшанова" w:date="2020-02-13T21:02:00Z"/>
              <w:lang w:eastAsia="ru-RU"/>
            </w:rPr>
          </w:rPrChange>
        </w:rPr>
        <w:pPrChange w:id="509" w:author="Юлия Новокшанова" w:date="2020-02-24T17:36:00Z">
          <w:pPr>
            <w:pStyle w:val="a6"/>
            <w:numPr>
              <w:numId w:val="5"/>
            </w:numPr>
            <w:spacing w:before="100" w:beforeAutospacing="1" w:after="100" w:afterAutospacing="1" w:line="360" w:lineRule="auto"/>
            <w:ind w:hanging="360"/>
            <w:jc w:val="both"/>
          </w:pPr>
        </w:pPrChange>
      </w:pPr>
      <w:ins w:id="510" w:author="Юлия Новокшанова" w:date="2020-02-24T17:38:00Z">
        <w:r>
          <w:rPr>
            <w:rFonts w:ascii="Times New Roman" w:eastAsia="Times New Roman" w:hAnsi="Times New Roman" w:cs="Times New Roman"/>
            <w:sz w:val="28"/>
            <w:szCs w:val="28"/>
            <w:lang w:eastAsia="ru-RU"/>
          </w:rPr>
          <w:t>Ниже представлена связь блоков между собой:</w:t>
        </w:r>
      </w:ins>
    </w:p>
    <w:p w14:paraId="628E3575" w14:textId="77777777" w:rsidR="001D1F28" w:rsidRDefault="001D1F28" w:rsidP="001D1F28">
      <w:pPr>
        <w:pStyle w:val="a6"/>
        <w:spacing w:before="100" w:beforeAutospacing="1" w:after="100" w:afterAutospacing="1" w:line="360" w:lineRule="auto"/>
        <w:jc w:val="both"/>
        <w:rPr>
          <w:ins w:id="511" w:author="Юлия Новокшанова" w:date="2020-02-13T21:02:00Z"/>
          <w:rFonts w:ascii="Times New Roman" w:eastAsia="Times New Roman" w:hAnsi="Times New Roman" w:cs="Times New Roman"/>
          <w:sz w:val="28"/>
          <w:szCs w:val="28"/>
          <w:lang w:eastAsia="ru-RU"/>
        </w:rPr>
      </w:pPr>
    </w:p>
    <w:p w14:paraId="04A5A67E" w14:textId="77777777" w:rsidR="001D1F28" w:rsidRDefault="001D1F28" w:rsidP="001D1F28">
      <w:pPr>
        <w:pStyle w:val="a6"/>
        <w:spacing w:before="100" w:beforeAutospacing="1" w:after="100" w:afterAutospacing="1" w:line="360" w:lineRule="auto"/>
        <w:jc w:val="both"/>
        <w:rPr>
          <w:ins w:id="512" w:author="Юлия Новокшанова" w:date="2020-02-23T12:20:00Z"/>
          <w:rFonts w:ascii="Times New Roman" w:eastAsia="Times New Roman" w:hAnsi="Times New Roman" w:cs="Times New Roman"/>
          <w:sz w:val="28"/>
          <w:szCs w:val="28"/>
          <w:lang w:eastAsia="ru-RU"/>
        </w:rPr>
      </w:pPr>
    </w:p>
    <w:p w14:paraId="61F0F335" w14:textId="77777777" w:rsidR="00FE4A5E" w:rsidRDefault="00FE4A5E" w:rsidP="001D1F28">
      <w:pPr>
        <w:pStyle w:val="a6"/>
        <w:spacing w:before="100" w:beforeAutospacing="1" w:after="100" w:afterAutospacing="1" w:line="360" w:lineRule="auto"/>
        <w:jc w:val="both"/>
        <w:rPr>
          <w:ins w:id="513" w:author="Юлия Новокшанова" w:date="2020-02-13T21:04:00Z"/>
          <w:rFonts w:ascii="Times New Roman" w:eastAsia="Times New Roman" w:hAnsi="Times New Roman" w:cs="Times New Roman"/>
          <w:sz w:val="28"/>
          <w:szCs w:val="28"/>
          <w:lang w:eastAsia="ru-RU"/>
        </w:rPr>
      </w:pPr>
      <w:ins w:id="514" w:author="Юлия Новокшанова" w:date="2020-02-13T21:02:00Z">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FE78821" wp14:editId="605E2C42">
                  <wp:simplePos x="0" y="0"/>
                  <wp:positionH relativeFrom="column">
                    <wp:posOffset>460884</wp:posOffset>
                  </wp:positionH>
                  <wp:positionV relativeFrom="paragraph">
                    <wp:posOffset>-462401</wp:posOffset>
                  </wp:positionV>
                  <wp:extent cx="3309977" cy="619676"/>
                  <wp:effectExtent l="0" t="0" r="17780" b="15875"/>
                  <wp:wrapNone/>
                  <wp:docPr id="7" name="Прямоугольник 7"/>
                  <wp:cNvGraphicFramePr/>
                  <a:graphic xmlns:a="http://schemas.openxmlformats.org/drawingml/2006/main">
                    <a:graphicData uri="http://schemas.microsoft.com/office/word/2010/wordprocessingShape">
                      <wps:wsp>
                        <wps:cNvSpPr/>
                        <wps:spPr>
                          <a:xfrm>
                            <a:off x="0" y="0"/>
                            <a:ext cx="3309977" cy="61967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3429D30" w14:textId="77777777" w:rsidR="009974B9" w:rsidRPr="00C625BB" w:rsidRDefault="009974B9">
                              <w:pPr>
                                <w:jc w:val="center"/>
                                <w:rPr>
                                  <w:lang w:val="en-US"/>
                                  <w:rPrChange w:id="515" w:author="Юлия Новокшанова" w:date="2020-02-13T21:03:00Z">
                                    <w:rPr/>
                                  </w:rPrChange>
                                </w:rPr>
                                <w:pPrChange w:id="516" w:author="Юлия Новокшанова" w:date="2020-02-13T21:03:00Z">
                                  <w:pPr/>
                                </w:pPrChange>
                              </w:pPr>
                              <w:ins w:id="517" w:author="Юлия Новокшанова" w:date="2020-02-13T21:03:00Z">
                                <w:r>
                                  <w:rPr>
                                    <w:lang w:val="en-US"/>
                                  </w:rPr>
                                  <w:t>HTML</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E78821" id="Прямоугольник 7" o:spid="_x0000_s1026" style="position:absolute;left:0;text-align:left;margin-left:36.3pt;margin-top:-36.4pt;width:260.65pt;height:48.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" fillcolor="#91bce3 [2168]" strokecolor="#5b9bd5 [3208]" strokeweight=".5pt">
                  <v:fill color2="#7aaddd [2616]" rotate="t" colors="0 #b1cbe9;.5 #a3c1e5;1 #92b9e4" focus="100%" type="gradient">
                    <o:fill v:ext="view" type="gradientUnscaled"/>
                  </v:fill>
                  <v:textbox>
                    <w:txbxContent>
                      <w:p w14:paraId="13429D30" w14:textId="77777777" w:rsidR="009974B9" w:rsidRPr="00C625BB" w:rsidRDefault="009974B9">
                        <w:pPr>
                          <w:jc w:val="center"/>
                          <w:rPr>
                            <w:lang w:val="en-US"/>
                            <w:rPrChange w:id="518" w:author="Юлия Новокшанова" w:date="2020-02-13T21:03:00Z">
                              <w:rPr/>
                            </w:rPrChange>
                          </w:rPr>
                          <w:pPrChange w:id="519" w:author="Юлия Новокшанова" w:date="2020-02-13T21:03:00Z">
                            <w:pPr/>
                          </w:pPrChange>
                        </w:pPr>
                        <w:ins w:id="520" w:author="Юлия Новокшанова" w:date="2020-02-13T21:03:00Z">
                          <w:r>
                            <w:rPr>
                              <w:lang w:val="en-US"/>
                            </w:rPr>
                            <w:t>HTML</w:t>
                          </w:r>
                        </w:ins>
                      </w:p>
                    </w:txbxContent>
                  </v:textbox>
                </v:rect>
              </w:pict>
            </mc:Fallback>
          </mc:AlternateContent>
        </w:r>
      </w:ins>
    </w:p>
    <w:p w14:paraId="73AF245F" w14:textId="77777777" w:rsidR="00C625BB" w:rsidRDefault="00C625BB" w:rsidP="001D1F28">
      <w:pPr>
        <w:pStyle w:val="a6"/>
        <w:spacing w:before="100" w:beforeAutospacing="1" w:after="100" w:afterAutospacing="1" w:line="360" w:lineRule="auto"/>
        <w:jc w:val="both"/>
        <w:rPr>
          <w:ins w:id="521" w:author="Юлия Новокшанова" w:date="2020-02-13T21:04:00Z"/>
          <w:rFonts w:ascii="Times New Roman" w:eastAsia="Times New Roman" w:hAnsi="Times New Roman" w:cs="Times New Roman"/>
          <w:sz w:val="28"/>
          <w:szCs w:val="28"/>
          <w:lang w:eastAsia="ru-RU"/>
        </w:rPr>
      </w:pPr>
      <w:ins w:id="522" w:author="Юлия Новокшанова" w:date="2020-02-13T21:06:00Z">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6432" behindDoc="0" locked="0" layoutInCell="1" allowOverlap="1" wp14:anchorId="17D4CAC1" wp14:editId="5972FB5E">
                  <wp:simplePos x="0" y="0"/>
                  <wp:positionH relativeFrom="column">
                    <wp:posOffset>2033019</wp:posOffset>
                  </wp:positionH>
                  <wp:positionV relativeFrom="paragraph">
                    <wp:posOffset>30543</wp:posOffset>
                  </wp:positionV>
                  <wp:extent cx="136026" cy="302281"/>
                  <wp:effectExtent l="12700" t="0" r="29210" b="27940"/>
                  <wp:wrapNone/>
                  <wp:docPr id="23" name="Стрелка вниз 23"/>
                  <wp:cNvGraphicFramePr/>
                  <a:graphic xmlns:a="http://schemas.openxmlformats.org/drawingml/2006/main">
                    <a:graphicData uri="http://schemas.microsoft.com/office/word/2010/wordprocessingShape">
                      <wps:wsp>
                        <wps:cNvSpPr/>
                        <wps:spPr>
                          <a:xfrm>
                            <a:off x="0" y="0"/>
                            <a:ext cx="136026" cy="30228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AB83A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23" o:spid="_x0000_s1026" type="#_x0000_t67" style="position:absolute;margin-left:160.1pt;margin-top:2.4pt;width:10.7pt;height:2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" adj="16740" fillcolor="#4472c4 [3204]" strokecolor="#1f3763 [1604]" strokeweight="1pt"/>
              </w:pict>
            </mc:Fallback>
          </mc:AlternateContent>
        </w:r>
      </w:ins>
    </w:p>
    <w:p w14:paraId="211354D6" w14:textId="77777777" w:rsidR="00C625BB" w:rsidRDefault="00C625BB" w:rsidP="001D1F28">
      <w:pPr>
        <w:pStyle w:val="a6"/>
        <w:spacing w:before="100" w:beforeAutospacing="1" w:after="100" w:afterAutospacing="1" w:line="360" w:lineRule="auto"/>
        <w:jc w:val="both"/>
        <w:rPr>
          <w:ins w:id="523" w:author="Юлия Новокшанова" w:date="2020-02-13T21:04:00Z"/>
          <w:rFonts w:ascii="Times New Roman" w:eastAsia="Times New Roman" w:hAnsi="Times New Roman" w:cs="Times New Roman"/>
          <w:sz w:val="28"/>
          <w:szCs w:val="28"/>
          <w:lang w:eastAsia="ru-RU"/>
        </w:rPr>
      </w:pPr>
      <w:ins w:id="524" w:author="Юлия Новокшанова" w:date="2020-02-13T21:04:00Z">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2B223A43" wp14:editId="5B21F282">
                  <wp:simplePos x="0" y="0"/>
                  <wp:positionH relativeFrom="column">
                    <wp:posOffset>468247</wp:posOffset>
                  </wp:positionH>
                  <wp:positionV relativeFrom="paragraph">
                    <wp:posOffset>37339</wp:posOffset>
                  </wp:positionV>
                  <wp:extent cx="3309977" cy="619676"/>
                  <wp:effectExtent l="0" t="0" r="17780" b="15875"/>
                  <wp:wrapNone/>
                  <wp:docPr id="9" name="Прямоугольник 9"/>
                  <wp:cNvGraphicFramePr/>
                  <a:graphic xmlns:a="http://schemas.openxmlformats.org/drawingml/2006/main">
                    <a:graphicData uri="http://schemas.microsoft.com/office/word/2010/wordprocessingShape">
                      <wps:wsp>
                        <wps:cNvSpPr/>
                        <wps:spPr>
                          <a:xfrm>
                            <a:off x="0" y="0"/>
                            <a:ext cx="3309977" cy="61967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5837B29" w14:textId="77777777" w:rsidR="009974B9" w:rsidRPr="00C625BB" w:rsidRDefault="009974B9">
                              <w:pPr>
                                <w:ind w:left="1416" w:firstLine="708"/>
                                <w:pPrChange w:id="525" w:author="Юлия Новокшанова" w:date="2020-02-13T21:06:00Z">
                                  <w:pPr/>
                                </w:pPrChange>
                              </w:pPr>
                              <w:ins w:id="526" w:author="Юлия Новокшанова" w:date="2020-02-13T21:05:00Z">
                                <w:r>
                                  <w:t>Связка</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223A43" id="Прямоугольник 9" o:spid="_x0000_s1027" style="position:absolute;left:0;text-align:left;margin-left:36.85pt;margin-top:2.95pt;width:260.65pt;height:4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" fillcolor="#91bce3 [2168]" strokecolor="#5b9bd5 [3208]" strokeweight=".5pt">
                  <v:fill color2="#7aaddd [2616]" rotate="t" colors="0 #b1cbe9;.5 #a3c1e5;1 #92b9e4" focus="100%" type="gradient">
                    <o:fill v:ext="view" type="gradientUnscaled"/>
                  </v:fill>
                  <v:textbox>
                    <w:txbxContent>
                      <w:p w14:paraId="55837B29" w14:textId="77777777" w:rsidR="009974B9" w:rsidRPr="00C625BB" w:rsidRDefault="009974B9">
                        <w:pPr>
                          <w:ind w:left="1416" w:firstLine="708"/>
                          <w:pPrChange w:id="527" w:author="Юлия Новокшанова" w:date="2020-02-13T21:06:00Z">
                            <w:pPr/>
                          </w:pPrChange>
                        </w:pPr>
                        <w:ins w:id="528" w:author="Юлия Новокшанова" w:date="2020-02-13T21:05:00Z">
                          <w:r>
                            <w:t>Связка</w:t>
                          </w:r>
                        </w:ins>
                      </w:p>
                    </w:txbxContent>
                  </v:textbox>
                </v:rect>
              </w:pict>
            </mc:Fallback>
          </mc:AlternateContent>
        </w:r>
      </w:ins>
    </w:p>
    <w:p w14:paraId="7DAA6730" w14:textId="77777777" w:rsidR="00C625BB" w:rsidRDefault="00C625BB" w:rsidP="001D1F28">
      <w:pPr>
        <w:pStyle w:val="a6"/>
        <w:spacing w:before="100" w:beforeAutospacing="1" w:after="100" w:afterAutospacing="1" w:line="360" w:lineRule="auto"/>
        <w:jc w:val="both"/>
        <w:rPr>
          <w:ins w:id="529" w:author="Юлия Новокшанова" w:date="2020-02-13T21:04:00Z"/>
          <w:rFonts w:ascii="Times New Roman" w:eastAsia="Times New Roman" w:hAnsi="Times New Roman" w:cs="Times New Roman"/>
          <w:sz w:val="28"/>
          <w:szCs w:val="28"/>
          <w:lang w:eastAsia="ru-RU"/>
        </w:rPr>
      </w:pPr>
    </w:p>
    <w:p w14:paraId="0D45874A" w14:textId="77777777" w:rsidR="00C625BB" w:rsidRDefault="00C625BB" w:rsidP="001D1F28">
      <w:pPr>
        <w:pStyle w:val="a6"/>
        <w:spacing w:before="100" w:beforeAutospacing="1" w:after="100" w:afterAutospacing="1" w:line="360" w:lineRule="auto"/>
        <w:jc w:val="both"/>
        <w:rPr>
          <w:ins w:id="530" w:author="Юлия Новокшанова" w:date="2020-02-13T21:04:00Z"/>
          <w:rFonts w:ascii="Times New Roman" w:eastAsia="Times New Roman" w:hAnsi="Times New Roman" w:cs="Times New Roman"/>
          <w:sz w:val="28"/>
          <w:szCs w:val="28"/>
          <w:lang w:eastAsia="ru-RU"/>
        </w:rPr>
      </w:pPr>
      <w:ins w:id="531" w:author="Юлия Новокшанова" w:date="2020-02-13T21:06:00Z">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8480" behindDoc="0" locked="0" layoutInCell="1" allowOverlap="1" wp14:anchorId="40613AB8" wp14:editId="6D168859">
                  <wp:simplePos x="0" y="0"/>
                  <wp:positionH relativeFrom="column">
                    <wp:posOffset>2032839</wp:posOffset>
                  </wp:positionH>
                  <wp:positionV relativeFrom="paragraph">
                    <wp:posOffset>60457</wp:posOffset>
                  </wp:positionV>
                  <wp:extent cx="136026" cy="302281"/>
                  <wp:effectExtent l="12700" t="0" r="29210" b="27940"/>
                  <wp:wrapNone/>
                  <wp:docPr id="24" name="Стрелка вниз 24"/>
                  <wp:cNvGraphicFramePr/>
                  <a:graphic xmlns:a="http://schemas.openxmlformats.org/drawingml/2006/main">
                    <a:graphicData uri="http://schemas.microsoft.com/office/word/2010/wordprocessingShape">
                      <wps:wsp>
                        <wps:cNvSpPr/>
                        <wps:spPr>
                          <a:xfrm>
                            <a:off x="0" y="0"/>
                            <a:ext cx="136026" cy="30228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DB2748" id="Стрелка вниз 24" o:spid="_x0000_s1026" type="#_x0000_t67" style="position:absolute;margin-left:160.05pt;margin-top:4.75pt;width:10.7pt;height:2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" adj="16740" fillcolor="#4472c4 [3204]" strokecolor="#1f3763 [1604]" strokeweight="1pt"/>
              </w:pict>
            </mc:Fallback>
          </mc:AlternateContent>
        </w:r>
      </w:ins>
    </w:p>
    <w:p w14:paraId="3F63D642" w14:textId="77777777" w:rsidR="00C625BB" w:rsidRDefault="00C625BB" w:rsidP="001D1F28">
      <w:pPr>
        <w:pStyle w:val="a6"/>
        <w:spacing w:before="100" w:beforeAutospacing="1" w:after="100" w:afterAutospacing="1" w:line="360" w:lineRule="auto"/>
        <w:jc w:val="both"/>
        <w:rPr>
          <w:ins w:id="532" w:author="Юлия Новокшанова" w:date="2020-02-13T21:04:00Z"/>
          <w:rFonts w:ascii="Times New Roman" w:eastAsia="Times New Roman" w:hAnsi="Times New Roman" w:cs="Times New Roman"/>
          <w:sz w:val="28"/>
          <w:szCs w:val="28"/>
          <w:lang w:eastAsia="ru-RU"/>
        </w:rPr>
      </w:pPr>
      <w:ins w:id="533" w:author="Юлия Новокшанова" w:date="2020-02-13T21:04:00Z">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3360" behindDoc="0" locked="0" layoutInCell="1" allowOverlap="1" wp14:anchorId="1479A091" wp14:editId="19119340">
                  <wp:simplePos x="0" y="0"/>
                  <wp:positionH relativeFrom="column">
                    <wp:posOffset>476092</wp:posOffset>
                  </wp:positionH>
                  <wp:positionV relativeFrom="paragraph">
                    <wp:posOffset>75570</wp:posOffset>
                  </wp:positionV>
                  <wp:extent cx="3309977" cy="619676"/>
                  <wp:effectExtent l="0" t="0" r="17780" b="15875"/>
                  <wp:wrapNone/>
                  <wp:docPr id="10" name="Прямоугольник 10"/>
                  <wp:cNvGraphicFramePr/>
                  <a:graphic xmlns:a="http://schemas.openxmlformats.org/drawingml/2006/main">
                    <a:graphicData uri="http://schemas.microsoft.com/office/word/2010/wordprocessingShape">
                      <wps:wsp>
                        <wps:cNvSpPr/>
                        <wps:spPr>
                          <a:xfrm>
                            <a:off x="0" y="0"/>
                            <a:ext cx="3309977" cy="61967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109B1B9" w14:textId="77777777" w:rsidR="009974B9" w:rsidRPr="00C625BB" w:rsidRDefault="009974B9">
                              <w:pPr>
                                <w:jc w:val="center"/>
                                <w:pPrChange w:id="534" w:author="Юлия Новокшанова" w:date="2020-02-13T21:03:00Z">
                                  <w:pPr/>
                                </w:pPrChange>
                              </w:pPr>
                              <w:ins w:id="535" w:author="Юлия Новокшанова" w:date="2020-02-13T21:06:00Z">
                                <w:r>
                                  <w:t>Основа</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9A091" id="Прямоугольник 10" o:spid="_x0000_s1028" style="position:absolute;left:0;text-align:left;margin-left:37.5pt;margin-top:5.95pt;width:260.65pt;height:48.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" fillcolor="#91bce3 [2168]" strokecolor="#5b9bd5 [3208]" strokeweight=".5pt">
                  <v:fill color2="#7aaddd [2616]" rotate="t" colors="0 #b1cbe9;.5 #a3c1e5;1 #92b9e4" focus="100%" type="gradient">
                    <o:fill v:ext="view" type="gradientUnscaled"/>
                  </v:fill>
                  <v:textbox>
                    <w:txbxContent>
                      <w:p w14:paraId="4109B1B9" w14:textId="77777777" w:rsidR="009974B9" w:rsidRPr="00C625BB" w:rsidRDefault="009974B9">
                        <w:pPr>
                          <w:jc w:val="center"/>
                          <w:pPrChange w:id="536" w:author="Юлия Новокшанова" w:date="2020-02-13T21:03:00Z">
                            <w:pPr/>
                          </w:pPrChange>
                        </w:pPr>
                        <w:ins w:id="537" w:author="Юлия Новокшанова" w:date="2020-02-13T21:06:00Z">
                          <w:r>
                            <w:t>Основа</w:t>
                          </w:r>
                        </w:ins>
                      </w:p>
                    </w:txbxContent>
                  </v:textbox>
                </v:rect>
              </w:pict>
            </mc:Fallback>
          </mc:AlternateContent>
        </w:r>
      </w:ins>
    </w:p>
    <w:p w14:paraId="741F7A8A" w14:textId="77777777" w:rsidR="00C625BB" w:rsidRDefault="00C625BB" w:rsidP="001D1F28">
      <w:pPr>
        <w:pStyle w:val="a6"/>
        <w:spacing w:before="100" w:beforeAutospacing="1" w:after="100" w:afterAutospacing="1" w:line="360" w:lineRule="auto"/>
        <w:jc w:val="both"/>
        <w:rPr>
          <w:ins w:id="538" w:author="Юлия Новокшанова" w:date="2020-02-13T21:04:00Z"/>
          <w:rFonts w:ascii="Times New Roman" w:eastAsia="Times New Roman" w:hAnsi="Times New Roman" w:cs="Times New Roman"/>
          <w:sz w:val="28"/>
          <w:szCs w:val="28"/>
          <w:lang w:eastAsia="ru-RU"/>
        </w:rPr>
      </w:pPr>
    </w:p>
    <w:p w14:paraId="76ACF4CB" w14:textId="77777777" w:rsidR="00C625BB" w:rsidRDefault="00C625BB" w:rsidP="001D1F28">
      <w:pPr>
        <w:pStyle w:val="a6"/>
        <w:spacing w:before="100" w:beforeAutospacing="1" w:after="100" w:afterAutospacing="1" w:line="360" w:lineRule="auto"/>
        <w:jc w:val="both"/>
        <w:rPr>
          <w:ins w:id="539" w:author="Юлия Новокшанова" w:date="2020-02-13T21:02:00Z"/>
          <w:rFonts w:ascii="Times New Roman" w:eastAsia="Times New Roman" w:hAnsi="Times New Roman" w:cs="Times New Roman"/>
          <w:sz w:val="28"/>
          <w:szCs w:val="28"/>
          <w:lang w:eastAsia="ru-RU"/>
        </w:rPr>
      </w:pPr>
      <w:ins w:id="540" w:author="Юлия Новокшанова" w:date="2020-02-13T21:06:00Z">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0528" behindDoc="0" locked="0" layoutInCell="1" allowOverlap="1" wp14:anchorId="524AB70B" wp14:editId="175D1510">
                  <wp:simplePos x="0" y="0"/>
                  <wp:positionH relativeFrom="column">
                    <wp:posOffset>2025282</wp:posOffset>
                  </wp:positionH>
                  <wp:positionV relativeFrom="paragraph">
                    <wp:posOffset>136027</wp:posOffset>
                  </wp:positionV>
                  <wp:extent cx="136026" cy="302281"/>
                  <wp:effectExtent l="12700" t="0" r="29210" b="27940"/>
                  <wp:wrapNone/>
                  <wp:docPr id="26" name="Стрелка вниз 26"/>
                  <wp:cNvGraphicFramePr/>
                  <a:graphic xmlns:a="http://schemas.openxmlformats.org/drawingml/2006/main">
                    <a:graphicData uri="http://schemas.microsoft.com/office/word/2010/wordprocessingShape">
                      <wps:wsp>
                        <wps:cNvSpPr/>
                        <wps:spPr>
                          <a:xfrm>
                            <a:off x="0" y="0"/>
                            <a:ext cx="136026" cy="30228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6B8C21" id="Стрелка вниз 26" o:spid="_x0000_s1026" type="#_x0000_t67" style="position:absolute;margin-left:159.45pt;margin-top:10.7pt;width:10.7pt;height:2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" adj="16740" fillcolor="#4472c4 [3204]" strokecolor="#1f3763 [1604]" strokeweight="1pt"/>
              </w:pict>
            </mc:Fallback>
          </mc:AlternateContent>
        </w:r>
      </w:ins>
    </w:p>
    <w:p w14:paraId="643808E7" w14:textId="77777777" w:rsidR="00FE4A5E" w:rsidRDefault="00C625BB">
      <w:pPr>
        <w:pStyle w:val="a6"/>
        <w:spacing w:before="100" w:beforeAutospacing="1" w:after="100" w:afterAutospacing="1" w:line="360" w:lineRule="auto"/>
        <w:jc w:val="both"/>
        <w:rPr>
          <w:ins w:id="541" w:author="Юлия Новокшанова" w:date="2020-02-23T12:20:00Z"/>
          <w:rFonts w:ascii="Times New Roman" w:eastAsia="Times New Roman" w:hAnsi="Times New Roman" w:cs="Times New Roman"/>
          <w:sz w:val="28"/>
          <w:szCs w:val="28"/>
          <w:lang w:eastAsia="ru-RU"/>
        </w:rPr>
        <w:pPrChange w:id="542" w:author="Юлия Новокшанова" w:date="2020-02-24T17:19:00Z">
          <w:pPr>
            <w:spacing w:before="100" w:beforeAutospacing="1" w:after="100" w:afterAutospacing="1" w:line="360" w:lineRule="auto"/>
            <w:jc w:val="both"/>
          </w:pPr>
        </w:pPrChange>
      </w:pPr>
      <w:ins w:id="543" w:author="Юлия Новокшанова" w:date="2020-02-13T21:04:00Z">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5408" behindDoc="0" locked="0" layoutInCell="1" allowOverlap="1" wp14:anchorId="68FDC826" wp14:editId="6AF442A1">
                  <wp:simplePos x="0" y="0"/>
                  <wp:positionH relativeFrom="column">
                    <wp:posOffset>445261</wp:posOffset>
                  </wp:positionH>
                  <wp:positionV relativeFrom="paragraph">
                    <wp:posOffset>169099</wp:posOffset>
                  </wp:positionV>
                  <wp:extent cx="3309977" cy="619676"/>
                  <wp:effectExtent l="0" t="0" r="17780" b="15875"/>
                  <wp:wrapNone/>
                  <wp:docPr id="15" name="Прямоугольник 15"/>
                  <wp:cNvGraphicFramePr/>
                  <a:graphic xmlns:a="http://schemas.openxmlformats.org/drawingml/2006/main">
                    <a:graphicData uri="http://schemas.microsoft.com/office/word/2010/wordprocessingShape">
                      <wps:wsp>
                        <wps:cNvSpPr/>
                        <wps:spPr>
                          <a:xfrm>
                            <a:off x="0" y="0"/>
                            <a:ext cx="3309977" cy="61967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631BAAB" w14:textId="77777777" w:rsidR="009974B9" w:rsidRPr="00C625BB" w:rsidRDefault="009974B9">
                              <w:pPr>
                                <w:jc w:val="center"/>
                                <w:pPrChange w:id="544" w:author="Юлия Новокшанова" w:date="2020-02-13T21:03:00Z">
                                  <w:pPr/>
                                </w:pPrChange>
                              </w:pPr>
                              <w:ins w:id="545" w:author="Юлия Новокшанова" w:date="2020-02-13T21:06:00Z">
                                <w:r>
                                  <w:t>Сообщение</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DC826" id="Прямоугольник 15" o:spid="_x0000_s1029" style="position:absolute;left:0;text-align:left;margin-left:35.05pt;margin-top:13.3pt;width:260.65pt;height:48.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" fillcolor="#91bce3 [2168]" strokecolor="#5b9bd5 [3208]" strokeweight=".5pt">
                  <v:fill color2="#7aaddd [2616]" rotate="t" colors="0 #b1cbe9;.5 #a3c1e5;1 #92b9e4" focus="100%" type="gradient">
                    <o:fill v:ext="view" type="gradientUnscaled"/>
                  </v:fill>
                  <v:textbox>
                    <w:txbxContent>
                      <w:p w14:paraId="4631BAAB" w14:textId="77777777" w:rsidR="009974B9" w:rsidRPr="00C625BB" w:rsidRDefault="009974B9">
                        <w:pPr>
                          <w:jc w:val="center"/>
                          <w:pPrChange w:id="546" w:author="Юлия Новокшанова" w:date="2020-02-13T21:03:00Z">
                            <w:pPr/>
                          </w:pPrChange>
                        </w:pPr>
                        <w:ins w:id="547" w:author="Юлия Новокшанова" w:date="2020-02-13T21:06:00Z">
                          <w:r>
                            <w:t>Сообщение</w:t>
                          </w:r>
                        </w:ins>
                      </w:p>
                    </w:txbxContent>
                  </v:textbox>
                </v:rect>
              </w:pict>
            </mc:Fallback>
          </mc:AlternateContent>
        </w:r>
      </w:ins>
    </w:p>
    <w:p w14:paraId="54BA7B2E" w14:textId="77777777" w:rsidR="003E7AA4" w:rsidRDefault="003E7AA4">
      <w:pPr>
        <w:spacing w:before="100" w:beforeAutospacing="1" w:after="100" w:afterAutospacing="1" w:line="360" w:lineRule="auto"/>
        <w:jc w:val="both"/>
        <w:rPr>
          <w:ins w:id="548" w:author="Юлия Новокшанова" w:date="2020-02-24T17:33:00Z"/>
          <w:rFonts w:ascii="Times New Roman" w:eastAsia="Times New Roman" w:hAnsi="Times New Roman" w:cs="Times New Roman"/>
          <w:sz w:val="28"/>
          <w:szCs w:val="28"/>
          <w:lang w:eastAsia="ru-RU"/>
        </w:rPr>
      </w:pPr>
    </w:p>
    <w:p w14:paraId="111477D1" w14:textId="77777777" w:rsidR="00667D61" w:rsidRPr="00284E9E" w:rsidRDefault="00667D61">
      <w:pPr>
        <w:spacing w:before="100" w:beforeAutospacing="1" w:after="100" w:afterAutospacing="1" w:line="360" w:lineRule="auto"/>
        <w:jc w:val="both"/>
        <w:rPr>
          <w:rFonts w:ascii="Times New Roman" w:eastAsia="Times New Roman" w:hAnsi="Times New Roman" w:cs="Times New Roman"/>
          <w:sz w:val="28"/>
          <w:szCs w:val="28"/>
          <w:lang w:eastAsia="ru-RU"/>
          <w:rPrChange w:id="549" w:author="Юлия Новокшанова" w:date="2020-02-09T23:26:00Z">
            <w:rPr>
              <w:rFonts w:ascii="Times New Roman" w:eastAsia="Times New Roman" w:hAnsi="Times New Roman" w:cs="Times New Roman"/>
              <w:lang w:eastAsia="ru-RU"/>
            </w:rPr>
          </w:rPrChange>
        </w:rPr>
        <w:pPrChange w:id="550" w:author="Юлия Новокшанова" w:date="2020-02-09T13:07:00Z">
          <w:pPr>
            <w:spacing w:before="100" w:beforeAutospacing="1" w:after="100" w:afterAutospacing="1"/>
          </w:pPr>
        </w:pPrChange>
      </w:pPr>
      <w:r w:rsidRPr="00630D51">
        <w:rPr>
          <w:rFonts w:ascii="Times New Roman" w:eastAsia="Times New Roman" w:hAnsi="Times New Roman" w:cs="Times New Roman"/>
          <w:sz w:val="28"/>
          <w:szCs w:val="28"/>
          <w:lang w:eastAsia="ru-RU"/>
          <w:rPrChange w:id="551" w:author="Юлия Новокшанова" w:date="2020-02-09T13:06:00Z">
            <w:rPr>
              <w:rFonts w:ascii="Times New Roman" w:eastAsia="Times New Roman" w:hAnsi="Times New Roman" w:cs="Times New Roman"/>
              <w:sz w:val="22"/>
              <w:szCs w:val="22"/>
              <w:lang w:eastAsia="ru-RU"/>
            </w:rPr>
          </w:rPrChange>
        </w:rPr>
        <w:t xml:space="preserve">2 </w:t>
      </w:r>
      <w:del w:id="552" w:author="Юлия Новокшанова" w:date="2020-02-09T18:15:00Z">
        <w:r w:rsidRPr="00630D51" w:rsidDel="00166DBD">
          <w:rPr>
            <w:rFonts w:ascii="Times New Roman" w:eastAsia="Times New Roman" w:hAnsi="Times New Roman" w:cs="Times New Roman"/>
            <w:sz w:val="28"/>
            <w:szCs w:val="28"/>
            <w:lang w:eastAsia="ru-RU"/>
            <w:rPrChange w:id="553" w:author="Юлия Новокшанова" w:date="2020-02-09T13:06:00Z">
              <w:rPr>
                <w:rFonts w:ascii="Times New Roman" w:eastAsia="Times New Roman" w:hAnsi="Times New Roman" w:cs="Times New Roman"/>
                <w:sz w:val="22"/>
                <w:szCs w:val="22"/>
                <w:lang w:eastAsia="ru-RU"/>
              </w:rPr>
            </w:rPrChange>
          </w:rPr>
          <w:delText>Приветственный экран</w:delText>
        </w:r>
      </w:del>
      <w:ins w:id="554" w:author="Юлия Новокшанова" w:date="2020-02-09T18:15:00Z">
        <w:r w:rsidR="00166DBD">
          <w:rPr>
            <w:rFonts w:ascii="Times New Roman" w:eastAsia="Times New Roman" w:hAnsi="Times New Roman" w:cs="Times New Roman"/>
            <w:sz w:val="28"/>
            <w:szCs w:val="28"/>
            <w:lang w:eastAsia="ru-RU"/>
          </w:rPr>
          <w:t>Интерфейс</w:t>
        </w:r>
      </w:ins>
      <w:r w:rsidRPr="00630D51">
        <w:rPr>
          <w:rFonts w:ascii="Times New Roman" w:eastAsia="Times New Roman" w:hAnsi="Times New Roman" w:cs="Times New Roman"/>
          <w:sz w:val="28"/>
          <w:szCs w:val="28"/>
          <w:lang w:eastAsia="ru-RU"/>
          <w:rPrChange w:id="555" w:author="Юлия Новокшанова" w:date="2020-02-09T13:06:00Z">
            <w:rPr>
              <w:rFonts w:ascii="Times New Roman" w:eastAsia="Times New Roman" w:hAnsi="Times New Roman" w:cs="Times New Roman"/>
              <w:sz w:val="22"/>
              <w:szCs w:val="22"/>
              <w:lang w:eastAsia="ru-RU"/>
            </w:rPr>
          </w:rPrChange>
        </w:rPr>
        <w:t xml:space="preserve"> </w:t>
      </w:r>
      <w:ins w:id="556" w:author="Юлия Новокшанова" w:date="2020-02-09T18:28:00Z">
        <w:r w:rsidR="00546D7A">
          <w:rPr>
            <w:rFonts w:ascii="Times New Roman" w:eastAsia="Times New Roman" w:hAnsi="Times New Roman" w:cs="Times New Roman"/>
            <w:sz w:val="28"/>
            <w:szCs w:val="28"/>
            <w:lang w:eastAsia="ru-RU"/>
          </w:rPr>
          <w:t>(</w:t>
        </w:r>
        <w:r w:rsidR="00546D7A">
          <w:rPr>
            <w:rFonts w:ascii="Times New Roman" w:eastAsia="Times New Roman" w:hAnsi="Times New Roman" w:cs="Times New Roman"/>
            <w:sz w:val="28"/>
            <w:szCs w:val="28"/>
            <w:lang w:val="en-US" w:eastAsia="ru-RU"/>
          </w:rPr>
          <w:t>HTML</w:t>
        </w:r>
        <w:r w:rsidR="00546D7A" w:rsidRPr="003278D9">
          <w:rPr>
            <w:rFonts w:ascii="Times New Roman" w:eastAsia="Times New Roman" w:hAnsi="Times New Roman" w:cs="Times New Roman"/>
            <w:sz w:val="28"/>
            <w:szCs w:val="28"/>
            <w:lang w:eastAsia="ru-RU"/>
            <w:rPrChange w:id="557" w:author="Юлия Новокшанова" w:date="2020-02-13T16:58:00Z">
              <w:rPr>
                <w:rFonts w:ascii="Times New Roman" w:eastAsia="Times New Roman" w:hAnsi="Times New Roman" w:cs="Times New Roman"/>
                <w:sz w:val="28"/>
                <w:szCs w:val="28"/>
                <w:lang w:val="en-US" w:eastAsia="ru-RU"/>
              </w:rPr>
            </w:rPrChange>
          </w:rPr>
          <w:t xml:space="preserve"> </w:t>
        </w:r>
        <w:r w:rsidR="00546D7A">
          <w:rPr>
            <w:rFonts w:ascii="Times New Roman" w:eastAsia="Times New Roman" w:hAnsi="Times New Roman" w:cs="Times New Roman"/>
            <w:sz w:val="28"/>
            <w:szCs w:val="28"/>
            <w:lang w:eastAsia="ru-RU"/>
          </w:rPr>
          <w:t>страница)</w:t>
        </w:r>
      </w:ins>
    </w:p>
    <w:p w14:paraId="59455A2D" w14:textId="77777777" w:rsidR="00667D61" w:rsidDel="00166DBD" w:rsidRDefault="00166DBD" w:rsidP="00630D51">
      <w:pPr>
        <w:spacing w:before="100" w:beforeAutospacing="1" w:after="100" w:afterAutospacing="1" w:line="360" w:lineRule="auto"/>
        <w:jc w:val="both"/>
        <w:rPr>
          <w:del w:id="558" w:author="Юлия Новокшанова" w:date="2020-02-09T18:15:00Z"/>
          <w:rFonts w:ascii="Times New Roman" w:eastAsia="Times New Roman" w:hAnsi="Times New Roman" w:cs="Times New Roman"/>
          <w:sz w:val="28"/>
          <w:szCs w:val="28"/>
          <w:lang w:eastAsia="ru-RU"/>
        </w:rPr>
      </w:pPr>
      <w:ins w:id="559" w:author="Юлия Новокшанова" w:date="2020-02-09T18:15:00Z">
        <w:r>
          <w:rPr>
            <w:rFonts w:ascii="Times New Roman" w:eastAsia="Times New Roman" w:hAnsi="Times New Roman" w:cs="Times New Roman"/>
            <w:sz w:val="28"/>
            <w:szCs w:val="28"/>
            <w:lang w:eastAsia="ru-RU"/>
          </w:rPr>
          <w:t xml:space="preserve">При </w:t>
        </w:r>
      </w:ins>
      <w:del w:id="560" w:author="Юлия Новокшанова" w:date="2020-02-09T18:15:00Z">
        <w:r w:rsidR="00667D61" w:rsidRPr="00630D51" w:rsidDel="00166DBD">
          <w:rPr>
            <w:rFonts w:ascii="Times New Roman" w:eastAsia="Times New Roman" w:hAnsi="Times New Roman" w:cs="Times New Roman"/>
            <w:sz w:val="28"/>
            <w:szCs w:val="28"/>
            <w:lang w:eastAsia="ru-RU"/>
            <w:rPrChange w:id="561" w:author="Юлия Новокшанова" w:date="2020-02-09T13:06:00Z">
              <w:rPr>
                <w:rFonts w:ascii="Times New Roman" w:eastAsia="Times New Roman" w:hAnsi="Times New Roman" w:cs="Times New Roman"/>
                <w:sz w:val="22"/>
                <w:szCs w:val="22"/>
                <w:lang w:eastAsia="ru-RU"/>
              </w:rPr>
            </w:rPrChange>
          </w:rPr>
          <w:delText xml:space="preserve">При открытии программы пользователю показывается сплошной экран с логотипом приложения. Стилем программы является Theme.AppCompat.Light.NoActionBar. Он убирает стандартный титул с названием, который занимает много места на экране. Фоном окна является фигура, описанная в файле shape.xml. В нем задаются форма, цвет, контур и прочие данные объекта. Благодаря этому приему на любом экране с любым разрешением картинка будет оставаться четкой и без пикселизации. </w:delText>
        </w:r>
      </w:del>
    </w:p>
    <w:p w14:paraId="54A1549A" w14:textId="77777777" w:rsidR="00166DBD" w:rsidRDefault="00166DBD" w:rsidP="00630D51">
      <w:pPr>
        <w:spacing w:before="100" w:beforeAutospacing="1" w:after="100" w:afterAutospacing="1" w:line="360" w:lineRule="auto"/>
        <w:jc w:val="both"/>
        <w:rPr>
          <w:ins w:id="562" w:author="Юлия Новокшанова" w:date="2020-02-09T18:17:00Z"/>
          <w:rFonts w:ascii="Times New Roman" w:eastAsia="Times New Roman" w:hAnsi="Times New Roman" w:cs="Times New Roman"/>
          <w:sz w:val="28"/>
          <w:szCs w:val="28"/>
          <w:lang w:eastAsia="ru-RU"/>
        </w:rPr>
      </w:pPr>
      <w:ins w:id="563" w:author="Юлия Новокшанова" w:date="2020-02-09T18:15:00Z">
        <w:r>
          <w:rPr>
            <w:rFonts w:ascii="Times New Roman" w:eastAsia="Times New Roman" w:hAnsi="Times New Roman" w:cs="Times New Roman"/>
            <w:sz w:val="28"/>
            <w:szCs w:val="28"/>
            <w:lang w:eastAsia="ru-RU"/>
          </w:rPr>
          <w:t>п</w:t>
        </w:r>
      </w:ins>
      <w:ins w:id="564" w:author="Юлия Новокшанова" w:date="2020-02-09T18:16:00Z">
        <w:r>
          <w:rPr>
            <w:rFonts w:ascii="Times New Roman" w:eastAsia="Times New Roman" w:hAnsi="Times New Roman" w:cs="Times New Roman"/>
            <w:sz w:val="28"/>
            <w:szCs w:val="28"/>
            <w:lang w:eastAsia="ru-RU"/>
          </w:rPr>
          <w:t>ереходе по ссылке на веб-приложение, вы увидите название веб-прилож</w:t>
        </w:r>
      </w:ins>
      <w:ins w:id="565" w:author="Юлия Новокшанова" w:date="2020-02-09T18:17:00Z">
        <w:r>
          <w:rPr>
            <w:rFonts w:ascii="Times New Roman" w:eastAsia="Times New Roman" w:hAnsi="Times New Roman" w:cs="Times New Roman"/>
            <w:sz w:val="28"/>
            <w:szCs w:val="28"/>
            <w:lang w:eastAsia="ru-RU"/>
          </w:rPr>
          <w:t>ения и строки, необходимые для заполнения:</w:t>
        </w:r>
      </w:ins>
    </w:p>
    <w:p w14:paraId="4C377322" w14:textId="77777777" w:rsidR="00166DBD" w:rsidRDefault="00166DBD" w:rsidP="00166DBD">
      <w:pPr>
        <w:pStyle w:val="a6"/>
        <w:numPr>
          <w:ilvl w:val="0"/>
          <w:numId w:val="6"/>
        </w:numPr>
        <w:spacing w:before="100" w:beforeAutospacing="1" w:after="100" w:afterAutospacing="1" w:line="360" w:lineRule="auto"/>
        <w:jc w:val="both"/>
        <w:rPr>
          <w:ins w:id="566" w:author="Юлия Новокшанова" w:date="2020-02-09T18:17:00Z"/>
          <w:rFonts w:ascii="Times New Roman" w:eastAsia="Times New Roman" w:hAnsi="Times New Roman" w:cs="Times New Roman"/>
          <w:sz w:val="28"/>
          <w:szCs w:val="28"/>
          <w:lang w:eastAsia="ru-RU"/>
        </w:rPr>
      </w:pPr>
      <w:ins w:id="567" w:author="Юлия Новокшанова" w:date="2020-02-09T18:17:00Z">
        <w:r>
          <w:rPr>
            <w:rFonts w:ascii="Times New Roman" w:eastAsia="Times New Roman" w:hAnsi="Times New Roman" w:cs="Times New Roman"/>
            <w:sz w:val="28"/>
            <w:szCs w:val="28"/>
            <w:lang w:eastAsia="ru-RU"/>
          </w:rPr>
          <w:t>Имя</w:t>
        </w:r>
      </w:ins>
    </w:p>
    <w:p w14:paraId="0648BB5E" w14:textId="77777777" w:rsidR="00166DBD" w:rsidRDefault="00166DBD" w:rsidP="00166DBD">
      <w:pPr>
        <w:pStyle w:val="a6"/>
        <w:numPr>
          <w:ilvl w:val="0"/>
          <w:numId w:val="6"/>
        </w:numPr>
        <w:spacing w:before="100" w:beforeAutospacing="1" w:after="100" w:afterAutospacing="1" w:line="360" w:lineRule="auto"/>
        <w:jc w:val="both"/>
        <w:rPr>
          <w:ins w:id="568" w:author="Юлия Новокшанова" w:date="2020-02-09T18:17:00Z"/>
          <w:rFonts w:ascii="Times New Roman" w:eastAsia="Times New Roman" w:hAnsi="Times New Roman" w:cs="Times New Roman"/>
          <w:sz w:val="28"/>
          <w:szCs w:val="28"/>
          <w:lang w:eastAsia="ru-RU"/>
        </w:rPr>
      </w:pPr>
      <w:ins w:id="569" w:author="Юлия Новокшанова" w:date="2020-02-09T18:17:00Z">
        <w:r>
          <w:rPr>
            <w:rFonts w:ascii="Times New Roman" w:eastAsia="Times New Roman" w:hAnsi="Times New Roman" w:cs="Times New Roman"/>
            <w:sz w:val="28"/>
            <w:szCs w:val="28"/>
            <w:lang w:eastAsia="ru-RU"/>
          </w:rPr>
          <w:t>Электронная почта</w:t>
        </w:r>
      </w:ins>
    </w:p>
    <w:p w14:paraId="2F48BAB9" w14:textId="77777777" w:rsidR="00166DBD" w:rsidRDefault="00166DBD" w:rsidP="00166DBD">
      <w:pPr>
        <w:pStyle w:val="a6"/>
        <w:numPr>
          <w:ilvl w:val="0"/>
          <w:numId w:val="6"/>
        </w:numPr>
        <w:spacing w:before="100" w:beforeAutospacing="1" w:after="100" w:afterAutospacing="1" w:line="360" w:lineRule="auto"/>
        <w:jc w:val="both"/>
        <w:rPr>
          <w:ins w:id="570" w:author="Юлия Новокшанова" w:date="2020-02-09T18:17:00Z"/>
          <w:rFonts w:ascii="Times New Roman" w:eastAsia="Times New Roman" w:hAnsi="Times New Roman" w:cs="Times New Roman"/>
          <w:sz w:val="28"/>
          <w:szCs w:val="28"/>
          <w:lang w:eastAsia="ru-RU"/>
        </w:rPr>
      </w:pPr>
      <w:ins w:id="571" w:author="Юлия Новокшанова" w:date="2020-02-09T18:17:00Z">
        <w:r>
          <w:rPr>
            <w:rFonts w:ascii="Times New Roman" w:eastAsia="Times New Roman" w:hAnsi="Times New Roman" w:cs="Times New Roman"/>
            <w:sz w:val="28"/>
            <w:szCs w:val="28"/>
            <w:lang w:eastAsia="ru-RU"/>
          </w:rPr>
          <w:t>Номер телефона</w:t>
        </w:r>
      </w:ins>
    </w:p>
    <w:p w14:paraId="1430202E" w14:textId="77777777" w:rsidR="00166DBD" w:rsidRDefault="00166DBD" w:rsidP="00166DBD">
      <w:pPr>
        <w:pStyle w:val="a6"/>
        <w:numPr>
          <w:ilvl w:val="0"/>
          <w:numId w:val="6"/>
        </w:numPr>
        <w:spacing w:before="100" w:beforeAutospacing="1" w:after="100" w:afterAutospacing="1" w:line="360" w:lineRule="auto"/>
        <w:jc w:val="both"/>
        <w:rPr>
          <w:ins w:id="572" w:author="Юлия Новокшанова" w:date="2020-02-09T18:18:00Z"/>
          <w:rFonts w:ascii="Times New Roman" w:eastAsia="Times New Roman" w:hAnsi="Times New Roman" w:cs="Times New Roman"/>
          <w:sz w:val="28"/>
          <w:szCs w:val="28"/>
          <w:lang w:eastAsia="ru-RU"/>
        </w:rPr>
      </w:pPr>
      <w:ins w:id="573" w:author="Юлия Новокшанова" w:date="2020-02-09T18:17:00Z">
        <w:r>
          <w:rPr>
            <w:rFonts w:ascii="Times New Roman" w:eastAsia="Times New Roman" w:hAnsi="Times New Roman" w:cs="Times New Roman"/>
            <w:sz w:val="28"/>
            <w:szCs w:val="28"/>
            <w:lang w:eastAsia="ru-RU"/>
          </w:rPr>
          <w:t>Направление</w:t>
        </w:r>
      </w:ins>
      <w:ins w:id="574" w:author="Юлия Новокшанова" w:date="2020-02-09T18:18:00Z">
        <w:r>
          <w:rPr>
            <w:rFonts w:ascii="Times New Roman" w:eastAsia="Times New Roman" w:hAnsi="Times New Roman" w:cs="Times New Roman"/>
            <w:sz w:val="28"/>
            <w:szCs w:val="28"/>
            <w:lang w:eastAsia="ru-RU"/>
          </w:rPr>
          <w:t xml:space="preserve"> </w:t>
        </w:r>
      </w:ins>
      <w:ins w:id="575" w:author="Юлия Новокшанова" w:date="2020-02-09T18:17:00Z">
        <w:r>
          <w:rPr>
            <w:rFonts w:ascii="Times New Roman" w:eastAsia="Times New Roman" w:hAnsi="Times New Roman" w:cs="Times New Roman"/>
            <w:sz w:val="28"/>
            <w:szCs w:val="28"/>
            <w:lang w:eastAsia="ru-RU"/>
          </w:rPr>
          <w:t>(например</w:t>
        </w:r>
      </w:ins>
      <w:ins w:id="576" w:author="Юлия Новокшанова" w:date="2020-02-09T18:18:00Z">
        <w:r>
          <w:rPr>
            <w:rFonts w:ascii="Times New Roman" w:eastAsia="Times New Roman" w:hAnsi="Times New Roman" w:cs="Times New Roman"/>
            <w:sz w:val="28"/>
            <w:szCs w:val="28"/>
            <w:lang w:eastAsia="ru-RU"/>
          </w:rPr>
          <w:t xml:space="preserve">, </w:t>
        </w:r>
      </w:ins>
      <w:ins w:id="577" w:author="Юлия Новокшанова" w:date="2020-02-09T18:17:00Z">
        <w:r>
          <w:rPr>
            <w:rFonts w:ascii="Times New Roman" w:eastAsia="Times New Roman" w:hAnsi="Times New Roman" w:cs="Times New Roman"/>
            <w:sz w:val="28"/>
            <w:szCs w:val="28"/>
            <w:lang w:eastAsia="ru-RU"/>
          </w:rPr>
          <w:t>Офтальмолог)</w:t>
        </w:r>
      </w:ins>
    </w:p>
    <w:p w14:paraId="154F3771" w14:textId="77777777" w:rsidR="00166DBD" w:rsidRDefault="00166DBD" w:rsidP="00166DBD">
      <w:pPr>
        <w:pStyle w:val="a6"/>
        <w:numPr>
          <w:ilvl w:val="0"/>
          <w:numId w:val="6"/>
        </w:numPr>
        <w:spacing w:before="100" w:beforeAutospacing="1" w:after="100" w:afterAutospacing="1" w:line="360" w:lineRule="auto"/>
        <w:jc w:val="both"/>
        <w:rPr>
          <w:ins w:id="578" w:author="Юлия Новокшанова" w:date="2020-02-09T18:18:00Z"/>
          <w:rFonts w:ascii="Times New Roman" w:eastAsia="Times New Roman" w:hAnsi="Times New Roman" w:cs="Times New Roman"/>
          <w:sz w:val="28"/>
          <w:szCs w:val="28"/>
          <w:lang w:eastAsia="ru-RU"/>
        </w:rPr>
      </w:pPr>
      <w:ins w:id="579" w:author="Юлия Новокшанова" w:date="2020-02-09T18:18:00Z">
        <w:r>
          <w:rPr>
            <w:rFonts w:ascii="Times New Roman" w:eastAsia="Times New Roman" w:hAnsi="Times New Roman" w:cs="Times New Roman"/>
            <w:sz w:val="28"/>
            <w:szCs w:val="28"/>
            <w:lang w:eastAsia="ru-RU"/>
          </w:rPr>
          <w:t>Врач</w:t>
        </w:r>
      </w:ins>
    </w:p>
    <w:p w14:paraId="1B0E9C68" w14:textId="77777777" w:rsidR="00166DBD" w:rsidRDefault="00166DBD" w:rsidP="00166DBD">
      <w:pPr>
        <w:pStyle w:val="a6"/>
        <w:numPr>
          <w:ilvl w:val="0"/>
          <w:numId w:val="6"/>
        </w:numPr>
        <w:spacing w:before="100" w:beforeAutospacing="1" w:after="100" w:afterAutospacing="1" w:line="360" w:lineRule="auto"/>
        <w:jc w:val="both"/>
        <w:rPr>
          <w:ins w:id="580" w:author="Юлия Новокшанова" w:date="2020-02-09T18:18:00Z"/>
          <w:rFonts w:ascii="Times New Roman" w:eastAsia="Times New Roman" w:hAnsi="Times New Roman" w:cs="Times New Roman"/>
          <w:sz w:val="28"/>
          <w:szCs w:val="28"/>
          <w:lang w:eastAsia="ru-RU"/>
        </w:rPr>
      </w:pPr>
      <w:ins w:id="581" w:author="Юлия Новокшанова" w:date="2020-02-09T18:18:00Z">
        <w:r>
          <w:rPr>
            <w:rFonts w:ascii="Times New Roman" w:eastAsia="Times New Roman" w:hAnsi="Times New Roman" w:cs="Times New Roman"/>
            <w:sz w:val="28"/>
            <w:szCs w:val="28"/>
            <w:lang w:eastAsia="ru-RU"/>
          </w:rPr>
          <w:t>Интервал времени, в которое вам удобно посетить врача</w:t>
        </w:r>
      </w:ins>
    </w:p>
    <w:p w14:paraId="1A92F7A8" w14:textId="77777777" w:rsidR="00166DBD" w:rsidRDefault="00166DBD" w:rsidP="00166DBD">
      <w:pPr>
        <w:pStyle w:val="a6"/>
        <w:numPr>
          <w:ilvl w:val="0"/>
          <w:numId w:val="6"/>
        </w:numPr>
        <w:spacing w:before="100" w:beforeAutospacing="1" w:after="100" w:afterAutospacing="1" w:line="360" w:lineRule="auto"/>
        <w:jc w:val="both"/>
        <w:rPr>
          <w:ins w:id="582" w:author="Юлия Новокшанова" w:date="2020-02-09T18:19:00Z"/>
          <w:rFonts w:ascii="Times New Roman" w:eastAsia="Times New Roman" w:hAnsi="Times New Roman" w:cs="Times New Roman"/>
          <w:sz w:val="28"/>
          <w:szCs w:val="28"/>
          <w:lang w:eastAsia="ru-RU"/>
        </w:rPr>
      </w:pPr>
      <w:ins w:id="583" w:author="Юлия Новокшанова" w:date="2020-02-09T18:18:00Z">
        <w:r>
          <w:rPr>
            <w:rFonts w:ascii="Times New Roman" w:eastAsia="Times New Roman" w:hAnsi="Times New Roman" w:cs="Times New Roman"/>
            <w:sz w:val="28"/>
            <w:szCs w:val="28"/>
            <w:lang w:eastAsia="ru-RU"/>
          </w:rPr>
          <w:t xml:space="preserve">Интервал </w:t>
        </w:r>
      </w:ins>
      <w:ins w:id="584" w:author="Юлия Новокшанова" w:date="2020-02-09T18:19:00Z">
        <w:r>
          <w:rPr>
            <w:rFonts w:ascii="Times New Roman" w:eastAsia="Times New Roman" w:hAnsi="Times New Roman" w:cs="Times New Roman"/>
            <w:sz w:val="28"/>
            <w:szCs w:val="28"/>
            <w:lang w:eastAsia="ru-RU"/>
          </w:rPr>
          <w:t>дней</w:t>
        </w:r>
      </w:ins>
      <w:ins w:id="585" w:author="Юлия Новокшанова" w:date="2020-02-09T18:18:00Z">
        <w:r>
          <w:rPr>
            <w:rFonts w:ascii="Times New Roman" w:eastAsia="Times New Roman" w:hAnsi="Times New Roman" w:cs="Times New Roman"/>
            <w:sz w:val="28"/>
            <w:szCs w:val="28"/>
            <w:lang w:eastAsia="ru-RU"/>
          </w:rPr>
          <w:t>,</w:t>
        </w:r>
      </w:ins>
      <w:ins w:id="586" w:author="Юлия Новокшанова" w:date="2020-02-09T18:19:00Z">
        <w:r>
          <w:rPr>
            <w:rFonts w:ascii="Times New Roman" w:eastAsia="Times New Roman" w:hAnsi="Times New Roman" w:cs="Times New Roman"/>
            <w:sz w:val="28"/>
            <w:szCs w:val="28"/>
            <w:lang w:eastAsia="ru-RU"/>
          </w:rPr>
          <w:t xml:space="preserve"> в которые вам необходимо посетить врача</w:t>
        </w:r>
      </w:ins>
    </w:p>
    <w:p w14:paraId="1333B283" w14:textId="77777777" w:rsidR="00166DBD" w:rsidRDefault="00166DBD" w:rsidP="00166DBD">
      <w:pPr>
        <w:spacing w:before="100" w:beforeAutospacing="1" w:after="100" w:afterAutospacing="1" w:line="360" w:lineRule="auto"/>
        <w:jc w:val="both"/>
        <w:rPr>
          <w:ins w:id="587" w:author="Юлия Новокшанова" w:date="2020-02-23T12:25:00Z"/>
          <w:rFonts w:ascii="Times New Roman" w:eastAsia="Times New Roman" w:hAnsi="Times New Roman" w:cs="Times New Roman"/>
          <w:sz w:val="28"/>
          <w:szCs w:val="28"/>
          <w:lang w:eastAsia="ru-RU"/>
        </w:rPr>
      </w:pPr>
      <w:ins w:id="588" w:author="Юлия Новокшанова" w:date="2020-02-09T18:19:00Z">
        <w:r>
          <w:rPr>
            <w:rFonts w:ascii="Times New Roman" w:eastAsia="Times New Roman" w:hAnsi="Times New Roman" w:cs="Times New Roman"/>
            <w:sz w:val="28"/>
            <w:szCs w:val="28"/>
            <w:lang w:eastAsia="ru-RU"/>
          </w:rPr>
          <w:t>После того, как вы заполните все выше перчисленное, вам н</w:t>
        </w:r>
      </w:ins>
      <w:ins w:id="589" w:author="Юлия Новокшанова" w:date="2020-02-09T18:20:00Z">
        <w:r>
          <w:rPr>
            <w:rFonts w:ascii="Times New Roman" w:eastAsia="Times New Roman" w:hAnsi="Times New Roman" w:cs="Times New Roman"/>
            <w:sz w:val="28"/>
            <w:szCs w:val="28"/>
            <w:lang w:eastAsia="ru-RU"/>
          </w:rPr>
          <w:t>еобходимо нажать на кнопку</w:t>
        </w:r>
        <w:r w:rsidRPr="00166DBD">
          <w:rPr>
            <w:rFonts w:ascii="Times New Roman" w:eastAsia="Times New Roman" w:hAnsi="Times New Roman" w:cs="Times New Roman"/>
            <w:sz w:val="28"/>
            <w:szCs w:val="28"/>
            <w:lang w:eastAsia="ru-RU"/>
            <w:rPrChange w:id="590" w:author="Юлия Новокшанова" w:date="2020-02-09T18:20:00Z">
              <w:rPr>
                <w:rFonts w:ascii="Times New Roman" w:eastAsia="Times New Roman" w:hAnsi="Times New Roman" w:cs="Times New Roman"/>
                <w:sz w:val="28"/>
                <w:szCs w:val="28"/>
                <w:lang w:val="en-US" w:eastAsia="ru-RU"/>
              </w:rPr>
            </w:rPrChange>
          </w:rPr>
          <w:t xml:space="preserve">  </w:t>
        </w:r>
        <w:r>
          <w:rPr>
            <w:rFonts w:ascii="Times New Roman" w:eastAsia="Times New Roman" w:hAnsi="Times New Roman" w:cs="Times New Roman"/>
            <w:sz w:val="28"/>
            <w:szCs w:val="28"/>
            <w:lang w:eastAsia="ru-RU"/>
          </w:rPr>
          <w:t>«Записаться»</w:t>
        </w:r>
      </w:ins>
    </w:p>
    <w:p w14:paraId="41541432" w14:textId="77777777" w:rsidR="00815A47" w:rsidRDefault="00815A47" w:rsidP="00166DBD">
      <w:pPr>
        <w:spacing w:before="100" w:beforeAutospacing="1" w:after="100" w:afterAutospacing="1" w:line="360" w:lineRule="auto"/>
        <w:jc w:val="both"/>
        <w:rPr>
          <w:ins w:id="591" w:author="Юлия Новокшанова" w:date="2020-02-24T17:20:00Z"/>
          <w:rFonts w:ascii="Times New Roman" w:eastAsia="Times New Roman" w:hAnsi="Times New Roman" w:cs="Times New Roman"/>
          <w:sz w:val="28"/>
          <w:szCs w:val="28"/>
          <w:lang w:eastAsia="ru-RU"/>
        </w:rPr>
      </w:pPr>
      <w:ins w:id="592" w:author="Юлия Новокшанова" w:date="2020-02-24T17:20:00Z">
        <w:r>
          <w:rPr>
            <w:rFonts w:ascii="Times New Roman" w:eastAsia="Times New Roman" w:hAnsi="Times New Roman" w:cs="Times New Roman"/>
            <w:noProof/>
            <w:sz w:val="28"/>
            <w:szCs w:val="28"/>
            <w:lang w:eastAsia="ru-RU"/>
          </w:rPr>
          <w:drawing>
            <wp:inline distT="0" distB="0" distL="0" distR="0" wp14:anchorId="37ACF8C0" wp14:editId="01CFA4B6">
              <wp:extent cx="3170463" cy="3964691"/>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TML__1.jpeg"/>
                      <pic:cNvPicPr/>
                    </pic:nvPicPr>
                    <pic:blipFill>
                      <a:blip r:embed="rId6">
                        <a:extLst>
                          <a:ext uri="{28A0092B-C50C-407E-A947-70E740481C1C}">
                            <a14:useLocalDpi xmlns:a14="http://schemas.microsoft.com/office/drawing/2010/main" val="0"/>
                          </a:ext>
                        </a:extLst>
                      </a:blip>
                      <a:stretch>
                        <a:fillRect/>
                      </a:stretch>
                    </pic:blipFill>
                    <pic:spPr>
                      <a:xfrm>
                        <a:off x="0" y="0"/>
                        <a:ext cx="3193042" cy="3992926"/>
                      </a:xfrm>
                      <a:prstGeom prst="rect">
                        <a:avLst/>
                      </a:prstGeom>
                    </pic:spPr>
                  </pic:pic>
                </a:graphicData>
              </a:graphic>
            </wp:inline>
          </w:drawing>
        </w:r>
      </w:ins>
    </w:p>
    <w:p w14:paraId="51979C61" w14:textId="77777777" w:rsidR="00FE4A5E" w:rsidRDefault="00FE4A5E" w:rsidP="00166DBD">
      <w:pPr>
        <w:spacing w:before="100" w:beforeAutospacing="1" w:after="100" w:afterAutospacing="1" w:line="360" w:lineRule="auto"/>
        <w:jc w:val="both"/>
        <w:rPr>
          <w:ins w:id="593" w:author="Юлия Новокшанова" w:date="2020-02-23T12:41:00Z"/>
          <w:rFonts w:ascii="Times New Roman" w:eastAsia="Times New Roman" w:hAnsi="Times New Roman" w:cs="Times New Roman"/>
          <w:sz w:val="28"/>
          <w:szCs w:val="28"/>
          <w:lang w:eastAsia="ru-RU"/>
        </w:rPr>
      </w:pPr>
      <w:ins w:id="594" w:author="Юлия Новокшанова" w:date="2020-02-23T12:25:00Z">
        <w:r>
          <w:rPr>
            <w:rFonts w:ascii="Times New Roman" w:eastAsia="Times New Roman" w:hAnsi="Times New Roman" w:cs="Times New Roman"/>
            <w:sz w:val="28"/>
            <w:szCs w:val="28"/>
            <w:lang w:eastAsia="ru-RU"/>
          </w:rPr>
          <w:lastRenderedPageBreak/>
          <w:t>Для того, что бы это сделать, мн</w:t>
        </w:r>
      </w:ins>
      <w:ins w:id="595" w:author="Юлия Новокшанова" w:date="2020-02-23T12:26:00Z">
        <w:r>
          <w:rPr>
            <w:rFonts w:ascii="Times New Roman" w:eastAsia="Times New Roman" w:hAnsi="Times New Roman" w:cs="Times New Roman"/>
            <w:sz w:val="28"/>
            <w:szCs w:val="28"/>
            <w:lang w:eastAsia="ru-RU"/>
          </w:rPr>
          <w:t xml:space="preserve">е необходимо было изучить работу </w:t>
        </w:r>
        <w:r>
          <w:rPr>
            <w:rFonts w:ascii="Times New Roman" w:eastAsia="Times New Roman" w:hAnsi="Times New Roman" w:cs="Times New Roman"/>
            <w:sz w:val="28"/>
            <w:szCs w:val="28"/>
            <w:lang w:val="en-US" w:eastAsia="ru-RU"/>
          </w:rPr>
          <w:t>HTML</w:t>
        </w:r>
        <w:r w:rsidRPr="00FE4A5E">
          <w:rPr>
            <w:rFonts w:ascii="Times New Roman" w:eastAsia="Times New Roman" w:hAnsi="Times New Roman" w:cs="Times New Roman"/>
            <w:sz w:val="28"/>
            <w:szCs w:val="28"/>
            <w:lang w:eastAsia="ru-RU"/>
            <w:rPrChange w:id="596" w:author="Юлия Новокшанова" w:date="2020-02-23T12:26:00Z">
              <w:rPr>
                <w:rFonts w:ascii="Times New Roman" w:eastAsia="Times New Roman" w:hAnsi="Times New Roman" w:cs="Times New Roman"/>
                <w:sz w:val="28"/>
                <w:szCs w:val="28"/>
                <w:lang w:val="en-US" w:eastAsia="ru-RU"/>
              </w:rPr>
            </w:rPrChange>
          </w:rPr>
          <w:t>5</w:t>
        </w:r>
        <w:r>
          <w:rPr>
            <w:rFonts w:ascii="Times New Roman" w:eastAsia="Times New Roman" w:hAnsi="Times New Roman" w:cs="Times New Roman"/>
            <w:sz w:val="28"/>
            <w:szCs w:val="28"/>
            <w:lang w:eastAsia="ru-RU"/>
          </w:rPr>
          <w:t>.</w:t>
        </w:r>
      </w:ins>
    </w:p>
    <w:p w14:paraId="40570364" w14:textId="77777777" w:rsidR="00166DBD" w:rsidRPr="00D975CD" w:rsidRDefault="00166DBD" w:rsidP="00166DBD">
      <w:pPr>
        <w:spacing w:before="100" w:beforeAutospacing="1" w:after="100" w:afterAutospacing="1" w:line="360" w:lineRule="auto"/>
        <w:jc w:val="both"/>
        <w:rPr>
          <w:ins w:id="597" w:author="Юлия Новокшанова" w:date="2020-02-09T18:22:00Z"/>
          <w:rFonts w:ascii="Times New Roman" w:eastAsia="Times New Roman" w:hAnsi="Times New Roman" w:cs="Times New Roman"/>
          <w:sz w:val="28"/>
          <w:szCs w:val="28"/>
          <w:lang w:eastAsia="ru-RU"/>
        </w:rPr>
      </w:pPr>
    </w:p>
    <w:p w14:paraId="6529D81C" w14:textId="77777777" w:rsidR="00166DBD" w:rsidRDefault="00546D7A">
      <w:pPr>
        <w:spacing w:before="100" w:beforeAutospacing="1" w:after="100" w:afterAutospacing="1" w:line="360" w:lineRule="auto"/>
        <w:jc w:val="both"/>
        <w:rPr>
          <w:ins w:id="598" w:author="Юлия Новокшанова" w:date="2020-02-23T21:11:00Z"/>
          <w:rFonts w:ascii="Times New Roman" w:eastAsia="Times New Roman" w:hAnsi="Times New Roman" w:cs="Times New Roman"/>
          <w:sz w:val="28"/>
          <w:szCs w:val="28"/>
          <w:lang w:eastAsia="ru-RU"/>
        </w:rPr>
      </w:pPr>
      <w:ins w:id="599" w:author="Юлия Новокшанова" w:date="2020-02-09T18:23:00Z">
        <w:r>
          <w:rPr>
            <w:rFonts w:ascii="Times New Roman" w:eastAsia="Times New Roman" w:hAnsi="Times New Roman" w:cs="Times New Roman"/>
            <w:sz w:val="28"/>
            <w:szCs w:val="28"/>
            <w:lang w:eastAsia="ru-RU"/>
          </w:rPr>
          <w:t xml:space="preserve">После нажатия на эту кнопку, данные </w:t>
        </w:r>
      </w:ins>
      <w:ins w:id="600" w:author="Юлия Новокшанова" w:date="2020-02-09T18:24:00Z">
        <w:r>
          <w:rPr>
            <w:rFonts w:ascii="Times New Roman" w:eastAsia="Times New Roman" w:hAnsi="Times New Roman" w:cs="Times New Roman"/>
            <w:sz w:val="28"/>
            <w:szCs w:val="28"/>
            <w:lang w:eastAsia="ru-RU"/>
          </w:rPr>
          <w:t>пользователя передаются в связующую программу</w:t>
        </w:r>
      </w:ins>
      <w:ins w:id="601" w:author="Юлия Новокшанова" w:date="2020-02-13T17:54:00Z">
        <w:r w:rsidR="00F24780">
          <w:rPr>
            <w:rFonts w:ascii="Times New Roman" w:eastAsia="Times New Roman" w:hAnsi="Times New Roman" w:cs="Times New Roman"/>
            <w:sz w:val="28"/>
            <w:szCs w:val="28"/>
            <w:lang w:eastAsia="ru-RU"/>
          </w:rPr>
          <w:t>.</w:t>
        </w:r>
      </w:ins>
    </w:p>
    <w:p w14:paraId="1154A0A3" w14:textId="77777777" w:rsidR="00153246" w:rsidRDefault="00153246">
      <w:pPr>
        <w:spacing w:before="100" w:beforeAutospacing="1" w:after="100" w:afterAutospacing="1" w:line="360" w:lineRule="auto"/>
        <w:jc w:val="both"/>
        <w:rPr>
          <w:ins w:id="602" w:author="Юлия Новокшанова" w:date="2020-02-23T21:12:00Z"/>
          <w:rFonts w:ascii="Times New Roman" w:eastAsia="Times New Roman" w:hAnsi="Times New Roman" w:cs="Times New Roman"/>
          <w:sz w:val="28"/>
          <w:szCs w:val="28"/>
          <w:lang w:eastAsia="ru-RU"/>
        </w:rPr>
      </w:pPr>
      <w:ins w:id="603" w:author="Юлия Новокшанова" w:date="2020-02-23T21:11:00Z">
        <w:r>
          <w:rPr>
            <w:rFonts w:ascii="Times New Roman" w:eastAsia="Times New Roman" w:hAnsi="Times New Roman" w:cs="Times New Roman"/>
            <w:sz w:val="28"/>
            <w:szCs w:val="28"/>
            <w:lang w:eastAsia="ru-RU"/>
          </w:rPr>
          <w:t xml:space="preserve">Элемент страницы с тегом </w:t>
        </w:r>
        <w:r>
          <w:rPr>
            <w:rFonts w:ascii="Times New Roman" w:eastAsia="Times New Roman" w:hAnsi="Times New Roman" w:cs="Times New Roman"/>
            <w:sz w:val="28"/>
            <w:szCs w:val="28"/>
            <w:lang w:val="en-US" w:eastAsia="ru-RU"/>
          </w:rPr>
          <w:t>style</w:t>
        </w:r>
        <w:r w:rsidRPr="00153246">
          <w:rPr>
            <w:rFonts w:ascii="Times New Roman" w:eastAsia="Times New Roman" w:hAnsi="Times New Roman" w:cs="Times New Roman"/>
            <w:sz w:val="28"/>
            <w:szCs w:val="28"/>
            <w:lang w:eastAsia="ru-RU"/>
            <w:rPrChange w:id="604" w:author="Юлия Новокшанова" w:date="2020-02-23T21:11:00Z">
              <w:rPr>
                <w:rFonts w:ascii="Times New Roman" w:eastAsia="Times New Roman" w:hAnsi="Times New Roman" w:cs="Times New Roman"/>
                <w:sz w:val="28"/>
                <w:szCs w:val="28"/>
                <w:lang w:val="en-US" w:eastAsia="ru-RU"/>
              </w:rPr>
            </w:rPrChange>
          </w:rPr>
          <w:t xml:space="preserve"> </w:t>
        </w:r>
        <w:r>
          <w:rPr>
            <w:rFonts w:ascii="Times New Roman" w:eastAsia="Times New Roman" w:hAnsi="Times New Roman" w:cs="Times New Roman"/>
            <w:sz w:val="28"/>
            <w:szCs w:val="28"/>
            <w:lang w:eastAsia="ru-RU"/>
          </w:rPr>
          <w:t xml:space="preserve">отвечает за </w:t>
        </w:r>
      </w:ins>
      <w:ins w:id="605" w:author="Юлия Новокшанова" w:date="2020-02-23T21:12:00Z">
        <w:r>
          <w:rPr>
            <w:rFonts w:ascii="Times New Roman" w:eastAsia="Times New Roman" w:hAnsi="Times New Roman" w:cs="Times New Roman"/>
            <w:sz w:val="28"/>
            <w:szCs w:val="28"/>
            <w:lang w:eastAsia="ru-RU"/>
          </w:rPr>
          <w:t>раскраску кнопки «Записаться».</w:t>
        </w:r>
      </w:ins>
    </w:p>
    <w:p w14:paraId="76A3475B" w14:textId="77777777" w:rsidR="00153246" w:rsidRPr="00FD5888" w:rsidRDefault="00153246">
      <w:pPr>
        <w:spacing w:before="100" w:beforeAutospacing="1" w:after="100" w:afterAutospacing="1" w:line="360" w:lineRule="auto"/>
        <w:jc w:val="both"/>
        <w:rPr>
          <w:ins w:id="606" w:author="Юлия Новокшанова" w:date="2020-02-23T21:15:00Z"/>
          <w:rFonts w:ascii="Times New Roman" w:eastAsia="Times New Roman" w:hAnsi="Times New Roman" w:cs="Times New Roman"/>
          <w:sz w:val="28"/>
          <w:szCs w:val="28"/>
          <w:lang w:val="en-US" w:eastAsia="ru-RU"/>
          <w:rPrChange w:id="607" w:author="Юлия Новокшанова" w:date="2020-02-23T21:54:00Z">
            <w:rPr>
              <w:ins w:id="608" w:author="Юлия Новокшанова" w:date="2020-02-23T21:15:00Z"/>
              <w:rFonts w:ascii="Times New Roman" w:eastAsia="Times New Roman" w:hAnsi="Times New Roman" w:cs="Times New Roman"/>
              <w:sz w:val="28"/>
              <w:szCs w:val="28"/>
              <w:lang w:eastAsia="ru-RU"/>
            </w:rPr>
          </w:rPrChange>
        </w:rPr>
      </w:pPr>
      <w:ins w:id="609" w:author="Юлия Новокшанова" w:date="2020-02-23T21:15:00Z">
        <w:r>
          <w:rPr>
            <w:rFonts w:ascii="Times New Roman" w:eastAsia="Times New Roman" w:hAnsi="Times New Roman" w:cs="Times New Roman"/>
            <w:sz w:val="28"/>
            <w:szCs w:val="28"/>
            <w:lang w:eastAsia="ru-RU"/>
          </w:rPr>
          <w:t>При выборе направления и врача открывается окно с дня выбора направления и доктора соответственно.</w:t>
        </w:r>
      </w:ins>
    </w:p>
    <w:p w14:paraId="70F56C76" w14:textId="77777777" w:rsidR="00153246" w:rsidRPr="00153246" w:rsidRDefault="00153246">
      <w:pPr>
        <w:spacing w:before="100" w:beforeAutospacing="1" w:after="100" w:afterAutospacing="1" w:line="360" w:lineRule="auto"/>
        <w:jc w:val="both"/>
        <w:rPr>
          <w:ins w:id="610" w:author="Юлия Новокшанова" w:date="2020-02-13T17:54:00Z"/>
          <w:rFonts w:ascii="Times New Roman" w:eastAsia="Times New Roman" w:hAnsi="Times New Roman" w:cs="Times New Roman"/>
          <w:sz w:val="28"/>
          <w:szCs w:val="28"/>
          <w:lang w:eastAsia="ru-RU"/>
        </w:rPr>
      </w:pPr>
    </w:p>
    <w:p w14:paraId="124ED532" w14:textId="77777777" w:rsidR="00153246" w:rsidRPr="008E77A2" w:rsidRDefault="00FD5888">
      <w:pPr>
        <w:spacing w:before="100" w:beforeAutospacing="1" w:after="100" w:afterAutospacing="1" w:line="360" w:lineRule="auto"/>
        <w:jc w:val="both"/>
        <w:rPr>
          <w:ins w:id="611" w:author="Юлия Новокшанова" w:date="2020-02-23T21:15:00Z"/>
          <w:rFonts w:ascii="Times New Roman" w:eastAsia="Times New Roman" w:hAnsi="Times New Roman" w:cs="Times New Roman"/>
          <w:sz w:val="28"/>
          <w:szCs w:val="28"/>
          <w:lang w:eastAsia="ru-RU"/>
        </w:rPr>
      </w:pPr>
      <w:ins w:id="612" w:author="Юлия Новокшанова" w:date="2020-02-23T21:54:00Z">
        <w:r>
          <w:rPr>
            <w:rFonts w:ascii="Times New Roman" w:eastAsia="Times New Roman" w:hAnsi="Times New Roman" w:cs="Times New Roman"/>
            <w:noProof/>
            <w:sz w:val="28"/>
            <w:szCs w:val="28"/>
            <w:lang w:eastAsia="ru-RU"/>
          </w:rPr>
          <w:drawing>
            <wp:inline distT="0" distB="0" distL="0" distR="0" wp14:anchorId="15EE8E1F" wp14:editId="7BCEF0FC">
              <wp:extent cx="3720872" cy="4896952"/>
              <wp:effectExtent l="0" t="0" r="63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 экрана 2020-02-23 в 21.36.57.png"/>
                      <pic:cNvPicPr/>
                    </pic:nvPicPr>
                    <pic:blipFill>
                      <a:blip r:embed="rId7">
                        <a:extLst>
                          <a:ext uri="{28A0092B-C50C-407E-A947-70E740481C1C}">
                            <a14:useLocalDpi xmlns:a14="http://schemas.microsoft.com/office/drawing/2010/main" val="0"/>
                          </a:ext>
                        </a:extLst>
                      </a:blip>
                      <a:stretch>
                        <a:fillRect/>
                      </a:stretch>
                    </pic:blipFill>
                    <pic:spPr>
                      <a:xfrm>
                        <a:off x="0" y="0"/>
                        <a:ext cx="3726143" cy="4903888"/>
                      </a:xfrm>
                      <a:prstGeom prst="rect">
                        <a:avLst/>
                      </a:prstGeom>
                    </pic:spPr>
                  </pic:pic>
                </a:graphicData>
              </a:graphic>
            </wp:inline>
          </w:drawing>
        </w:r>
      </w:ins>
    </w:p>
    <w:p w14:paraId="7555890C" w14:textId="77777777" w:rsidR="00153246" w:rsidRPr="00FD5888" w:rsidRDefault="00153246">
      <w:pPr>
        <w:spacing w:before="100" w:beforeAutospacing="1" w:after="100" w:afterAutospacing="1" w:line="360" w:lineRule="auto"/>
        <w:jc w:val="both"/>
        <w:rPr>
          <w:ins w:id="613" w:author="Юлия Новокшанова" w:date="2020-02-23T21:15:00Z"/>
          <w:rFonts w:ascii="Times New Roman" w:eastAsia="Times New Roman" w:hAnsi="Times New Roman" w:cs="Times New Roman"/>
          <w:sz w:val="28"/>
          <w:szCs w:val="28"/>
          <w:lang w:val="en-US" w:eastAsia="ru-RU"/>
          <w:rPrChange w:id="614" w:author="Юлия Новокшанова" w:date="2020-02-23T21:55:00Z">
            <w:rPr>
              <w:ins w:id="615" w:author="Юлия Новокшанова" w:date="2020-02-23T21:15:00Z"/>
              <w:rFonts w:ascii="Times New Roman" w:eastAsia="Times New Roman" w:hAnsi="Times New Roman" w:cs="Times New Roman"/>
              <w:sz w:val="28"/>
              <w:szCs w:val="28"/>
              <w:lang w:eastAsia="ru-RU"/>
            </w:rPr>
          </w:rPrChange>
        </w:rPr>
      </w:pPr>
    </w:p>
    <w:p w14:paraId="6D777FCD" w14:textId="77777777" w:rsidR="00153246" w:rsidRDefault="00FD5888">
      <w:pPr>
        <w:spacing w:before="100" w:beforeAutospacing="1" w:after="100" w:afterAutospacing="1" w:line="360" w:lineRule="auto"/>
        <w:jc w:val="both"/>
        <w:rPr>
          <w:ins w:id="616" w:author="Юлия Новокшанова" w:date="2020-02-23T21:15:00Z"/>
          <w:rFonts w:ascii="Times New Roman" w:eastAsia="Times New Roman" w:hAnsi="Times New Roman" w:cs="Times New Roman"/>
          <w:sz w:val="28"/>
          <w:szCs w:val="28"/>
          <w:lang w:eastAsia="ru-RU"/>
        </w:rPr>
      </w:pPr>
      <w:ins w:id="617" w:author="Юлия Новокшанова" w:date="2020-02-23T21:55:00Z">
        <w:r>
          <w:rPr>
            <w:rFonts w:ascii="Times New Roman" w:eastAsia="Times New Roman" w:hAnsi="Times New Roman" w:cs="Times New Roman"/>
            <w:noProof/>
            <w:sz w:val="28"/>
            <w:szCs w:val="28"/>
            <w:lang w:eastAsia="ru-RU"/>
          </w:rPr>
          <w:lastRenderedPageBreak/>
          <w:drawing>
            <wp:inline distT="0" distB="0" distL="0" distR="0" wp14:anchorId="4CFFED74" wp14:editId="1145695D">
              <wp:extent cx="4562692" cy="581890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Снимок экрана 2020-02-23 в 21.48.55.png"/>
                      <pic:cNvPicPr/>
                    </pic:nvPicPr>
                    <pic:blipFill>
                      <a:blip r:embed="rId8">
                        <a:extLst>
                          <a:ext uri="{28A0092B-C50C-407E-A947-70E740481C1C}">
                            <a14:useLocalDpi xmlns:a14="http://schemas.microsoft.com/office/drawing/2010/main" val="0"/>
                          </a:ext>
                        </a:extLst>
                      </a:blip>
                      <a:stretch>
                        <a:fillRect/>
                      </a:stretch>
                    </pic:blipFill>
                    <pic:spPr>
                      <a:xfrm>
                        <a:off x="0" y="0"/>
                        <a:ext cx="4574420" cy="5833866"/>
                      </a:xfrm>
                      <a:prstGeom prst="rect">
                        <a:avLst/>
                      </a:prstGeom>
                    </pic:spPr>
                  </pic:pic>
                </a:graphicData>
              </a:graphic>
            </wp:inline>
          </w:drawing>
        </w:r>
      </w:ins>
    </w:p>
    <w:p w14:paraId="1C6ED1C9" w14:textId="77777777" w:rsidR="00153246" w:rsidRDefault="00153246">
      <w:pPr>
        <w:spacing w:before="100" w:beforeAutospacing="1" w:after="100" w:afterAutospacing="1" w:line="360" w:lineRule="auto"/>
        <w:jc w:val="both"/>
        <w:rPr>
          <w:ins w:id="618" w:author="Юлия Новокшанова" w:date="2020-02-23T21:15:00Z"/>
          <w:rFonts w:ascii="Times New Roman" w:eastAsia="Times New Roman" w:hAnsi="Times New Roman" w:cs="Times New Roman"/>
          <w:sz w:val="28"/>
          <w:szCs w:val="28"/>
          <w:lang w:eastAsia="ru-RU"/>
        </w:rPr>
      </w:pPr>
    </w:p>
    <w:p w14:paraId="6272DEAA" w14:textId="77777777" w:rsidR="00854DE3" w:rsidRDefault="00F24780">
      <w:pPr>
        <w:spacing w:before="100" w:beforeAutospacing="1" w:after="100" w:afterAutospacing="1" w:line="360" w:lineRule="auto"/>
        <w:jc w:val="both"/>
        <w:rPr>
          <w:ins w:id="619" w:author="Юлия Новокшанова" w:date="2020-02-13T19:58:00Z"/>
          <w:rFonts w:ascii="Times New Roman" w:eastAsia="Times New Roman" w:hAnsi="Times New Roman" w:cs="Times New Roman"/>
          <w:sz w:val="28"/>
          <w:szCs w:val="28"/>
          <w:lang w:eastAsia="ru-RU"/>
        </w:rPr>
      </w:pPr>
      <w:ins w:id="620" w:author="Юлия Новокшанова" w:date="2020-02-13T17:54:00Z">
        <w:r>
          <w:rPr>
            <w:rFonts w:ascii="Times New Roman" w:eastAsia="Times New Roman" w:hAnsi="Times New Roman" w:cs="Times New Roman"/>
            <w:sz w:val="28"/>
            <w:szCs w:val="28"/>
            <w:lang w:eastAsia="ru-RU"/>
          </w:rPr>
          <w:t>А вот и код ст</w:t>
        </w:r>
      </w:ins>
      <w:ins w:id="621" w:author="Юлия Новокшанова" w:date="2020-02-13T17:55:00Z">
        <w:r>
          <w:rPr>
            <w:rFonts w:ascii="Times New Roman" w:eastAsia="Times New Roman" w:hAnsi="Times New Roman" w:cs="Times New Roman"/>
            <w:sz w:val="28"/>
            <w:szCs w:val="28"/>
            <w:lang w:eastAsia="ru-RU"/>
          </w:rPr>
          <w:t>раницы:</w:t>
        </w:r>
      </w:ins>
    </w:p>
    <w:p w14:paraId="6BD50702" w14:textId="77777777" w:rsidR="00F24780" w:rsidRPr="00F24780" w:rsidRDefault="00F24780">
      <w:pPr>
        <w:spacing w:before="100" w:beforeAutospacing="1" w:after="100" w:afterAutospacing="1" w:line="360" w:lineRule="auto"/>
        <w:jc w:val="both"/>
        <w:rPr>
          <w:ins w:id="622" w:author="Юлия Новокшанова" w:date="2020-02-09T18:15:00Z"/>
          <w:rFonts w:ascii="Times New Roman" w:eastAsia="Times New Roman" w:hAnsi="Times New Roman" w:cs="Times New Roman"/>
          <w:sz w:val="28"/>
          <w:szCs w:val="28"/>
          <w:lang w:eastAsia="ru-RU"/>
          <w:rPrChange w:id="623" w:author="Юлия Новокшанова" w:date="2020-02-13T17:55:00Z">
            <w:rPr>
              <w:ins w:id="624" w:author="Юлия Новокшанова" w:date="2020-02-09T18:15:00Z"/>
              <w:rFonts w:ascii="Times New Roman" w:eastAsia="Times New Roman" w:hAnsi="Times New Roman" w:cs="Times New Roman"/>
              <w:lang w:eastAsia="ru-RU"/>
            </w:rPr>
          </w:rPrChange>
        </w:rPr>
        <w:pPrChange w:id="625" w:author="Юлия Новокшанова" w:date="2020-02-09T18:19:00Z">
          <w:pPr>
            <w:spacing w:before="100" w:beforeAutospacing="1" w:after="100" w:afterAutospacing="1"/>
          </w:pPr>
        </w:pPrChange>
      </w:pPr>
      <w:ins w:id="626" w:author="Юлия Новокшанова" w:date="2020-02-13T17:55:00Z">
        <w:r w:rsidRPr="00F24780">
          <w:rPr>
            <w:rFonts w:ascii="Times New Roman" w:eastAsia="Times New Roman" w:hAnsi="Times New Roman" w:cs="Times New Roman"/>
            <w:noProof/>
            <w:sz w:val="28"/>
            <w:szCs w:val="28"/>
            <w:lang w:eastAsia="ru-RU"/>
          </w:rPr>
          <w:t xml:space="preserve"> </w:t>
        </w:r>
      </w:ins>
    </w:p>
    <w:p w14:paraId="667ABD1A" w14:textId="77777777" w:rsidR="00667D61" w:rsidRPr="00630D51" w:rsidDel="00166DBD" w:rsidRDefault="00667D61">
      <w:pPr>
        <w:spacing w:before="100" w:beforeAutospacing="1" w:after="100" w:afterAutospacing="1" w:line="360" w:lineRule="auto"/>
        <w:jc w:val="both"/>
        <w:rPr>
          <w:del w:id="627" w:author="Юлия Новокшанова" w:date="2020-02-09T18:20:00Z"/>
          <w:rFonts w:ascii="Times New Roman" w:eastAsia="Times New Roman" w:hAnsi="Times New Roman" w:cs="Times New Roman"/>
          <w:sz w:val="28"/>
          <w:szCs w:val="28"/>
          <w:lang w:eastAsia="ru-RU"/>
          <w:rPrChange w:id="628" w:author="Юлия Новокшанова" w:date="2020-02-09T13:06:00Z">
            <w:rPr>
              <w:del w:id="629" w:author="Юлия Новокшанова" w:date="2020-02-09T18:20:00Z"/>
              <w:rFonts w:ascii="Times New Roman" w:eastAsia="Times New Roman" w:hAnsi="Times New Roman" w:cs="Times New Roman"/>
              <w:lang w:eastAsia="ru-RU"/>
            </w:rPr>
          </w:rPrChange>
        </w:rPr>
        <w:pPrChange w:id="630" w:author="Юлия Новокшанова" w:date="2020-02-09T13:07:00Z">
          <w:pPr>
            <w:spacing w:before="100" w:beforeAutospacing="1" w:after="100" w:afterAutospacing="1"/>
          </w:pPr>
        </w:pPrChange>
      </w:pPr>
      <w:del w:id="631" w:author="Юлия Новокшанова" w:date="2020-02-09T18:20:00Z">
        <w:r w:rsidRPr="00630D51" w:rsidDel="00166DBD">
          <w:rPr>
            <w:rFonts w:ascii="Times New Roman" w:eastAsia="Times New Roman" w:hAnsi="Times New Roman" w:cs="Times New Roman"/>
            <w:sz w:val="28"/>
            <w:szCs w:val="28"/>
            <w:lang w:eastAsia="ru-RU"/>
            <w:rPrChange w:id="632" w:author="Юлия Новокшанова" w:date="2020-02-09T13:06:00Z">
              <w:rPr>
                <w:rFonts w:ascii="Times New Roman" w:eastAsia="Times New Roman" w:hAnsi="Times New Roman" w:cs="Times New Roman"/>
                <w:sz w:val="22"/>
                <w:szCs w:val="22"/>
                <w:lang w:eastAsia="ru-RU"/>
              </w:rPr>
            </w:rPrChange>
          </w:rPr>
          <w:delText xml:space="preserve">С помощью класса Аndroid.os.Handler, который является следующей ветвью развития потоков, реализуется выполнение кода в некоторый момент в будущем. Также он используется для передачи кода, который должен выполняться в другом потоке. Переменная SPLASH_TIME_OUT со значением 2000 задает время отображения приветственного экрана равное двум секундам, так как оно указывается в миллисекундах. </w:delText>
        </w:r>
      </w:del>
    </w:p>
    <w:p w14:paraId="0DB58582" w14:textId="77777777" w:rsidR="00667D61" w:rsidRPr="00630D51" w:rsidDel="00546D7A" w:rsidRDefault="00667D61">
      <w:pPr>
        <w:spacing w:before="100" w:beforeAutospacing="1" w:after="100" w:afterAutospacing="1" w:line="360" w:lineRule="auto"/>
        <w:jc w:val="both"/>
        <w:rPr>
          <w:del w:id="633" w:author="Юлия Новокшанова" w:date="2020-02-09T18:23:00Z"/>
          <w:rFonts w:ascii="Times New Roman" w:eastAsia="Times New Roman" w:hAnsi="Times New Roman" w:cs="Times New Roman"/>
          <w:sz w:val="28"/>
          <w:szCs w:val="28"/>
          <w:lang w:eastAsia="ru-RU"/>
          <w:rPrChange w:id="634" w:author="Юлия Новокшанова" w:date="2020-02-09T13:06:00Z">
            <w:rPr>
              <w:del w:id="635" w:author="Юлия Новокшанова" w:date="2020-02-09T18:23:00Z"/>
              <w:rFonts w:ascii="Times New Roman" w:eastAsia="Times New Roman" w:hAnsi="Times New Roman" w:cs="Times New Roman"/>
              <w:lang w:eastAsia="ru-RU"/>
            </w:rPr>
          </w:rPrChange>
        </w:rPr>
        <w:pPrChange w:id="636" w:author="Юлия Новокшанова" w:date="2020-02-09T13:07:00Z">
          <w:pPr>
            <w:spacing w:before="100" w:beforeAutospacing="1" w:after="100" w:afterAutospacing="1"/>
          </w:pPr>
        </w:pPrChange>
      </w:pPr>
      <w:del w:id="637" w:author="Юлия Новокшанова" w:date="2020-02-09T18:23:00Z">
        <w:r w:rsidRPr="00630D51" w:rsidDel="00546D7A">
          <w:rPr>
            <w:rFonts w:ascii="Times New Roman" w:eastAsia="Times New Roman" w:hAnsi="Times New Roman" w:cs="Times New Roman"/>
            <w:sz w:val="28"/>
            <w:szCs w:val="28"/>
            <w:lang w:eastAsia="ru-RU"/>
            <w:rPrChange w:id="638" w:author="Юлия Новокшанова" w:date="2020-02-09T13:06:00Z">
              <w:rPr>
                <w:rFonts w:ascii="Times New Roman" w:eastAsia="Times New Roman" w:hAnsi="Times New Roman" w:cs="Times New Roman"/>
                <w:sz w:val="22"/>
                <w:szCs w:val="22"/>
                <w:lang w:eastAsia="ru-RU"/>
              </w:rPr>
            </w:rPrChange>
          </w:rPr>
          <w:delText xml:space="preserve">После показа логотипа выполняется метод start(); из библиотеки imagepicker. Он позволяет отобразить в виде сетки все медиа файлы пользователя, а также моментально сделать новое с помощью камеры. Данное средство было выбрано из-за внешней </w:delText>
        </w:r>
      </w:del>
    </w:p>
    <w:p w14:paraId="07CF97C2" w14:textId="77777777" w:rsidR="00667D61" w:rsidRPr="00630D51" w:rsidDel="00546D7A" w:rsidRDefault="00667D61">
      <w:pPr>
        <w:spacing w:before="100" w:beforeAutospacing="1" w:after="100" w:afterAutospacing="1" w:line="360" w:lineRule="auto"/>
        <w:jc w:val="both"/>
        <w:rPr>
          <w:del w:id="639" w:author="Юлия Новокшанова" w:date="2020-02-09T18:23:00Z"/>
          <w:rFonts w:ascii="Times New Roman" w:eastAsia="Times New Roman" w:hAnsi="Times New Roman" w:cs="Times New Roman"/>
          <w:sz w:val="28"/>
          <w:szCs w:val="28"/>
          <w:lang w:eastAsia="ru-RU"/>
          <w:rPrChange w:id="640" w:author="Юлия Новокшанова" w:date="2020-02-09T13:06:00Z">
            <w:rPr>
              <w:del w:id="641" w:author="Юлия Новокшанова" w:date="2020-02-09T18:23:00Z"/>
              <w:rFonts w:ascii="Times New Roman" w:eastAsia="Times New Roman" w:hAnsi="Times New Roman" w:cs="Times New Roman"/>
              <w:lang w:eastAsia="ru-RU"/>
            </w:rPr>
          </w:rPrChange>
        </w:rPr>
        <w:pPrChange w:id="642" w:author="Юлия Новокшанова" w:date="2020-02-09T13:07:00Z">
          <w:pPr>
            <w:spacing w:before="100" w:beforeAutospacing="1" w:after="100" w:afterAutospacing="1"/>
          </w:pPr>
        </w:pPrChange>
      </w:pPr>
    </w:p>
    <w:p w14:paraId="41FDA48D" w14:textId="77777777" w:rsidR="00667D61" w:rsidRPr="00630D51" w:rsidDel="00546D7A" w:rsidRDefault="00667D61">
      <w:pPr>
        <w:spacing w:before="100" w:beforeAutospacing="1" w:after="100" w:afterAutospacing="1" w:line="360" w:lineRule="auto"/>
        <w:jc w:val="both"/>
        <w:rPr>
          <w:del w:id="643" w:author="Юлия Новокшанова" w:date="2020-02-09T18:23:00Z"/>
          <w:rFonts w:ascii="Times New Roman" w:eastAsia="Times New Roman" w:hAnsi="Times New Roman" w:cs="Times New Roman"/>
          <w:sz w:val="28"/>
          <w:szCs w:val="28"/>
          <w:lang w:eastAsia="ru-RU"/>
          <w:rPrChange w:id="644" w:author="Юлия Новокшанова" w:date="2020-02-09T13:06:00Z">
            <w:rPr>
              <w:del w:id="645" w:author="Юлия Новокшанова" w:date="2020-02-09T18:23:00Z"/>
              <w:rFonts w:ascii="Times New Roman" w:eastAsia="Times New Roman" w:hAnsi="Times New Roman" w:cs="Times New Roman"/>
              <w:lang w:eastAsia="ru-RU"/>
            </w:rPr>
          </w:rPrChange>
        </w:rPr>
        <w:pPrChange w:id="646" w:author="Юлия Новокшанова" w:date="2020-02-09T13:07:00Z">
          <w:pPr>
            <w:spacing w:before="100" w:beforeAutospacing="1" w:after="100" w:afterAutospacing="1"/>
          </w:pPr>
        </w:pPrChange>
      </w:pPr>
      <w:del w:id="647" w:author="Юлия Новокшанова" w:date="2020-02-09T18:23:00Z">
        <w:r w:rsidRPr="00630D51" w:rsidDel="00546D7A">
          <w:rPr>
            <w:rFonts w:ascii="Times New Roman" w:eastAsia="Times New Roman" w:hAnsi="Times New Roman" w:cs="Times New Roman"/>
            <w:sz w:val="28"/>
            <w:szCs w:val="28"/>
            <w:lang w:eastAsia="ru-RU"/>
            <w:rPrChange w:id="648" w:author="Юлия Новокшанова" w:date="2020-02-09T13:06:00Z">
              <w:rPr>
                <w:rFonts w:ascii="Times New Roman" w:eastAsia="Times New Roman" w:hAnsi="Times New Roman" w:cs="Times New Roman"/>
                <w:sz w:val="22"/>
                <w:szCs w:val="22"/>
                <w:lang w:eastAsia="ru-RU"/>
              </w:rPr>
            </w:rPrChange>
          </w:rPr>
          <w:delText xml:space="preserve">простоты в использовании и возможности сохранения в кэш миниатюр. Эта мера позволяет не создавать их каждый раз, нагружая телефон, а вынимать их из промежуточного буфера с быстрым доступом. </w:delText>
        </w:r>
      </w:del>
    </w:p>
    <w:p w14:paraId="3A9E7C1B" w14:textId="77777777" w:rsidR="00667D61" w:rsidRPr="00630D51" w:rsidDel="00546D7A" w:rsidRDefault="00667D61">
      <w:pPr>
        <w:spacing w:before="100" w:beforeAutospacing="1" w:after="100" w:afterAutospacing="1" w:line="360" w:lineRule="auto"/>
        <w:jc w:val="both"/>
        <w:rPr>
          <w:del w:id="649" w:author="Юлия Новокшанова" w:date="2020-02-09T18:23:00Z"/>
          <w:rFonts w:ascii="Times New Roman" w:eastAsia="Times New Roman" w:hAnsi="Times New Roman" w:cs="Times New Roman"/>
          <w:sz w:val="28"/>
          <w:szCs w:val="28"/>
          <w:lang w:eastAsia="ru-RU"/>
          <w:rPrChange w:id="650" w:author="Юлия Новокшанова" w:date="2020-02-09T13:06:00Z">
            <w:rPr>
              <w:del w:id="651" w:author="Юлия Новокшанова" w:date="2020-02-09T18:23:00Z"/>
              <w:rFonts w:ascii="Times New Roman" w:eastAsia="Times New Roman" w:hAnsi="Times New Roman" w:cs="Times New Roman"/>
              <w:lang w:eastAsia="ru-RU"/>
            </w:rPr>
          </w:rPrChange>
        </w:rPr>
        <w:pPrChange w:id="652" w:author="Юлия Новокшанова" w:date="2020-02-09T13:07:00Z">
          <w:pPr>
            <w:spacing w:before="100" w:beforeAutospacing="1" w:after="100" w:afterAutospacing="1"/>
          </w:pPr>
        </w:pPrChange>
      </w:pPr>
      <w:del w:id="653" w:author="Юлия Новокшанова" w:date="2020-02-09T18:23:00Z">
        <w:r w:rsidRPr="00630D51" w:rsidDel="00546D7A">
          <w:rPr>
            <w:rFonts w:ascii="Times New Roman" w:eastAsia="Times New Roman" w:hAnsi="Times New Roman" w:cs="Times New Roman"/>
            <w:sz w:val="28"/>
            <w:szCs w:val="28"/>
            <w:lang w:eastAsia="ru-RU"/>
            <w:rPrChange w:id="654" w:author="Юлия Новокшанова" w:date="2020-02-09T13:06:00Z">
              <w:rPr>
                <w:rFonts w:ascii="Times New Roman" w:eastAsia="Times New Roman" w:hAnsi="Times New Roman" w:cs="Times New Roman"/>
                <w:sz w:val="22"/>
                <w:szCs w:val="22"/>
                <w:lang w:eastAsia="ru-RU"/>
              </w:rPr>
            </w:rPrChange>
          </w:rPr>
          <w:delText xml:space="preserve">Возвращенные данные проверяются на корректность с помощью кодов состояния. Полученное изображение добавляется в списочный массив. Перед переходом в другое окно фоторедактор вкладывает путь к изображению в явное намерение, а принимающая активность должна уметь обработать ее. С помощью уникального ключа ей удастся вытащить содержимое. </w:delText>
        </w:r>
      </w:del>
    </w:p>
    <w:p w14:paraId="6D0BEB34" w14:textId="77777777" w:rsidR="00667D61" w:rsidRDefault="00667D61" w:rsidP="00630D51">
      <w:pPr>
        <w:spacing w:before="100" w:beforeAutospacing="1" w:after="100" w:afterAutospacing="1" w:line="360" w:lineRule="auto"/>
        <w:jc w:val="both"/>
        <w:rPr>
          <w:ins w:id="655" w:author="Юлия Новокшанова" w:date="2020-02-09T18:24:00Z"/>
          <w:rFonts w:ascii="Times New Roman" w:eastAsia="Times New Roman" w:hAnsi="Times New Roman" w:cs="Times New Roman"/>
          <w:sz w:val="28"/>
          <w:szCs w:val="28"/>
          <w:lang w:eastAsia="ru-RU"/>
        </w:rPr>
      </w:pPr>
      <w:r w:rsidRPr="00630D51">
        <w:rPr>
          <w:rFonts w:ascii="Times New Roman" w:eastAsia="Times New Roman" w:hAnsi="Times New Roman" w:cs="Times New Roman"/>
          <w:sz w:val="28"/>
          <w:szCs w:val="28"/>
          <w:lang w:eastAsia="ru-RU"/>
          <w:rPrChange w:id="656" w:author="Юлия Новокшанова" w:date="2020-02-09T13:06:00Z">
            <w:rPr>
              <w:rFonts w:ascii="Times New Roman" w:eastAsia="Times New Roman" w:hAnsi="Times New Roman" w:cs="Times New Roman"/>
              <w:sz w:val="22"/>
              <w:szCs w:val="22"/>
              <w:lang w:eastAsia="ru-RU"/>
            </w:rPr>
          </w:rPrChange>
        </w:rPr>
        <w:t xml:space="preserve">3 </w:t>
      </w:r>
      <w:del w:id="657" w:author="Юлия Новокшанова" w:date="2020-02-09T18:24:00Z">
        <w:r w:rsidRPr="00630D51" w:rsidDel="00546D7A">
          <w:rPr>
            <w:rFonts w:ascii="Times New Roman" w:eastAsia="Times New Roman" w:hAnsi="Times New Roman" w:cs="Times New Roman"/>
            <w:sz w:val="28"/>
            <w:szCs w:val="28"/>
            <w:lang w:eastAsia="ru-RU"/>
            <w:rPrChange w:id="658" w:author="Юлия Новокшанова" w:date="2020-02-09T13:06:00Z">
              <w:rPr>
                <w:rFonts w:ascii="Times New Roman" w:eastAsia="Times New Roman" w:hAnsi="Times New Roman" w:cs="Times New Roman"/>
                <w:sz w:val="22"/>
                <w:szCs w:val="22"/>
                <w:lang w:eastAsia="ru-RU"/>
              </w:rPr>
            </w:rPrChange>
          </w:rPr>
          <w:delText xml:space="preserve">Экран редактирования </w:delText>
        </w:r>
      </w:del>
      <w:ins w:id="659" w:author="Юлия Новокшанова" w:date="2020-02-09T18:24:00Z">
        <w:r w:rsidR="00546D7A">
          <w:rPr>
            <w:rFonts w:ascii="Times New Roman" w:eastAsia="Times New Roman" w:hAnsi="Times New Roman" w:cs="Times New Roman"/>
            <w:sz w:val="28"/>
            <w:szCs w:val="28"/>
            <w:lang w:eastAsia="ru-RU"/>
          </w:rPr>
          <w:t>Связующая программа</w:t>
        </w:r>
      </w:ins>
    </w:p>
    <w:p w14:paraId="7D4B0A18" w14:textId="77777777" w:rsidR="00546D7A" w:rsidRPr="00630D51" w:rsidRDefault="00546D7A">
      <w:pPr>
        <w:spacing w:before="100" w:beforeAutospacing="1" w:after="100" w:afterAutospacing="1" w:line="360" w:lineRule="auto"/>
        <w:jc w:val="both"/>
        <w:rPr>
          <w:rFonts w:ascii="Times New Roman" w:eastAsia="Times New Roman" w:hAnsi="Times New Roman" w:cs="Times New Roman"/>
          <w:sz w:val="28"/>
          <w:szCs w:val="28"/>
          <w:lang w:eastAsia="ru-RU"/>
          <w:rPrChange w:id="660" w:author="Юлия Новокшанова" w:date="2020-02-09T13:06:00Z">
            <w:rPr>
              <w:rFonts w:ascii="Times New Roman" w:eastAsia="Times New Roman" w:hAnsi="Times New Roman" w:cs="Times New Roman"/>
              <w:lang w:eastAsia="ru-RU"/>
            </w:rPr>
          </w:rPrChange>
        </w:rPr>
        <w:pPrChange w:id="661" w:author="Юлия Новокшанова" w:date="2020-02-09T13:07:00Z">
          <w:pPr>
            <w:spacing w:before="100" w:beforeAutospacing="1" w:after="100" w:afterAutospacing="1"/>
          </w:pPr>
        </w:pPrChange>
      </w:pPr>
      <w:ins w:id="662" w:author="Юлия Новокшанова" w:date="2020-02-09T18:24:00Z">
        <w:r>
          <w:rPr>
            <w:rFonts w:ascii="Times New Roman" w:eastAsia="Times New Roman" w:hAnsi="Times New Roman" w:cs="Times New Roman"/>
            <w:sz w:val="28"/>
            <w:szCs w:val="28"/>
            <w:lang w:eastAsia="ru-RU"/>
          </w:rPr>
          <w:t>Связующа</w:t>
        </w:r>
      </w:ins>
      <w:ins w:id="663" w:author="Юлия Новокшанова" w:date="2020-02-09T18:25:00Z">
        <w:r>
          <w:rPr>
            <w:rFonts w:ascii="Times New Roman" w:eastAsia="Times New Roman" w:hAnsi="Times New Roman" w:cs="Times New Roman"/>
            <w:sz w:val="28"/>
            <w:szCs w:val="28"/>
            <w:lang w:eastAsia="ru-RU"/>
          </w:rPr>
          <w:t>я программа, несмотря на свое название выполняет одну из самых важных функций.</w:t>
        </w:r>
      </w:ins>
      <w:ins w:id="664" w:author="Юлия Новокшанова" w:date="2020-02-13T17:55:00Z">
        <w:r w:rsidR="00F24780" w:rsidRPr="00F24780">
          <w:rPr>
            <w:rFonts w:ascii="Times New Roman" w:eastAsia="Times New Roman" w:hAnsi="Times New Roman" w:cs="Times New Roman"/>
            <w:noProof/>
            <w:sz w:val="28"/>
            <w:szCs w:val="28"/>
            <w:lang w:eastAsia="ru-RU"/>
          </w:rPr>
          <w:t xml:space="preserve"> </w:t>
        </w:r>
      </w:ins>
    </w:p>
    <w:p w14:paraId="42CF439D" w14:textId="77777777" w:rsidR="00667D61" w:rsidRPr="00630D51" w:rsidDel="00546D7A" w:rsidRDefault="00667D61">
      <w:pPr>
        <w:spacing w:before="100" w:beforeAutospacing="1" w:after="100" w:afterAutospacing="1" w:line="360" w:lineRule="auto"/>
        <w:jc w:val="both"/>
        <w:rPr>
          <w:del w:id="665" w:author="Юлия Новокшанова" w:date="2020-02-09T18:24:00Z"/>
          <w:rFonts w:ascii="Times New Roman" w:eastAsia="Times New Roman" w:hAnsi="Times New Roman" w:cs="Times New Roman"/>
          <w:sz w:val="28"/>
          <w:szCs w:val="28"/>
          <w:lang w:eastAsia="ru-RU"/>
          <w:rPrChange w:id="666" w:author="Юлия Новокшанова" w:date="2020-02-09T13:06:00Z">
            <w:rPr>
              <w:del w:id="667" w:author="Юлия Новокшанова" w:date="2020-02-09T18:24:00Z"/>
              <w:rFonts w:ascii="Times New Roman" w:eastAsia="Times New Roman" w:hAnsi="Times New Roman" w:cs="Times New Roman"/>
              <w:lang w:eastAsia="ru-RU"/>
            </w:rPr>
          </w:rPrChange>
        </w:rPr>
        <w:pPrChange w:id="668" w:author="Юлия Новокшанова" w:date="2020-02-09T13:07:00Z">
          <w:pPr>
            <w:spacing w:before="100" w:beforeAutospacing="1" w:after="100" w:afterAutospacing="1"/>
          </w:pPr>
        </w:pPrChange>
      </w:pPr>
      <w:del w:id="669" w:author="Юлия Новокшанова" w:date="2020-02-09T18:24:00Z">
        <w:r w:rsidRPr="00630D51" w:rsidDel="00546D7A">
          <w:rPr>
            <w:rFonts w:ascii="Times New Roman" w:eastAsia="Times New Roman" w:hAnsi="Times New Roman" w:cs="Times New Roman"/>
            <w:sz w:val="28"/>
            <w:szCs w:val="28"/>
            <w:lang w:eastAsia="ru-RU"/>
            <w:rPrChange w:id="670" w:author="Юлия Новокшанова" w:date="2020-02-09T13:06:00Z">
              <w:rPr>
                <w:rFonts w:ascii="Times New Roman" w:eastAsia="Times New Roman" w:hAnsi="Times New Roman" w:cs="Times New Roman"/>
                <w:sz w:val="22"/>
                <w:szCs w:val="22"/>
                <w:lang w:eastAsia="ru-RU"/>
              </w:rPr>
            </w:rPrChange>
          </w:rPr>
          <w:lastRenderedPageBreak/>
          <w:delText xml:space="preserve">Главным окном в приложении Polo является EditActivity, в котором происходит редактирование выбранной пользователем фотографии. При запуске оно с помощью метода getIntent().getExtras().getString(“path”); пытается сохранить в строковую переменную путь к оригинальному изображению. В случае удачной попытки, создается ее копия. Если путь не был получен, то пользователя возвращают на главный экран выбора файла. </w:delText>
        </w:r>
      </w:del>
    </w:p>
    <w:p w14:paraId="2461B27B" w14:textId="77777777" w:rsidR="00667D61" w:rsidRPr="00630D51" w:rsidDel="00012C2C" w:rsidRDefault="00012C2C">
      <w:pPr>
        <w:spacing w:before="100" w:beforeAutospacing="1" w:after="100" w:afterAutospacing="1" w:line="360" w:lineRule="auto"/>
        <w:jc w:val="both"/>
        <w:rPr>
          <w:del w:id="671" w:author="Юлия Новокшанова" w:date="2020-02-13T17:56:00Z"/>
          <w:rFonts w:ascii="Times New Roman" w:eastAsia="Times New Roman" w:hAnsi="Times New Roman" w:cs="Times New Roman"/>
          <w:sz w:val="28"/>
          <w:szCs w:val="28"/>
          <w:lang w:eastAsia="ru-RU"/>
          <w:rPrChange w:id="672" w:author="Юлия Новокшанова" w:date="2020-02-09T13:06:00Z">
            <w:rPr>
              <w:del w:id="673" w:author="Юлия Новокшанова" w:date="2020-02-13T17:56:00Z"/>
              <w:rFonts w:ascii="Times New Roman" w:eastAsia="Times New Roman" w:hAnsi="Times New Roman" w:cs="Times New Roman"/>
              <w:lang w:eastAsia="ru-RU"/>
            </w:rPr>
          </w:rPrChange>
        </w:rPr>
        <w:pPrChange w:id="674" w:author="Юлия Новокшанова" w:date="2020-02-09T13:07:00Z">
          <w:pPr>
            <w:spacing w:before="100" w:beforeAutospacing="1" w:after="100" w:afterAutospacing="1"/>
          </w:pPr>
        </w:pPrChange>
      </w:pPr>
      <w:ins w:id="675" w:author="Юлия Новокшанова" w:date="2020-02-13T17:56:00Z">
        <w:r>
          <w:rPr>
            <w:rFonts w:ascii="Times New Roman" w:eastAsia="Times New Roman" w:hAnsi="Times New Roman" w:cs="Times New Roman"/>
            <w:sz w:val="28"/>
            <w:szCs w:val="28"/>
            <w:lang w:eastAsia="ru-RU"/>
          </w:rPr>
          <w:t>Эта программа считывает данные, к</w:t>
        </w:r>
      </w:ins>
      <w:ins w:id="676" w:author="Юлия Новокшанова" w:date="2020-02-23T21:05:00Z">
        <w:r w:rsidR="00F019B3">
          <w:rPr>
            <w:rFonts w:ascii="Times New Roman" w:eastAsia="Times New Roman" w:hAnsi="Times New Roman" w:cs="Times New Roman"/>
            <w:sz w:val="28"/>
            <w:szCs w:val="28"/>
            <w:lang w:eastAsia="ru-RU"/>
          </w:rPr>
          <w:t>о</w:t>
        </w:r>
      </w:ins>
      <w:ins w:id="677" w:author="Юлия Новокшанова" w:date="2020-02-13T17:56:00Z">
        <w:r>
          <w:rPr>
            <w:rFonts w:ascii="Times New Roman" w:eastAsia="Times New Roman" w:hAnsi="Times New Roman" w:cs="Times New Roman"/>
            <w:sz w:val="28"/>
            <w:szCs w:val="28"/>
            <w:lang w:eastAsia="ru-RU"/>
          </w:rPr>
          <w:t>торые пользователь вводил на странице. После эти данные</w:t>
        </w:r>
      </w:ins>
      <w:ins w:id="678" w:author="Юлия Новокшанова" w:date="2020-02-13T17:57:00Z">
        <w:r>
          <w:rPr>
            <w:rFonts w:ascii="Times New Roman" w:eastAsia="Times New Roman" w:hAnsi="Times New Roman" w:cs="Times New Roman"/>
            <w:sz w:val="28"/>
            <w:szCs w:val="28"/>
            <w:lang w:eastAsia="ru-RU"/>
          </w:rPr>
          <w:t xml:space="preserve"> отправляются </w:t>
        </w:r>
      </w:ins>
      <w:del w:id="679" w:author="Юлия Новокшанова" w:date="2020-02-13T17:56:00Z">
        <w:r w:rsidR="00667D61" w:rsidRPr="00630D51" w:rsidDel="00012C2C">
          <w:rPr>
            <w:rFonts w:ascii="Times New Roman" w:eastAsia="Times New Roman" w:hAnsi="Times New Roman" w:cs="Times New Roman"/>
            <w:sz w:val="28"/>
            <w:szCs w:val="28"/>
            <w:lang w:eastAsia="ru-RU"/>
            <w:rPrChange w:id="680" w:author="Юлия Новокшанова" w:date="2020-02-09T13:06:00Z">
              <w:rPr>
                <w:rFonts w:ascii="Times New Roman" w:eastAsia="Times New Roman" w:hAnsi="Times New Roman" w:cs="Times New Roman"/>
                <w:sz w:val="22"/>
                <w:szCs w:val="22"/>
                <w:lang w:eastAsia="ru-RU"/>
              </w:rPr>
            </w:rPrChange>
          </w:rPr>
          <w:delText xml:space="preserve">Специальный метод принимает путь к изначальному файлу. Он получает характеристики экрана. В переменной scaleW и scaleH сохраняются отношения длин сторон дисплея и изображения. Для сохранения пропорции и правильного масштабирования умножаем </w:delText>
        </w:r>
      </w:del>
    </w:p>
    <w:p w14:paraId="5308E75C" w14:textId="77777777" w:rsidR="00667D61" w:rsidRPr="00630D51" w:rsidDel="00012C2C" w:rsidRDefault="00667D61">
      <w:pPr>
        <w:spacing w:before="100" w:beforeAutospacing="1" w:after="100" w:afterAutospacing="1" w:line="360" w:lineRule="auto"/>
        <w:jc w:val="both"/>
        <w:rPr>
          <w:del w:id="681" w:author="Юлия Новокшанова" w:date="2020-02-13T17:58:00Z"/>
          <w:rFonts w:ascii="Times New Roman" w:eastAsia="Times New Roman" w:hAnsi="Times New Roman" w:cs="Times New Roman"/>
          <w:sz w:val="28"/>
          <w:szCs w:val="28"/>
          <w:lang w:eastAsia="ru-RU"/>
          <w:rPrChange w:id="682" w:author="Юлия Новокшанова" w:date="2020-02-09T13:06:00Z">
            <w:rPr>
              <w:del w:id="683" w:author="Юлия Новокшанова" w:date="2020-02-13T17:58:00Z"/>
              <w:rFonts w:ascii="Times New Roman" w:eastAsia="Times New Roman" w:hAnsi="Times New Roman" w:cs="Times New Roman"/>
              <w:lang w:eastAsia="ru-RU"/>
            </w:rPr>
          </w:rPrChange>
        </w:rPr>
        <w:pPrChange w:id="684" w:author="Юлия Новокшанова" w:date="2020-02-13T17:58:00Z">
          <w:pPr>
            <w:spacing w:before="100" w:beforeAutospacing="1" w:after="100" w:afterAutospacing="1"/>
          </w:pPr>
        </w:pPrChange>
      </w:pPr>
      <w:del w:id="685" w:author="Юлия Новокшанова" w:date="2020-02-13T17:58:00Z">
        <w:r w:rsidRPr="00630D51" w:rsidDel="00012C2C">
          <w:rPr>
            <w:rFonts w:ascii="Times New Roman" w:eastAsia="Times New Roman" w:hAnsi="Times New Roman" w:cs="Times New Roman"/>
            <w:sz w:val="28"/>
            <w:szCs w:val="28"/>
            <w:lang w:eastAsia="ru-RU"/>
            <w:rPrChange w:id="686" w:author="Юлия Новокшанова" w:date="2020-02-09T13:06:00Z">
              <w:rPr>
                <w:rFonts w:ascii="Times New Roman" w:eastAsia="Times New Roman" w:hAnsi="Times New Roman" w:cs="Times New Roman"/>
                <w:sz w:val="22"/>
                <w:szCs w:val="22"/>
                <w:lang w:eastAsia="ru-RU"/>
              </w:rPr>
            </w:rPrChange>
          </w:rPr>
          <w:delText xml:space="preserve">обе стороны на наименьший коэффициент. С помощью оригинального изображения и измененных размеров мы создаем новую картину. В конце возвращается переменная типа Bitmap. </w:delText>
        </w:r>
      </w:del>
    </w:p>
    <w:p w14:paraId="17A083A0" w14:textId="77777777" w:rsidR="00667D61" w:rsidRPr="00630D51" w:rsidDel="00012C2C" w:rsidRDefault="00667D61">
      <w:pPr>
        <w:spacing w:before="100" w:beforeAutospacing="1" w:after="100" w:afterAutospacing="1" w:line="360" w:lineRule="auto"/>
        <w:jc w:val="both"/>
        <w:rPr>
          <w:del w:id="687" w:author="Юлия Новокшанова" w:date="2020-02-13T17:58:00Z"/>
          <w:rFonts w:ascii="Times New Roman" w:eastAsia="Times New Roman" w:hAnsi="Times New Roman" w:cs="Times New Roman"/>
          <w:sz w:val="28"/>
          <w:szCs w:val="28"/>
          <w:lang w:eastAsia="ru-RU"/>
          <w:rPrChange w:id="688" w:author="Юлия Новокшанова" w:date="2020-02-09T13:06:00Z">
            <w:rPr>
              <w:del w:id="689" w:author="Юлия Новокшанова" w:date="2020-02-13T17:58:00Z"/>
              <w:rFonts w:ascii="Times New Roman" w:eastAsia="Times New Roman" w:hAnsi="Times New Roman" w:cs="Times New Roman"/>
              <w:lang w:eastAsia="ru-RU"/>
            </w:rPr>
          </w:rPrChange>
        </w:rPr>
        <w:pPrChange w:id="690" w:author="Юлия Новокшанова" w:date="2020-02-13T17:58:00Z">
          <w:pPr>
            <w:spacing w:before="100" w:beforeAutospacing="1" w:after="100" w:afterAutospacing="1"/>
          </w:pPr>
        </w:pPrChange>
      </w:pPr>
      <w:del w:id="691" w:author="Юлия Новокшанова" w:date="2020-02-13T17:58:00Z">
        <w:r w:rsidRPr="00630D51" w:rsidDel="00012C2C">
          <w:rPr>
            <w:rFonts w:ascii="Times New Roman" w:eastAsia="Times New Roman" w:hAnsi="Times New Roman" w:cs="Times New Roman"/>
            <w:sz w:val="28"/>
            <w:szCs w:val="28"/>
            <w:lang w:eastAsia="ru-RU"/>
            <w:rPrChange w:id="692" w:author="Юлия Новокшанова" w:date="2020-02-09T13:06:00Z">
              <w:rPr>
                <w:rFonts w:ascii="Times New Roman" w:eastAsia="Times New Roman" w:hAnsi="Times New Roman" w:cs="Times New Roman"/>
                <w:sz w:val="22"/>
                <w:szCs w:val="22"/>
                <w:lang w:eastAsia="ru-RU"/>
              </w:rPr>
            </w:rPrChange>
          </w:rPr>
          <w:delText xml:space="preserve">Удобная реализация прокручиваемого меню была сделана с помощью библиотеки horizontalScrollMenuLibrary. Она позволяет быстро добавлять и удалять пункты, а также назначать им иконку и название. Все графические ресурсы хранятся в папке drawable. Реализованный в меню слушатель определяет нажатый элемент и выполняет характерный для него действия. </w:delText>
        </w:r>
      </w:del>
    </w:p>
    <w:p w14:paraId="03E64461" w14:textId="77777777" w:rsidR="00667D61" w:rsidDel="00012C2C" w:rsidRDefault="00667D61" w:rsidP="00012C2C">
      <w:pPr>
        <w:spacing w:before="100" w:beforeAutospacing="1" w:after="100" w:afterAutospacing="1" w:line="360" w:lineRule="auto"/>
        <w:jc w:val="both"/>
        <w:rPr>
          <w:del w:id="693" w:author="Юлия Новокшанова" w:date="2020-02-13T17:58:00Z"/>
          <w:rFonts w:ascii="Times New Roman" w:eastAsia="Times New Roman" w:hAnsi="Times New Roman" w:cs="Times New Roman"/>
          <w:sz w:val="28"/>
          <w:szCs w:val="28"/>
          <w:lang w:eastAsia="ru-RU"/>
        </w:rPr>
      </w:pPr>
      <w:del w:id="694" w:author="Юлия Новокшанова" w:date="2020-02-13T17:58:00Z">
        <w:r w:rsidRPr="00630D51" w:rsidDel="00012C2C">
          <w:rPr>
            <w:rFonts w:ascii="Times New Roman" w:eastAsia="Times New Roman" w:hAnsi="Times New Roman" w:cs="Times New Roman"/>
            <w:sz w:val="28"/>
            <w:szCs w:val="28"/>
            <w:lang w:eastAsia="ru-RU"/>
            <w:rPrChange w:id="695" w:author="Юлия Новокшанова" w:date="2020-02-09T13:06:00Z">
              <w:rPr>
                <w:rFonts w:ascii="Times New Roman" w:eastAsia="Times New Roman" w:hAnsi="Times New Roman" w:cs="Times New Roman"/>
                <w:sz w:val="22"/>
                <w:szCs w:val="22"/>
                <w:lang w:eastAsia="ru-RU"/>
              </w:rPr>
            </w:rPrChange>
          </w:rPr>
          <w:delText xml:space="preserve">За отображение всех выполняемых пользователем процедур отвечает класс SurfaceView, который предоставляет объект Surface. Данное решение было выбрано из-за поддержки рисования в фоновом потоке. Оно отлично подходит для насыщенных графикой элементов, которые нуждаются в частых обновлениях. В методе surfaceCreated(); описываются все изменения, которые должны быть применены к поверхности для рисования. </w:delText>
        </w:r>
      </w:del>
    </w:p>
    <w:p w14:paraId="33D9FA02" w14:textId="77777777" w:rsidR="00012C2C" w:rsidRPr="009E71A8" w:rsidRDefault="00012C2C" w:rsidP="00012C2C">
      <w:pPr>
        <w:spacing w:before="100" w:beforeAutospacing="1" w:after="100" w:afterAutospacing="1" w:line="360" w:lineRule="auto"/>
        <w:jc w:val="both"/>
        <w:rPr>
          <w:ins w:id="696" w:author="Юлия Новокшанова" w:date="2020-02-23T14:26:00Z"/>
          <w:rFonts w:ascii="Times New Roman" w:eastAsia="Times New Roman" w:hAnsi="Times New Roman" w:cs="Times New Roman"/>
          <w:sz w:val="28"/>
          <w:szCs w:val="28"/>
          <w:lang w:eastAsia="ru-RU"/>
        </w:rPr>
      </w:pPr>
      <w:ins w:id="697" w:author="Юлия Новокшанова" w:date="2020-02-13T17:58:00Z">
        <w:r>
          <w:rPr>
            <w:rFonts w:ascii="Times New Roman" w:eastAsia="Times New Roman" w:hAnsi="Times New Roman" w:cs="Times New Roman"/>
            <w:sz w:val="28"/>
            <w:szCs w:val="28"/>
            <w:lang w:eastAsia="ru-RU"/>
          </w:rPr>
          <w:t>в основную программу. Именно в этой программе осу</w:t>
        </w:r>
      </w:ins>
      <w:ins w:id="698" w:author="Юлия Новокшанова" w:date="2020-02-13T17:59:00Z">
        <w:r>
          <w:rPr>
            <w:rFonts w:ascii="Times New Roman" w:eastAsia="Times New Roman" w:hAnsi="Times New Roman" w:cs="Times New Roman"/>
            <w:sz w:val="28"/>
            <w:szCs w:val="28"/>
            <w:lang w:eastAsia="ru-RU"/>
          </w:rPr>
          <w:t>щестляется постоянный мониторинг страницы записи. Это необходимо для того, чтобы пользователь мог изменить данные времени</w:t>
        </w:r>
      </w:ins>
      <w:ins w:id="699" w:author="Юлия Новокшанова" w:date="2020-02-13T18:00:00Z">
        <w:r>
          <w:rPr>
            <w:rFonts w:ascii="Times New Roman" w:eastAsia="Times New Roman" w:hAnsi="Times New Roman" w:cs="Times New Roman"/>
            <w:sz w:val="28"/>
            <w:szCs w:val="28"/>
            <w:lang w:eastAsia="ru-RU"/>
          </w:rPr>
          <w:t xml:space="preserve"> и даты. Для этого использовалась библиотека </w:t>
        </w:r>
        <w:r>
          <w:rPr>
            <w:rFonts w:ascii="Times New Roman" w:eastAsia="Times New Roman" w:hAnsi="Times New Roman" w:cs="Times New Roman"/>
            <w:sz w:val="28"/>
            <w:szCs w:val="28"/>
            <w:lang w:val="en-US" w:eastAsia="ru-RU"/>
          </w:rPr>
          <w:t>Flask</w:t>
        </w:r>
      </w:ins>
      <w:ins w:id="700" w:author="Юлия Новокшанова" w:date="2020-02-13T18:01:00Z">
        <w:r w:rsidRPr="00012C2C">
          <w:rPr>
            <w:rFonts w:ascii="Times New Roman" w:eastAsia="Times New Roman" w:hAnsi="Times New Roman" w:cs="Times New Roman"/>
            <w:sz w:val="28"/>
            <w:szCs w:val="28"/>
            <w:lang w:eastAsia="ru-RU"/>
            <w:rPrChange w:id="701" w:author="Юлия Новокшанова" w:date="2020-02-13T18:02:00Z">
              <w:rPr>
                <w:rFonts w:ascii="Times New Roman" w:eastAsia="Times New Roman" w:hAnsi="Times New Roman" w:cs="Times New Roman"/>
                <w:sz w:val="28"/>
                <w:szCs w:val="28"/>
                <w:lang w:val="en-US" w:eastAsia="ru-RU"/>
              </w:rPr>
            </w:rPrChange>
          </w:rPr>
          <w:t>.</w:t>
        </w:r>
      </w:ins>
    </w:p>
    <w:p w14:paraId="4C58DE1E" w14:textId="77777777" w:rsidR="00012C2C" w:rsidRPr="00630D51" w:rsidRDefault="00012C2C">
      <w:pPr>
        <w:spacing w:before="100" w:beforeAutospacing="1" w:after="100" w:afterAutospacing="1" w:line="360" w:lineRule="auto"/>
        <w:jc w:val="both"/>
        <w:rPr>
          <w:ins w:id="702" w:author="Юлия Новокшанова" w:date="2020-02-13T17:58:00Z"/>
          <w:rFonts w:ascii="Times New Roman" w:eastAsia="Times New Roman" w:hAnsi="Times New Roman" w:cs="Times New Roman"/>
          <w:sz w:val="28"/>
          <w:szCs w:val="28"/>
          <w:lang w:eastAsia="ru-RU"/>
          <w:rPrChange w:id="703" w:author="Юлия Новокшанова" w:date="2020-02-09T13:06:00Z">
            <w:rPr>
              <w:ins w:id="704" w:author="Юлия Новокшанова" w:date="2020-02-13T17:58:00Z"/>
              <w:rFonts w:ascii="Times New Roman" w:eastAsia="Times New Roman" w:hAnsi="Times New Roman" w:cs="Times New Roman"/>
              <w:lang w:eastAsia="ru-RU"/>
            </w:rPr>
          </w:rPrChange>
        </w:rPr>
        <w:pPrChange w:id="705" w:author="Юлия Новокшанова" w:date="2020-02-13T17:58:00Z">
          <w:pPr>
            <w:spacing w:before="100" w:beforeAutospacing="1" w:after="100" w:afterAutospacing="1"/>
          </w:pPr>
        </w:pPrChange>
      </w:pPr>
    </w:p>
    <w:p w14:paraId="084DF201" w14:textId="77777777" w:rsidR="00667D61" w:rsidRDefault="00667D61" w:rsidP="00012C2C">
      <w:pPr>
        <w:spacing w:before="100" w:beforeAutospacing="1" w:after="100" w:afterAutospacing="1" w:line="360" w:lineRule="auto"/>
        <w:jc w:val="both"/>
        <w:rPr>
          <w:ins w:id="706" w:author="Юлия Новокшанова" w:date="2020-02-13T18:02:00Z"/>
          <w:rFonts w:ascii="Times New Roman" w:eastAsia="Times New Roman" w:hAnsi="Times New Roman" w:cs="Times New Roman"/>
          <w:sz w:val="28"/>
          <w:szCs w:val="28"/>
          <w:lang w:eastAsia="ru-RU"/>
        </w:rPr>
      </w:pPr>
      <w:r w:rsidRPr="00630D51">
        <w:rPr>
          <w:rFonts w:ascii="Times New Roman" w:eastAsia="Times New Roman" w:hAnsi="Times New Roman" w:cs="Times New Roman"/>
          <w:sz w:val="28"/>
          <w:szCs w:val="28"/>
          <w:lang w:eastAsia="ru-RU"/>
          <w:rPrChange w:id="707" w:author="Юлия Новокшанова" w:date="2020-02-09T13:06:00Z">
            <w:rPr>
              <w:rFonts w:ascii="Times New Roman" w:eastAsia="Times New Roman" w:hAnsi="Times New Roman" w:cs="Times New Roman"/>
              <w:sz w:val="22"/>
              <w:szCs w:val="22"/>
              <w:lang w:eastAsia="ru-RU"/>
            </w:rPr>
          </w:rPrChange>
        </w:rPr>
        <w:t xml:space="preserve">4 </w:t>
      </w:r>
      <w:ins w:id="708" w:author="Юлия Новокшанова" w:date="2020-02-13T18:02:00Z">
        <w:r w:rsidR="00012C2C">
          <w:rPr>
            <w:rFonts w:ascii="Times New Roman" w:eastAsia="Times New Roman" w:hAnsi="Times New Roman" w:cs="Times New Roman"/>
            <w:sz w:val="28"/>
            <w:szCs w:val="28"/>
            <w:lang w:eastAsia="ru-RU"/>
          </w:rPr>
          <w:t>Основная программа:</w:t>
        </w:r>
      </w:ins>
      <w:del w:id="709" w:author="Юлия Новокшанова" w:date="2020-02-13T18:02:00Z">
        <w:r w:rsidRPr="00630D51" w:rsidDel="00012C2C">
          <w:rPr>
            <w:rFonts w:ascii="Times New Roman" w:eastAsia="Times New Roman" w:hAnsi="Times New Roman" w:cs="Times New Roman"/>
            <w:sz w:val="28"/>
            <w:szCs w:val="28"/>
            <w:lang w:eastAsia="ru-RU"/>
            <w:rPrChange w:id="710" w:author="Юлия Новокшанова" w:date="2020-02-09T13:06:00Z">
              <w:rPr>
                <w:rFonts w:ascii="Times New Roman" w:eastAsia="Times New Roman" w:hAnsi="Times New Roman" w:cs="Times New Roman"/>
                <w:sz w:val="22"/>
                <w:szCs w:val="22"/>
                <w:lang w:eastAsia="ru-RU"/>
              </w:rPr>
            </w:rPrChange>
          </w:rPr>
          <w:delText xml:space="preserve">“Кисть” </w:delText>
        </w:r>
      </w:del>
    </w:p>
    <w:p w14:paraId="3149C052" w14:textId="77777777" w:rsidR="00012C2C" w:rsidRDefault="00012C2C" w:rsidP="00012C2C">
      <w:pPr>
        <w:spacing w:before="100" w:beforeAutospacing="1" w:after="100" w:afterAutospacing="1" w:line="360" w:lineRule="auto"/>
        <w:jc w:val="both"/>
        <w:rPr>
          <w:ins w:id="711" w:author="Юлия Новокшанова" w:date="2020-02-13T18:12:00Z"/>
          <w:rFonts w:ascii="Times New Roman" w:eastAsia="Times New Roman" w:hAnsi="Times New Roman" w:cs="Times New Roman"/>
          <w:sz w:val="28"/>
          <w:szCs w:val="28"/>
          <w:lang w:eastAsia="ru-RU"/>
        </w:rPr>
      </w:pPr>
      <w:ins w:id="712" w:author="Юлия Новокшанова" w:date="2020-02-13T18:02:00Z">
        <w:r>
          <w:rPr>
            <w:rFonts w:ascii="Times New Roman" w:eastAsia="Times New Roman" w:hAnsi="Times New Roman" w:cs="Times New Roman"/>
            <w:sz w:val="28"/>
            <w:szCs w:val="28"/>
            <w:lang w:eastAsia="ru-RU"/>
          </w:rPr>
          <w:t>В этой программе осущестляется запись к врачу по данным, которые были перед</w:t>
        </w:r>
      </w:ins>
      <w:ins w:id="713" w:author="Юлия Новокшанова" w:date="2020-02-13T18:03:00Z">
        <w:r>
          <w:rPr>
            <w:rFonts w:ascii="Times New Roman" w:eastAsia="Times New Roman" w:hAnsi="Times New Roman" w:cs="Times New Roman"/>
            <w:sz w:val="28"/>
            <w:szCs w:val="28"/>
            <w:lang w:eastAsia="ru-RU"/>
          </w:rPr>
          <w:t xml:space="preserve">аны Связующей программой. </w:t>
        </w:r>
      </w:ins>
    </w:p>
    <w:p w14:paraId="7563C6DA" w14:textId="77777777" w:rsidR="00943105" w:rsidRDefault="00943105" w:rsidP="00012C2C">
      <w:pPr>
        <w:spacing w:before="100" w:beforeAutospacing="1" w:after="100" w:afterAutospacing="1" w:line="360" w:lineRule="auto"/>
        <w:jc w:val="both"/>
        <w:rPr>
          <w:ins w:id="714" w:author="Юлия Новокшанова" w:date="2020-02-13T18:16:00Z"/>
          <w:rFonts w:ascii="Times New Roman" w:eastAsia="Times New Roman" w:hAnsi="Times New Roman" w:cs="Times New Roman"/>
          <w:sz w:val="28"/>
          <w:szCs w:val="28"/>
          <w:lang w:eastAsia="ru-RU"/>
        </w:rPr>
      </w:pPr>
      <w:ins w:id="715" w:author="Юлия Новокшанова" w:date="2020-02-13T18:12:00Z">
        <w:r>
          <w:rPr>
            <w:rFonts w:ascii="Times New Roman" w:eastAsia="Times New Roman" w:hAnsi="Times New Roman" w:cs="Times New Roman"/>
            <w:sz w:val="28"/>
            <w:szCs w:val="28"/>
            <w:lang w:eastAsia="ru-RU"/>
          </w:rPr>
          <w:t>Все дейст</w:t>
        </w:r>
      </w:ins>
      <w:ins w:id="716" w:author="Юлия Новокшанова" w:date="2020-02-13T18:13:00Z">
        <w:r>
          <w:rPr>
            <w:rFonts w:ascii="Times New Roman" w:eastAsia="Times New Roman" w:hAnsi="Times New Roman" w:cs="Times New Roman"/>
            <w:sz w:val="28"/>
            <w:szCs w:val="28"/>
            <w:lang w:eastAsia="ru-RU"/>
          </w:rPr>
          <w:t xml:space="preserve">вия выполняются благодаря библиотеке </w:t>
        </w:r>
        <w:r>
          <w:rPr>
            <w:rFonts w:ascii="Times New Roman" w:eastAsia="Times New Roman" w:hAnsi="Times New Roman" w:cs="Times New Roman"/>
            <w:sz w:val="28"/>
            <w:szCs w:val="28"/>
            <w:lang w:val="en-US" w:eastAsia="ru-RU"/>
          </w:rPr>
          <w:t>Selenium</w:t>
        </w:r>
      </w:ins>
      <w:ins w:id="717" w:author="Юлия Новокшанова" w:date="2020-02-13T18:15:00Z">
        <w:r>
          <w:rPr>
            <w:rFonts w:ascii="Times New Roman" w:eastAsia="Times New Roman" w:hAnsi="Times New Roman" w:cs="Times New Roman"/>
            <w:sz w:val="28"/>
            <w:szCs w:val="28"/>
            <w:lang w:eastAsia="ru-RU"/>
          </w:rPr>
          <w:t>. Он</w:t>
        </w:r>
      </w:ins>
      <w:ins w:id="718" w:author="Юлия Новокшанова" w:date="2020-02-13T18:16:00Z">
        <w:r>
          <w:rPr>
            <w:rFonts w:ascii="Times New Roman" w:eastAsia="Times New Roman" w:hAnsi="Times New Roman" w:cs="Times New Roman"/>
            <w:sz w:val="28"/>
            <w:szCs w:val="28"/>
            <w:lang w:eastAsia="ru-RU"/>
          </w:rPr>
          <w:t xml:space="preserve">а позволяет работать с веб-интерфейсом. </w:t>
        </w:r>
      </w:ins>
    </w:p>
    <w:p w14:paraId="0FD09AD3" w14:textId="77777777" w:rsidR="00943105" w:rsidRDefault="00943105" w:rsidP="00012C2C">
      <w:pPr>
        <w:spacing w:before="100" w:beforeAutospacing="1" w:after="100" w:afterAutospacing="1" w:line="360" w:lineRule="auto"/>
        <w:jc w:val="both"/>
        <w:rPr>
          <w:ins w:id="719" w:author="Юлия Новокшанова" w:date="2020-02-13T18:18:00Z"/>
          <w:rFonts w:ascii="Times New Roman" w:eastAsia="Times New Roman" w:hAnsi="Times New Roman" w:cs="Times New Roman"/>
          <w:sz w:val="28"/>
          <w:szCs w:val="28"/>
          <w:lang w:eastAsia="ru-RU"/>
        </w:rPr>
      </w:pPr>
      <w:ins w:id="720" w:author="Юлия Новокшанова" w:date="2020-02-13T18:16:00Z">
        <w:r>
          <w:rPr>
            <w:rFonts w:ascii="Times New Roman" w:eastAsia="Times New Roman" w:hAnsi="Times New Roman" w:cs="Times New Roman"/>
            <w:sz w:val="28"/>
            <w:szCs w:val="28"/>
            <w:lang w:eastAsia="ru-RU"/>
          </w:rPr>
          <w:t xml:space="preserve">Программа </w:t>
        </w:r>
      </w:ins>
      <w:ins w:id="721" w:author="Юлия Новокшанова" w:date="2020-02-13T18:17:00Z">
        <w:r>
          <w:rPr>
            <w:rFonts w:ascii="Times New Roman" w:eastAsia="Times New Roman" w:hAnsi="Times New Roman" w:cs="Times New Roman"/>
            <w:sz w:val="28"/>
            <w:szCs w:val="28"/>
            <w:lang w:eastAsia="ru-RU"/>
          </w:rPr>
          <w:t>делится на несколько функций</w:t>
        </w:r>
      </w:ins>
      <w:ins w:id="722" w:author="Юлия Новокшанова" w:date="2020-02-13T18:18:00Z">
        <w:r>
          <w:rPr>
            <w:rFonts w:ascii="Times New Roman" w:eastAsia="Times New Roman" w:hAnsi="Times New Roman" w:cs="Times New Roman"/>
            <w:sz w:val="28"/>
            <w:szCs w:val="28"/>
            <w:lang w:eastAsia="ru-RU"/>
          </w:rPr>
          <w:t>:</w:t>
        </w:r>
      </w:ins>
    </w:p>
    <w:p w14:paraId="50D04D6B" w14:textId="77777777" w:rsidR="00943105" w:rsidRDefault="00943105" w:rsidP="00943105">
      <w:pPr>
        <w:pStyle w:val="a6"/>
        <w:numPr>
          <w:ilvl w:val="0"/>
          <w:numId w:val="7"/>
        </w:numPr>
        <w:spacing w:before="100" w:beforeAutospacing="1" w:after="100" w:afterAutospacing="1" w:line="360" w:lineRule="auto"/>
        <w:jc w:val="both"/>
        <w:rPr>
          <w:ins w:id="723" w:author="Юлия Новокшанова" w:date="2020-02-13T18:19:00Z"/>
          <w:rFonts w:ascii="Times New Roman" w:eastAsia="Times New Roman" w:hAnsi="Times New Roman" w:cs="Times New Roman"/>
          <w:sz w:val="28"/>
          <w:szCs w:val="28"/>
          <w:lang w:eastAsia="ru-RU"/>
        </w:rPr>
      </w:pPr>
      <w:ins w:id="724" w:author="Юлия Новокшанова" w:date="2020-02-13T18:18:00Z">
        <w:r>
          <w:rPr>
            <w:rFonts w:ascii="Times New Roman" w:eastAsia="Times New Roman" w:hAnsi="Times New Roman" w:cs="Times New Roman"/>
            <w:sz w:val="28"/>
            <w:szCs w:val="28"/>
            <w:lang w:eastAsia="ru-RU"/>
          </w:rPr>
          <w:t xml:space="preserve">Функция выбора </w:t>
        </w:r>
      </w:ins>
      <w:ins w:id="725" w:author="Юлия Новокшанова" w:date="2020-02-13T18:19:00Z">
        <w:r>
          <w:rPr>
            <w:rFonts w:ascii="Times New Roman" w:eastAsia="Times New Roman" w:hAnsi="Times New Roman" w:cs="Times New Roman"/>
            <w:sz w:val="28"/>
            <w:szCs w:val="28"/>
            <w:lang w:eastAsia="ru-RU"/>
          </w:rPr>
          <w:t>напрвления</w:t>
        </w:r>
      </w:ins>
    </w:p>
    <w:p w14:paraId="6236E79F" w14:textId="77777777" w:rsidR="00943105" w:rsidRDefault="00943105" w:rsidP="00943105">
      <w:pPr>
        <w:pStyle w:val="a6"/>
        <w:numPr>
          <w:ilvl w:val="0"/>
          <w:numId w:val="7"/>
        </w:numPr>
        <w:spacing w:before="100" w:beforeAutospacing="1" w:after="100" w:afterAutospacing="1" w:line="360" w:lineRule="auto"/>
        <w:jc w:val="both"/>
        <w:rPr>
          <w:ins w:id="726" w:author="Юлия Новокшанова" w:date="2020-02-13T18:19:00Z"/>
          <w:rFonts w:ascii="Times New Roman" w:eastAsia="Times New Roman" w:hAnsi="Times New Roman" w:cs="Times New Roman"/>
          <w:sz w:val="28"/>
          <w:szCs w:val="28"/>
          <w:lang w:eastAsia="ru-RU"/>
        </w:rPr>
      </w:pPr>
      <w:ins w:id="727" w:author="Юлия Новокшанова" w:date="2020-02-13T18:19:00Z">
        <w:r>
          <w:rPr>
            <w:rFonts w:ascii="Times New Roman" w:eastAsia="Times New Roman" w:hAnsi="Times New Roman" w:cs="Times New Roman"/>
            <w:sz w:val="28"/>
            <w:szCs w:val="28"/>
            <w:lang w:eastAsia="ru-RU"/>
          </w:rPr>
          <w:t>Функция выбора доктора</w:t>
        </w:r>
      </w:ins>
    </w:p>
    <w:p w14:paraId="6F60B239" w14:textId="77777777" w:rsidR="00943105" w:rsidRDefault="00943105" w:rsidP="00943105">
      <w:pPr>
        <w:pStyle w:val="a6"/>
        <w:numPr>
          <w:ilvl w:val="0"/>
          <w:numId w:val="7"/>
        </w:numPr>
        <w:spacing w:before="100" w:beforeAutospacing="1" w:after="100" w:afterAutospacing="1" w:line="360" w:lineRule="auto"/>
        <w:jc w:val="both"/>
        <w:rPr>
          <w:ins w:id="728" w:author="Юлия Новокшанова" w:date="2020-02-13T18:20:00Z"/>
          <w:rFonts w:ascii="Times New Roman" w:eastAsia="Times New Roman" w:hAnsi="Times New Roman" w:cs="Times New Roman"/>
          <w:sz w:val="28"/>
          <w:szCs w:val="28"/>
          <w:lang w:eastAsia="ru-RU"/>
        </w:rPr>
      </w:pPr>
      <w:ins w:id="729" w:author="Юлия Новокшанова" w:date="2020-02-13T18:19:00Z">
        <w:r>
          <w:rPr>
            <w:rFonts w:ascii="Times New Roman" w:eastAsia="Times New Roman" w:hAnsi="Times New Roman" w:cs="Times New Roman"/>
            <w:sz w:val="28"/>
            <w:szCs w:val="28"/>
            <w:lang w:eastAsia="ru-RU"/>
          </w:rPr>
          <w:t xml:space="preserve">Функция </w:t>
        </w:r>
      </w:ins>
      <w:ins w:id="730" w:author="Юлия Новокшанова" w:date="2020-02-13T18:20:00Z">
        <w:r>
          <w:rPr>
            <w:rFonts w:ascii="Times New Roman" w:eastAsia="Times New Roman" w:hAnsi="Times New Roman" w:cs="Times New Roman"/>
            <w:sz w:val="28"/>
            <w:szCs w:val="28"/>
            <w:lang w:eastAsia="ru-RU"/>
          </w:rPr>
          <w:t>выбора подходящего времени</w:t>
        </w:r>
      </w:ins>
    </w:p>
    <w:p w14:paraId="6BA23163" w14:textId="77777777" w:rsidR="00943105" w:rsidRDefault="00943105" w:rsidP="00943105">
      <w:pPr>
        <w:pStyle w:val="a6"/>
        <w:numPr>
          <w:ilvl w:val="0"/>
          <w:numId w:val="7"/>
        </w:numPr>
        <w:spacing w:before="100" w:beforeAutospacing="1" w:after="100" w:afterAutospacing="1" w:line="360" w:lineRule="auto"/>
        <w:jc w:val="both"/>
        <w:rPr>
          <w:ins w:id="731" w:author="Юлия Новокшанова" w:date="2020-02-13T18:20:00Z"/>
          <w:rFonts w:ascii="Times New Roman" w:eastAsia="Times New Roman" w:hAnsi="Times New Roman" w:cs="Times New Roman"/>
          <w:sz w:val="28"/>
          <w:szCs w:val="28"/>
          <w:lang w:eastAsia="ru-RU"/>
        </w:rPr>
      </w:pPr>
      <w:ins w:id="732" w:author="Юлия Новокшанова" w:date="2020-02-13T18:20:00Z">
        <w:r>
          <w:rPr>
            <w:rFonts w:ascii="Times New Roman" w:eastAsia="Times New Roman" w:hAnsi="Times New Roman" w:cs="Times New Roman"/>
            <w:sz w:val="28"/>
            <w:szCs w:val="28"/>
            <w:lang w:eastAsia="ru-RU"/>
          </w:rPr>
          <w:t>Функция выбора подходящей даты</w:t>
        </w:r>
      </w:ins>
    </w:p>
    <w:p w14:paraId="484D8665" w14:textId="77777777" w:rsidR="00943105" w:rsidRDefault="00943105" w:rsidP="00943105">
      <w:pPr>
        <w:pStyle w:val="a6"/>
        <w:numPr>
          <w:ilvl w:val="0"/>
          <w:numId w:val="7"/>
        </w:numPr>
        <w:spacing w:before="100" w:beforeAutospacing="1" w:after="100" w:afterAutospacing="1" w:line="360" w:lineRule="auto"/>
        <w:jc w:val="both"/>
        <w:rPr>
          <w:ins w:id="733" w:author="Юлия Новокшанова" w:date="2020-02-13T18:23:00Z"/>
          <w:rFonts w:ascii="Times New Roman" w:eastAsia="Times New Roman" w:hAnsi="Times New Roman" w:cs="Times New Roman"/>
          <w:sz w:val="28"/>
          <w:szCs w:val="28"/>
          <w:lang w:eastAsia="ru-RU"/>
        </w:rPr>
      </w:pPr>
      <w:ins w:id="734" w:author="Юлия Новокшанова" w:date="2020-02-13T18:21:00Z">
        <w:r>
          <w:rPr>
            <w:rFonts w:ascii="Times New Roman" w:eastAsia="Times New Roman" w:hAnsi="Times New Roman" w:cs="Times New Roman"/>
            <w:sz w:val="28"/>
            <w:szCs w:val="28"/>
            <w:lang w:eastAsia="ru-RU"/>
          </w:rPr>
          <w:t>Функции</w:t>
        </w:r>
      </w:ins>
      <w:ins w:id="735" w:author="Юлия Новокшанова" w:date="2020-02-13T18:22:00Z">
        <w:r>
          <w:rPr>
            <w:rFonts w:ascii="Times New Roman" w:eastAsia="Times New Roman" w:hAnsi="Times New Roman" w:cs="Times New Roman"/>
            <w:sz w:val="28"/>
            <w:szCs w:val="28"/>
            <w:lang w:eastAsia="ru-RU"/>
          </w:rPr>
          <w:t>, которые отвечают за регистрацию</w:t>
        </w:r>
      </w:ins>
    </w:p>
    <w:p w14:paraId="6129AC07" w14:textId="77777777" w:rsidR="00943105" w:rsidRDefault="00943105" w:rsidP="00943105">
      <w:pPr>
        <w:pStyle w:val="a6"/>
        <w:numPr>
          <w:ilvl w:val="0"/>
          <w:numId w:val="7"/>
        </w:numPr>
        <w:spacing w:before="100" w:beforeAutospacing="1" w:after="100" w:afterAutospacing="1" w:line="360" w:lineRule="auto"/>
        <w:jc w:val="both"/>
        <w:rPr>
          <w:ins w:id="736" w:author="Юлия Новокшанова" w:date="2020-02-13T18:24:00Z"/>
          <w:rFonts w:ascii="Times New Roman" w:eastAsia="Times New Roman" w:hAnsi="Times New Roman" w:cs="Times New Roman"/>
          <w:sz w:val="28"/>
          <w:szCs w:val="28"/>
          <w:lang w:eastAsia="ru-RU"/>
        </w:rPr>
      </w:pPr>
      <w:ins w:id="737" w:author="Юлия Новокшанова" w:date="2020-02-13T18:23:00Z">
        <w:r>
          <w:rPr>
            <w:rFonts w:ascii="Times New Roman" w:eastAsia="Times New Roman" w:hAnsi="Times New Roman" w:cs="Times New Roman"/>
            <w:sz w:val="28"/>
            <w:szCs w:val="28"/>
            <w:lang w:eastAsia="ru-RU"/>
          </w:rPr>
          <w:t xml:space="preserve">Функции, отвечающие за </w:t>
        </w:r>
        <w:r w:rsidR="00B766C8">
          <w:rPr>
            <w:rFonts w:ascii="Times New Roman" w:eastAsia="Times New Roman" w:hAnsi="Times New Roman" w:cs="Times New Roman"/>
            <w:sz w:val="28"/>
            <w:szCs w:val="28"/>
            <w:lang w:eastAsia="ru-RU"/>
          </w:rPr>
          <w:t>активацию вышеперечисленных</w:t>
        </w:r>
      </w:ins>
    </w:p>
    <w:p w14:paraId="16B9727F" w14:textId="77777777" w:rsidR="00B766C8" w:rsidRDefault="00B766C8" w:rsidP="00B766C8">
      <w:pPr>
        <w:spacing w:before="100" w:beforeAutospacing="1" w:after="100" w:afterAutospacing="1" w:line="360" w:lineRule="auto"/>
        <w:jc w:val="both"/>
        <w:rPr>
          <w:ins w:id="738" w:author="Юлия Новокшанова" w:date="2020-02-13T19:50:00Z"/>
          <w:rFonts w:ascii="Times New Roman" w:eastAsia="Times New Roman" w:hAnsi="Times New Roman" w:cs="Times New Roman"/>
          <w:sz w:val="28"/>
          <w:szCs w:val="28"/>
          <w:lang w:eastAsia="ru-RU"/>
        </w:rPr>
      </w:pPr>
      <w:ins w:id="739" w:author="Юлия Новокшанова" w:date="2020-02-13T18:24:00Z">
        <w:r>
          <w:rPr>
            <w:rFonts w:ascii="Times New Roman" w:eastAsia="Times New Roman" w:hAnsi="Times New Roman" w:cs="Times New Roman"/>
            <w:sz w:val="28"/>
            <w:szCs w:val="28"/>
            <w:lang w:eastAsia="ru-RU"/>
          </w:rPr>
          <w:t>Все функци реализованы путем</w:t>
        </w:r>
      </w:ins>
      <w:ins w:id="740" w:author="Юлия Новокшанова" w:date="2020-02-13T18:25:00Z">
        <w:r>
          <w:rPr>
            <w:rFonts w:ascii="Times New Roman" w:eastAsia="Times New Roman" w:hAnsi="Times New Roman" w:cs="Times New Roman"/>
            <w:sz w:val="28"/>
            <w:szCs w:val="28"/>
            <w:lang w:eastAsia="ru-RU"/>
          </w:rPr>
          <w:t xml:space="preserve"> </w:t>
        </w:r>
      </w:ins>
      <w:ins w:id="741" w:author="Юлия Новокшанова" w:date="2020-02-13T18:26:00Z">
        <w:r>
          <w:rPr>
            <w:rFonts w:ascii="Times New Roman" w:eastAsia="Times New Roman" w:hAnsi="Times New Roman" w:cs="Times New Roman"/>
            <w:sz w:val="28"/>
            <w:szCs w:val="28"/>
            <w:lang w:eastAsia="ru-RU"/>
          </w:rPr>
          <w:t xml:space="preserve">кликов </w:t>
        </w:r>
      </w:ins>
    </w:p>
    <w:p w14:paraId="636A1F77" w14:textId="77777777" w:rsidR="00854DE3" w:rsidRDefault="00854DE3" w:rsidP="00B766C8">
      <w:pPr>
        <w:spacing w:before="100" w:beforeAutospacing="1" w:after="100" w:afterAutospacing="1" w:line="360" w:lineRule="auto"/>
        <w:jc w:val="both"/>
        <w:rPr>
          <w:ins w:id="742" w:author="Юлия Новокшанова" w:date="2020-02-13T20:09:00Z"/>
          <w:rFonts w:ascii="Times New Roman" w:eastAsia="Times New Roman" w:hAnsi="Times New Roman" w:cs="Times New Roman"/>
          <w:sz w:val="28"/>
          <w:szCs w:val="28"/>
          <w:lang w:eastAsia="ru-RU"/>
        </w:rPr>
      </w:pPr>
      <w:ins w:id="743" w:author="Юлия Новокшанова" w:date="2020-02-13T19:50:00Z">
        <w:r>
          <w:rPr>
            <w:rFonts w:ascii="Times New Roman" w:eastAsia="Times New Roman" w:hAnsi="Times New Roman" w:cs="Times New Roman"/>
            <w:sz w:val="28"/>
            <w:szCs w:val="28"/>
            <w:lang w:eastAsia="ru-RU"/>
          </w:rPr>
          <w:t>Поэтому путе ссылок на определенные «кнопки» мы их на</w:t>
        </w:r>
      </w:ins>
      <w:ins w:id="744" w:author="Юлия Новокшанова" w:date="2020-02-13T19:51:00Z">
        <w:r>
          <w:rPr>
            <w:rFonts w:ascii="Times New Roman" w:eastAsia="Times New Roman" w:hAnsi="Times New Roman" w:cs="Times New Roman"/>
            <w:sz w:val="28"/>
            <w:szCs w:val="28"/>
            <w:lang w:eastAsia="ru-RU"/>
          </w:rPr>
          <w:t>жимаем.</w:t>
        </w:r>
      </w:ins>
    </w:p>
    <w:p w14:paraId="7946144F" w14:textId="77777777" w:rsidR="00F6139C" w:rsidRPr="00177B1D" w:rsidRDefault="00751C36" w:rsidP="00F6139C">
      <w:pPr>
        <w:pStyle w:val="HTML"/>
        <w:shd w:val="clear" w:color="auto" w:fill="FFFFFF"/>
        <w:rPr>
          <w:ins w:id="745" w:author="Юлия Новокшанова" w:date="2020-02-23T14:31:00Z"/>
          <w:rFonts w:ascii="Times New Roman" w:hAnsi="Times New Roman" w:cs="Times New Roman"/>
          <w:sz w:val="28"/>
          <w:szCs w:val="28"/>
          <w:rPrChange w:id="746" w:author="Юлия Новокшанова" w:date="2020-02-23T20:28:00Z">
            <w:rPr>
              <w:ins w:id="747" w:author="Юлия Новокшанова" w:date="2020-02-23T14:31:00Z"/>
              <w:rFonts w:ascii="Menlo" w:hAnsi="Menlo" w:cs="Menlo"/>
              <w:bCs/>
              <w:color w:val="008080"/>
            </w:rPr>
          </w:rPrChange>
        </w:rPr>
      </w:pPr>
      <w:ins w:id="748" w:author="Юлия Новокшанова" w:date="2020-02-23T20:28:00Z">
        <w:r>
          <w:rPr>
            <w:rFonts w:ascii="Times New Roman" w:hAnsi="Times New Roman" w:cs="Times New Roman"/>
            <w:sz w:val="28"/>
            <w:szCs w:val="28"/>
          </w:rPr>
          <w:t>Ф</w:t>
        </w:r>
        <w:r w:rsidR="00177B1D">
          <w:rPr>
            <w:rFonts w:ascii="Times New Roman" w:hAnsi="Times New Roman" w:cs="Times New Roman"/>
            <w:sz w:val="28"/>
            <w:szCs w:val="28"/>
          </w:rPr>
          <w:t xml:space="preserve">ункция </w:t>
        </w:r>
      </w:ins>
      <w:ins w:id="749" w:author="Юлия Новокшанова" w:date="2020-02-13T20:09:00Z">
        <w:r w:rsidR="00F6139C" w:rsidRPr="00177B1D">
          <w:rPr>
            <w:rFonts w:ascii="Times New Roman" w:hAnsi="Times New Roman" w:cs="Times New Roman"/>
            <w:sz w:val="28"/>
            <w:szCs w:val="28"/>
            <w:rPrChange w:id="750" w:author="Юлия Новокшанова" w:date="2020-02-23T20:28:00Z">
              <w:rPr>
                <w:rFonts w:ascii="Menlo" w:hAnsi="Menlo" w:cs="Menlo"/>
                <w:color w:val="000000"/>
              </w:rPr>
            </w:rPrChange>
          </w:rPr>
          <w:t>pecialty_selection(a)</w:t>
        </w:r>
        <w:r w:rsidR="00F6139C" w:rsidRPr="00177B1D">
          <w:rPr>
            <w:rFonts w:ascii="Times New Roman" w:hAnsi="Times New Roman" w:cs="Times New Roman"/>
            <w:sz w:val="28"/>
            <w:szCs w:val="28"/>
            <w:rPrChange w:id="751" w:author="Юлия Новокшанова" w:date="2020-02-23T20:28:00Z">
              <w:rPr>
                <w:rFonts w:ascii="Menlo" w:hAnsi="Menlo" w:cs="Menlo"/>
                <w:color w:val="000000"/>
                <w:lang w:val="en-US"/>
              </w:rPr>
            </w:rPrChange>
          </w:rPr>
          <w:t xml:space="preserve"> </w:t>
        </w:r>
        <w:r w:rsidR="00F6139C" w:rsidRPr="00177B1D">
          <w:rPr>
            <w:rFonts w:ascii="Times New Roman" w:hAnsi="Times New Roman" w:cs="Times New Roman"/>
            <w:sz w:val="28"/>
            <w:szCs w:val="28"/>
            <w:rPrChange w:id="752" w:author="Юлия Новокшанова" w:date="2020-02-23T20:28:00Z">
              <w:rPr>
                <w:rFonts w:ascii="Menlo" w:hAnsi="Menlo" w:cs="Menlo"/>
                <w:color w:val="000000"/>
              </w:rPr>
            </w:rPrChange>
          </w:rPr>
          <w:t xml:space="preserve">отвечает за выбор направления. После перехода на </w:t>
        </w:r>
      </w:ins>
      <w:ins w:id="753" w:author="Юлия Новокшанова" w:date="2020-02-13T20:10:00Z">
        <w:r w:rsidR="00F6139C" w:rsidRPr="00177B1D">
          <w:rPr>
            <w:rFonts w:ascii="Times New Roman" w:hAnsi="Times New Roman" w:cs="Times New Roman"/>
            <w:sz w:val="28"/>
            <w:szCs w:val="28"/>
            <w:rPrChange w:id="754" w:author="Юлия Новокшанова" w:date="2020-02-23T20:28:00Z">
              <w:rPr>
                <w:rFonts w:ascii="Menlo" w:hAnsi="Menlo" w:cs="Menlo"/>
                <w:color w:val="000000"/>
              </w:rPr>
            </w:rPrChange>
          </w:rPr>
          <w:t>соответствующую страницу сайта(</w:t>
        </w:r>
        <w:r w:rsidR="00F6139C" w:rsidRPr="00177B1D">
          <w:rPr>
            <w:rFonts w:ascii="Times New Roman" w:hAnsi="Times New Roman" w:cs="Times New Roman"/>
            <w:sz w:val="28"/>
            <w:szCs w:val="28"/>
            <w:rPrChange w:id="755" w:author="Юлия Новокшанова" w:date="2020-02-23T20:28:00Z">
              <w:rPr>
                <w:rFonts w:ascii="Menlo" w:hAnsi="Menlo" w:cs="Menlo"/>
                <w:b/>
                <w:bCs/>
                <w:color w:val="008080"/>
              </w:rPr>
            </w:rPrChange>
          </w:rPr>
          <w:fldChar w:fldCharType="begin"/>
        </w:r>
        <w:r w:rsidR="00F6139C" w:rsidRPr="00177B1D">
          <w:rPr>
            <w:rFonts w:ascii="Times New Roman" w:hAnsi="Times New Roman" w:cs="Times New Roman"/>
            <w:sz w:val="28"/>
            <w:szCs w:val="28"/>
            <w:rPrChange w:id="756" w:author="Юлия Новокшанова" w:date="2020-02-23T20:28:00Z">
              <w:rPr>
                <w:rFonts w:ascii="Menlo" w:hAnsi="Menlo" w:cs="Menlo"/>
                <w:b/>
                <w:bCs/>
                <w:color w:val="008080"/>
              </w:rPr>
            </w:rPrChange>
          </w:rPr>
          <w:instrText xml:space="preserve"> HYPERLINK "https://zhenyanovokshanov1.wixsite.com/klinika/blank-5" </w:instrText>
        </w:r>
        <w:r w:rsidR="00F6139C" w:rsidRPr="00177B1D">
          <w:rPr>
            <w:rFonts w:ascii="Times New Roman" w:hAnsi="Times New Roman" w:cs="Times New Roman"/>
            <w:sz w:val="28"/>
            <w:szCs w:val="28"/>
            <w:rPrChange w:id="757" w:author="Юлия Новокшанова" w:date="2020-02-23T20:28:00Z">
              <w:rPr>
                <w:rFonts w:ascii="Menlo" w:hAnsi="Menlo" w:cs="Menlo"/>
                <w:b/>
                <w:bCs/>
                <w:color w:val="008080"/>
              </w:rPr>
            </w:rPrChange>
          </w:rPr>
          <w:fldChar w:fldCharType="separate"/>
        </w:r>
        <w:r w:rsidR="00F6139C" w:rsidRPr="00177B1D">
          <w:rPr>
            <w:rFonts w:ascii="Times New Roman" w:hAnsi="Times New Roman" w:cs="Times New Roman"/>
            <w:sz w:val="28"/>
            <w:szCs w:val="28"/>
            <w:rPrChange w:id="758" w:author="Юлия Новокшанова" w:date="2020-02-23T20:28:00Z">
              <w:rPr>
                <w:rStyle w:val="a8"/>
                <w:rFonts w:ascii="Menlo" w:hAnsi="Menlo" w:cs="Menlo"/>
                <w:b/>
                <w:bCs/>
              </w:rPr>
            </w:rPrChange>
          </w:rPr>
          <w:t>https://zhenyanovokshanov1.wixsite.com/klinika/blank-5</w:t>
        </w:r>
        <w:r w:rsidR="00F6139C" w:rsidRPr="00177B1D">
          <w:rPr>
            <w:rFonts w:ascii="Times New Roman" w:hAnsi="Times New Roman" w:cs="Times New Roman"/>
            <w:sz w:val="28"/>
            <w:szCs w:val="28"/>
            <w:rPrChange w:id="759" w:author="Юлия Новокшанова" w:date="2020-02-23T20:28:00Z">
              <w:rPr>
                <w:rFonts w:ascii="Menlo" w:hAnsi="Menlo" w:cs="Menlo"/>
                <w:b/>
                <w:bCs/>
                <w:color w:val="008080"/>
              </w:rPr>
            </w:rPrChange>
          </w:rPr>
          <w:fldChar w:fldCharType="end"/>
        </w:r>
        <w:r w:rsidR="00F6139C" w:rsidRPr="00177B1D">
          <w:rPr>
            <w:rFonts w:ascii="Times New Roman" w:hAnsi="Times New Roman" w:cs="Times New Roman"/>
            <w:sz w:val="28"/>
            <w:szCs w:val="28"/>
            <w:rPrChange w:id="760" w:author="Юлия Новокшанова" w:date="2020-02-23T20:28:00Z">
              <w:rPr>
                <w:rFonts w:ascii="Menlo" w:hAnsi="Menlo" w:cs="Menlo"/>
                <w:b/>
                <w:bCs/>
                <w:color w:val="008080"/>
              </w:rPr>
            </w:rPrChange>
          </w:rPr>
          <w:t xml:space="preserve">) </w:t>
        </w:r>
        <w:r w:rsidR="001D1F28" w:rsidRPr="00177B1D">
          <w:rPr>
            <w:rFonts w:ascii="Times New Roman" w:hAnsi="Times New Roman" w:cs="Times New Roman"/>
            <w:sz w:val="28"/>
            <w:szCs w:val="28"/>
            <w:rPrChange w:id="761" w:author="Юлия Новокшанова" w:date="2020-02-23T20:28:00Z">
              <w:rPr>
                <w:rFonts w:ascii="Menlo" w:hAnsi="Menlo" w:cs="Menlo"/>
                <w:b/>
                <w:bCs/>
                <w:color w:val="008080"/>
              </w:rPr>
            </w:rPrChange>
          </w:rPr>
          <w:t xml:space="preserve">функция начнет проверку </w:t>
        </w:r>
      </w:ins>
      <w:ins w:id="762" w:author="Юлия Новокшанова" w:date="2020-02-13T20:11:00Z">
        <w:r w:rsidR="001D1F28" w:rsidRPr="00177B1D">
          <w:rPr>
            <w:rFonts w:ascii="Times New Roman" w:hAnsi="Times New Roman" w:cs="Times New Roman"/>
            <w:sz w:val="28"/>
            <w:szCs w:val="28"/>
            <w:rPrChange w:id="763" w:author="Юлия Новокшанова" w:date="2020-02-23T20:28:00Z">
              <w:rPr>
                <w:rFonts w:ascii="Menlo" w:hAnsi="Menlo" w:cs="Menlo"/>
                <w:bCs/>
                <w:color w:val="008080"/>
              </w:rPr>
            </w:rPrChange>
          </w:rPr>
          <w:t>«кнопок» на соответствие с данным направлением</w:t>
        </w:r>
      </w:ins>
      <w:ins w:id="764" w:author="Юлия Новокшанова" w:date="2020-02-23T14:27:00Z">
        <w:r w:rsidR="009E71A8" w:rsidRPr="00177B1D">
          <w:rPr>
            <w:rFonts w:ascii="Times New Roman" w:hAnsi="Times New Roman" w:cs="Times New Roman"/>
            <w:sz w:val="28"/>
            <w:szCs w:val="28"/>
            <w:rPrChange w:id="765" w:author="Юлия Новокшанова" w:date="2020-02-23T20:28:00Z">
              <w:rPr>
                <w:rFonts w:ascii="Menlo" w:hAnsi="Menlo" w:cs="Menlo"/>
                <w:bCs/>
                <w:color w:val="008080"/>
              </w:rPr>
            </w:rPrChange>
          </w:rPr>
          <w:t>.</w:t>
        </w:r>
      </w:ins>
    </w:p>
    <w:p w14:paraId="1086131D" w14:textId="77777777" w:rsidR="009E71A8" w:rsidRPr="00177B1D" w:rsidRDefault="009E71A8" w:rsidP="00F6139C">
      <w:pPr>
        <w:pStyle w:val="HTML"/>
        <w:shd w:val="clear" w:color="auto" w:fill="FFFFFF"/>
        <w:rPr>
          <w:ins w:id="766" w:author="Юлия Новокшанова" w:date="2020-02-23T14:28:00Z"/>
          <w:rFonts w:ascii="Times New Roman" w:hAnsi="Times New Roman" w:cs="Times New Roman"/>
          <w:sz w:val="28"/>
          <w:szCs w:val="28"/>
          <w:rPrChange w:id="767" w:author="Юлия Новокшанова" w:date="2020-02-23T20:28:00Z">
            <w:rPr>
              <w:ins w:id="768" w:author="Юлия Новокшанова" w:date="2020-02-23T14:28:00Z"/>
              <w:rFonts w:ascii="Menlo" w:hAnsi="Menlo" w:cs="Menlo"/>
              <w:bCs/>
              <w:color w:val="008080"/>
            </w:rPr>
          </w:rPrChange>
        </w:rPr>
      </w:pPr>
    </w:p>
    <w:p w14:paraId="0297EF1E" w14:textId="77777777" w:rsidR="009E71A8" w:rsidRPr="00177B1D" w:rsidRDefault="009E71A8" w:rsidP="009E71A8">
      <w:pPr>
        <w:pStyle w:val="HTML"/>
        <w:shd w:val="clear" w:color="auto" w:fill="FFFFFF"/>
        <w:rPr>
          <w:ins w:id="769" w:author="Юлия Новокшанова" w:date="2020-02-23T20:13:00Z"/>
          <w:rFonts w:ascii="Times New Roman" w:hAnsi="Times New Roman" w:cs="Times New Roman"/>
          <w:sz w:val="28"/>
          <w:szCs w:val="28"/>
          <w:rPrChange w:id="770" w:author="Юлия Новокшанова" w:date="2020-02-23T20:28:00Z">
            <w:rPr>
              <w:ins w:id="771" w:author="Юлия Новокшанова" w:date="2020-02-23T20:13:00Z"/>
              <w:rFonts w:ascii="Menlo" w:hAnsi="Menlo" w:cs="Menlo"/>
              <w:color w:val="000000"/>
            </w:rPr>
          </w:rPrChange>
        </w:rPr>
      </w:pPr>
      <w:ins w:id="772" w:author="Юлия Новокшанова" w:date="2020-02-23T14:28:00Z">
        <w:r w:rsidRPr="00177B1D">
          <w:rPr>
            <w:rFonts w:ascii="Times New Roman" w:hAnsi="Times New Roman" w:cs="Times New Roman"/>
            <w:sz w:val="28"/>
            <w:szCs w:val="28"/>
            <w:rPrChange w:id="773" w:author="Юлия Новокшанова" w:date="2020-02-23T20:28:00Z">
              <w:rPr>
                <w:rFonts w:ascii="Menlo" w:hAnsi="Menlo" w:cs="Menlo"/>
                <w:color w:val="000000"/>
              </w:rPr>
            </w:rPrChange>
          </w:rPr>
          <w:t>Функция doctor_choice(target_name)</w:t>
        </w:r>
      </w:ins>
      <w:ins w:id="774" w:author="Юлия Новокшанова" w:date="2020-02-23T14:38:00Z">
        <w:r w:rsidR="004D6C59" w:rsidRPr="00177B1D">
          <w:rPr>
            <w:rFonts w:ascii="Times New Roman" w:hAnsi="Times New Roman" w:cs="Times New Roman"/>
            <w:sz w:val="28"/>
            <w:szCs w:val="28"/>
            <w:rPrChange w:id="775" w:author="Юлия Новокшанова" w:date="2020-02-23T20:28:00Z">
              <w:rPr>
                <w:rFonts w:ascii="Menlo" w:hAnsi="Menlo" w:cs="Menlo"/>
                <w:color w:val="000000"/>
              </w:rPr>
            </w:rPrChange>
          </w:rPr>
          <w:t xml:space="preserve"> ищет на сайте необходимого док</w:t>
        </w:r>
      </w:ins>
      <w:ins w:id="776" w:author="Юлия Новокшанова" w:date="2020-02-23T14:39:00Z">
        <w:r w:rsidR="004D6C59" w:rsidRPr="00177B1D">
          <w:rPr>
            <w:rFonts w:ascii="Times New Roman" w:hAnsi="Times New Roman" w:cs="Times New Roman"/>
            <w:sz w:val="28"/>
            <w:szCs w:val="28"/>
            <w:rPrChange w:id="777" w:author="Юлия Новокшанова" w:date="2020-02-23T20:28:00Z">
              <w:rPr>
                <w:rFonts w:ascii="Menlo" w:hAnsi="Menlo" w:cs="Menlo"/>
                <w:color w:val="000000"/>
              </w:rPr>
            </w:rPrChange>
          </w:rPr>
          <w:t xml:space="preserve">тора с помощью метода </w:t>
        </w:r>
        <w:r w:rsidR="004D6C59" w:rsidRPr="00177B1D">
          <w:rPr>
            <w:rFonts w:ascii="Times New Roman" w:hAnsi="Times New Roman" w:cs="Times New Roman"/>
            <w:sz w:val="28"/>
            <w:szCs w:val="28"/>
            <w:rPrChange w:id="778" w:author="Юлия Новокшанова" w:date="2020-02-23T20:28:00Z">
              <w:rPr>
                <w:rFonts w:ascii="Menlo" w:hAnsi="Menlo" w:cs="Menlo"/>
                <w:color w:val="000000"/>
                <w:lang w:val="en-US"/>
              </w:rPr>
            </w:rPrChange>
          </w:rPr>
          <w:t xml:space="preserve">XPATH </w:t>
        </w:r>
      </w:ins>
      <w:ins w:id="779" w:author="Юлия Новокшанова" w:date="2020-02-23T14:41:00Z">
        <w:r w:rsidR="004D6C59" w:rsidRPr="00177B1D">
          <w:rPr>
            <w:rFonts w:ascii="Times New Roman" w:hAnsi="Times New Roman" w:cs="Times New Roman"/>
            <w:sz w:val="28"/>
            <w:szCs w:val="28"/>
            <w:rPrChange w:id="780" w:author="Юлия Новокшанова" w:date="2020-02-23T20:28:00Z">
              <w:rPr>
                <w:rFonts w:ascii="Menlo" w:hAnsi="Menlo" w:cs="Menlo"/>
                <w:color w:val="000000"/>
              </w:rPr>
            </w:rPrChange>
          </w:rPr>
          <w:t xml:space="preserve">по тексту </w:t>
        </w:r>
      </w:ins>
      <w:ins w:id="781" w:author="Юлия Новокшанова" w:date="2020-02-23T14:58:00Z">
        <w:r w:rsidR="004F3198" w:rsidRPr="00177B1D">
          <w:rPr>
            <w:rFonts w:ascii="Times New Roman" w:hAnsi="Times New Roman" w:cs="Times New Roman"/>
            <w:sz w:val="28"/>
            <w:szCs w:val="28"/>
            <w:rPrChange w:id="782" w:author="Юлия Новокшанова" w:date="2020-02-23T20:28:00Z">
              <w:rPr>
                <w:rFonts w:ascii="Menlo" w:hAnsi="Menlo" w:cs="Menlo"/>
                <w:color w:val="000000"/>
                <w:lang w:val="en-US"/>
              </w:rPr>
            </w:rPrChange>
          </w:rPr>
          <w:t>“</w:t>
        </w:r>
      </w:ins>
      <w:ins w:id="783" w:author="Юлия Новокшанова" w:date="2020-02-23T14:41:00Z">
        <w:r w:rsidR="004D6C59" w:rsidRPr="00177B1D">
          <w:rPr>
            <w:rFonts w:ascii="Times New Roman" w:hAnsi="Times New Roman" w:cs="Times New Roman"/>
            <w:sz w:val="28"/>
            <w:szCs w:val="28"/>
            <w:rPrChange w:id="784" w:author="Юлия Новокшанова" w:date="2020-02-23T20:28:00Z">
              <w:rPr>
                <w:rFonts w:ascii="Menlo" w:hAnsi="Menlo" w:cs="Menlo"/>
                <w:color w:val="000000"/>
                <w:lang w:val="en-US"/>
              </w:rPr>
            </w:rPrChange>
          </w:rPr>
          <w:t>doctor_name</w:t>
        </w:r>
      </w:ins>
      <w:ins w:id="785" w:author="Юлия Новокшанова" w:date="2020-02-23T14:58:00Z">
        <w:r w:rsidR="004F3198" w:rsidRPr="00177B1D">
          <w:rPr>
            <w:rFonts w:ascii="Times New Roman" w:hAnsi="Times New Roman" w:cs="Times New Roman"/>
            <w:sz w:val="28"/>
            <w:szCs w:val="28"/>
            <w:rPrChange w:id="786" w:author="Юлия Новокшанова" w:date="2020-02-23T20:28:00Z">
              <w:rPr>
                <w:rFonts w:ascii="Menlo" w:hAnsi="Menlo" w:cs="Menlo"/>
                <w:color w:val="000000"/>
                <w:lang w:val="en-US"/>
              </w:rPr>
            </w:rPrChange>
          </w:rPr>
          <w:t>”</w:t>
        </w:r>
      </w:ins>
    </w:p>
    <w:p w14:paraId="19BD127D" w14:textId="77777777" w:rsidR="00751C36" w:rsidRPr="00177B1D" w:rsidRDefault="00751C36" w:rsidP="009E71A8">
      <w:pPr>
        <w:pStyle w:val="HTML"/>
        <w:shd w:val="clear" w:color="auto" w:fill="FFFFFF"/>
        <w:rPr>
          <w:ins w:id="787" w:author="Юлия Новокшанова" w:date="2020-02-23T20:27:00Z"/>
          <w:rFonts w:ascii="Times New Roman" w:hAnsi="Times New Roman" w:cs="Times New Roman"/>
          <w:sz w:val="28"/>
          <w:szCs w:val="28"/>
          <w:rPrChange w:id="788" w:author="Юлия Новокшанова" w:date="2020-02-23T20:28:00Z">
            <w:rPr>
              <w:ins w:id="789" w:author="Юлия Новокшанова" w:date="2020-02-23T20:27:00Z"/>
              <w:rFonts w:ascii="Menlo" w:hAnsi="Menlo" w:cs="Menlo"/>
              <w:color w:val="000000"/>
            </w:rPr>
          </w:rPrChange>
        </w:rPr>
      </w:pPr>
    </w:p>
    <w:p w14:paraId="057B0EEC" w14:textId="77777777" w:rsidR="00751C36" w:rsidRPr="00177B1D" w:rsidRDefault="00751C36" w:rsidP="009E71A8">
      <w:pPr>
        <w:pStyle w:val="HTML"/>
        <w:shd w:val="clear" w:color="auto" w:fill="FFFFFF"/>
        <w:rPr>
          <w:ins w:id="790" w:author="Юлия Новокшанова" w:date="2020-02-23T20:17:00Z"/>
          <w:rFonts w:ascii="Times New Roman" w:hAnsi="Times New Roman" w:cs="Times New Roman"/>
          <w:sz w:val="28"/>
          <w:szCs w:val="28"/>
          <w:rPrChange w:id="791" w:author="Юлия Новокшанова" w:date="2020-02-23T20:28:00Z">
            <w:rPr>
              <w:ins w:id="792" w:author="Юлия Новокшанова" w:date="2020-02-23T20:17:00Z"/>
              <w:rFonts w:ascii="Menlo" w:hAnsi="Menlo" w:cs="Menlo"/>
              <w:color w:val="000000"/>
            </w:rPr>
          </w:rPrChange>
        </w:rPr>
      </w:pPr>
      <w:ins w:id="793" w:author="Юлия Новокшанова" w:date="2020-02-23T20:13:00Z">
        <w:r w:rsidRPr="00177B1D">
          <w:rPr>
            <w:rFonts w:ascii="Times New Roman" w:hAnsi="Times New Roman" w:cs="Times New Roman"/>
            <w:sz w:val="28"/>
            <w:szCs w:val="28"/>
            <w:rPrChange w:id="794" w:author="Юлия Новокшанова" w:date="2020-02-23T20:28:00Z">
              <w:rPr>
                <w:rFonts w:ascii="Menlo" w:hAnsi="Menlo" w:cs="Menlo"/>
                <w:color w:val="000000"/>
              </w:rPr>
            </w:rPrChange>
          </w:rPr>
          <w:t>Ф</w:t>
        </w:r>
      </w:ins>
      <w:ins w:id="795" w:author="Юлия Новокшанова" w:date="2020-02-23T20:14:00Z">
        <w:r w:rsidRPr="00177B1D">
          <w:rPr>
            <w:rFonts w:ascii="Times New Roman" w:hAnsi="Times New Roman" w:cs="Times New Roman"/>
            <w:sz w:val="28"/>
            <w:szCs w:val="28"/>
            <w:rPrChange w:id="796" w:author="Юлия Новокшанова" w:date="2020-02-23T20:28:00Z">
              <w:rPr>
                <w:rFonts w:ascii="Menlo" w:hAnsi="Menlo" w:cs="Menlo"/>
                <w:color w:val="000000"/>
              </w:rPr>
            </w:rPrChange>
          </w:rPr>
          <w:t>у</w:t>
        </w:r>
      </w:ins>
      <w:ins w:id="797" w:author="Юлия Новокшанова" w:date="2020-02-23T20:13:00Z">
        <w:r w:rsidRPr="00177B1D">
          <w:rPr>
            <w:rFonts w:ascii="Times New Roman" w:hAnsi="Times New Roman" w:cs="Times New Roman"/>
            <w:sz w:val="28"/>
            <w:szCs w:val="28"/>
            <w:rPrChange w:id="798" w:author="Юлия Новокшанова" w:date="2020-02-23T20:28:00Z">
              <w:rPr>
                <w:rFonts w:ascii="Menlo" w:hAnsi="Menlo" w:cs="Menlo"/>
                <w:color w:val="000000"/>
              </w:rPr>
            </w:rPrChange>
          </w:rPr>
          <w:t xml:space="preserve">нкции </w:t>
        </w:r>
      </w:ins>
      <w:ins w:id="799" w:author="Юлия Новокшанова" w:date="2020-02-23T20:14:00Z">
        <w:r w:rsidRPr="00177B1D">
          <w:rPr>
            <w:rFonts w:ascii="Times New Roman" w:hAnsi="Times New Roman" w:cs="Times New Roman"/>
            <w:sz w:val="28"/>
            <w:szCs w:val="28"/>
            <w:rPrChange w:id="800" w:author="Юлия Новокшанова" w:date="2020-02-23T20:28:00Z">
              <w:rPr>
                <w:rFonts w:ascii="Menlo" w:hAnsi="Menlo" w:cs="Menlo"/>
                <w:color w:val="000000"/>
                <w:lang w:val="en-US"/>
              </w:rPr>
            </w:rPrChange>
          </w:rPr>
          <w:t xml:space="preserve">data_choice </w:t>
        </w:r>
        <w:r w:rsidRPr="00177B1D">
          <w:rPr>
            <w:rFonts w:ascii="Times New Roman" w:hAnsi="Times New Roman" w:cs="Times New Roman"/>
            <w:sz w:val="28"/>
            <w:szCs w:val="28"/>
            <w:rPrChange w:id="801" w:author="Юлия Новокшанова" w:date="2020-02-23T20:28:00Z">
              <w:rPr>
                <w:rFonts w:ascii="Menlo" w:hAnsi="Menlo" w:cs="Menlo"/>
                <w:color w:val="000000"/>
              </w:rPr>
            </w:rPrChange>
          </w:rPr>
          <w:t xml:space="preserve">и </w:t>
        </w:r>
        <w:r w:rsidRPr="00177B1D">
          <w:rPr>
            <w:rFonts w:ascii="Times New Roman" w:hAnsi="Times New Roman" w:cs="Times New Roman"/>
            <w:sz w:val="28"/>
            <w:szCs w:val="28"/>
            <w:rPrChange w:id="802" w:author="Юлия Новокшанова" w:date="2020-02-23T20:28:00Z">
              <w:rPr>
                <w:rFonts w:ascii="Menlo" w:hAnsi="Menlo" w:cs="Menlo"/>
                <w:color w:val="000000"/>
                <w:lang w:val="en-US"/>
              </w:rPr>
            </w:rPrChange>
          </w:rPr>
          <w:t xml:space="preserve">time_choce </w:t>
        </w:r>
      </w:ins>
      <w:ins w:id="803" w:author="Юлия Новокшанова" w:date="2020-02-23T20:17:00Z">
        <w:r w:rsidRPr="00177B1D">
          <w:rPr>
            <w:rFonts w:ascii="Times New Roman" w:hAnsi="Times New Roman" w:cs="Times New Roman"/>
            <w:sz w:val="28"/>
            <w:szCs w:val="28"/>
            <w:rPrChange w:id="804" w:author="Юлия Новокшанова" w:date="2020-02-23T20:28:00Z">
              <w:rPr>
                <w:rFonts w:ascii="Menlo" w:hAnsi="Menlo" w:cs="Menlo"/>
                <w:color w:val="000000"/>
              </w:rPr>
            </w:rPrChange>
          </w:rPr>
          <w:t xml:space="preserve">работаю вместе: </w:t>
        </w:r>
      </w:ins>
    </w:p>
    <w:p w14:paraId="5CF81F1E" w14:textId="77777777" w:rsidR="00F019B3" w:rsidRDefault="00751C36" w:rsidP="009E71A8">
      <w:pPr>
        <w:pStyle w:val="HTML"/>
        <w:shd w:val="clear" w:color="auto" w:fill="FFFFFF"/>
        <w:rPr>
          <w:ins w:id="805" w:author="Юлия Новокшанова" w:date="2020-02-23T21:04:00Z"/>
          <w:rFonts w:ascii="Times New Roman" w:hAnsi="Times New Roman" w:cs="Times New Roman"/>
          <w:sz w:val="28"/>
          <w:szCs w:val="28"/>
        </w:rPr>
      </w:pPr>
      <w:ins w:id="806" w:author="Юлия Новокшанова" w:date="2020-02-23T20:17:00Z">
        <w:r w:rsidRPr="00177B1D">
          <w:rPr>
            <w:rFonts w:ascii="Times New Roman" w:hAnsi="Times New Roman" w:cs="Times New Roman"/>
            <w:sz w:val="28"/>
            <w:szCs w:val="28"/>
            <w:rPrChange w:id="807" w:author="Юлия Новокшанова" w:date="2020-02-23T20:28:00Z">
              <w:rPr>
                <w:rFonts w:ascii="Menlo" w:hAnsi="Menlo" w:cs="Menlo"/>
                <w:color w:val="000000"/>
              </w:rPr>
            </w:rPrChange>
          </w:rPr>
          <w:t xml:space="preserve"> </w:t>
        </w:r>
      </w:ins>
    </w:p>
    <w:p w14:paraId="35CEA242" w14:textId="77777777" w:rsidR="00751C36" w:rsidRDefault="00751C36" w:rsidP="009E71A8">
      <w:pPr>
        <w:pStyle w:val="HTML"/>
        <w:shd w:val="clear" w:color="auto" w:fill="FFFFFF"/>
        <w:rPr>
          <w:ins w:id="808" w:author="Юлия Новокшанова" w:date="2020-02-23T20:30:00Z"/>
          <w:rFonts w:ascii="Times New Roman" w:hAnsi="Times New Roman" w:cs="Times New Roman"/>
          <w:sz w:val="28"/>
          <w:szCs w:val="28"/>
        </w:rPr>
      </w:pPr>
      <w:ins w:id="809" w:author="Юлия Новокшанова" w:date="2020-02-23T20:17:00Z">
        <w:r w:rsidRPr="00177B1D">
          <w:rPr>
            <w:rFonts w:ascii="Times New Roman" w:hAnsi="Times New Roman" w:cs="Times New Roman"/>
            <w:sz w:val="28"/>
            <w:szCs w:val="28"/>
            <w:rPrChange w:id="810" w:author="Юлия Новокшанова" w:date="2020-02-23T20:28:00Z">
              <w:rPr>
                <w:rFonts w:ascii="Menlo" w:hAnsi="Menlo" w:cs="Menlo"/>
                <w:color w:val="000000"/>
              </w:rPr>
            </w:rPrChange>
          </w:rPr>
          <w:t xml:space="preserve">Функция </w:t>
        </w:r>
        <w:r w:rsidRPr="00177B1D">
          <w:rPr>
            <w:rFonts w:ascii="Times New Roman" w:hAnsi="Times New Roman" w:cs="Times New Roman"/>
            <w:sz w:val="28"/>
            <w:szCs w:val="28"/>
            <w:rPrChange w:id="811" w:author="Юлия Новокшанова" w:date="2020-02-23T20:28:00Z">
              <w:rPr>
                <w:rFonts w:ascii="Menlo" w:hAnsi="Menlo" w:cs="Menlo"/>
                <w:color w:val="000000"/>
                <w:lang w:val="en-US"/>
              </w:rPr>
            </w:rPrChange>
          </w:rPr>
          <w:t xml:space="preserve">data_choice </w:t>
        </w:r>
        <w:r w:rsidRPr="00177B1D">
          <w:rPr>
            <w:rFonts w:ascii="Times New Roman" w:hAnsi="Times New Roman" w:cs="Times New Roman"/>
            <w:sz w:val="28"/>
            <w:szCs w:val="28"/>
            <w:rPrChange w:id="812" w:author="Юлия Новокшанова" w:date="2020-02-23T20:28:00Z">
              <w:rPr>
                <w:rFonts w:ascii="Menlo" w:hAnsi="Menlo" w:cs="Menlo"/>
                <w:color w:val="000000"/>
              </w:rPr>
            </w:rPrChange>
          </w:rPr>
          <w:t>выбирает дату и проверяет</w:t>
        </w:r>
      </w:ins>
      <w:ins w:id="813" w:author="Юлия Новокшанова" w:date="2020-02-23T20:18:00Z">
        <w:r w:rsidRPr="00177B1D">
          <w:rPr>
            <w:rFonts w:ascii="Times New Roman" w:hAnsi="Times New Roman" w:cs="Times New Roman"/>
            <w:sz w:val="28"/>
            <w:szCs w:val="28"/>
            <w:rPrChange w:id="814" w:author="Юлия Новокшанова" w:date="2020-02-23T20:28:00Z">
              <w:rPr>
                <w:rFonts w:ascii="Menlo" w:hAnsi="Menlo" w:cs="Menlo"/>
                <w:color w:val="000000"/>
              </w:rPr>
            </w:rPrChange>
          </w:rPr>
          <w:t xml:space="preserve">, есть ли свободное время в этот день путем вызова функции </w:t>
        </w:r>
        <w:r w:rsidRPr="00177B1D">
          <w:rPr>
            <w:rFonts w:ascii="Times New Roman" w:hAnsi="Times New Roman" w:cs="Times New Roman"/>
            <w:sz w:val="28"/>
            <w:szCs w:val="28"/>
            <w:rPrChange w:id="815" w:author="Юлия Новокшанова" w:date="2020-02-23T20:28:00Z">
              <w:rPr>
                <w:rFonts w:ascii="Menlo" w:hAnsi="Menlo" w:cs="Menlo"/>
                <w:color w:val="000000"/>
                <w:lang w:val="en-US"/>
              </w:rPr>
            </w:rPrChange>
          </w:rPr>
          <w:t>time_choce</w:t>
        </w:r>
      </w:ins>
      <w:ins w:id="816" w:author="Юлия Новокшанова" w:date="2020-02-23T20:28:00Z">
        <w:r w:rsidR="00177B1D">
          <w:rPr>
            <w:rFonts w:ascii="Times New Roman" w:hAnsi="Times New Roman" w:cs="Times New Roman"/>
            <w:sz w:val="28"/>
            <w:szCs w:val="28"/>
          </w:rPr>
          <w:t>.</w:t>
        </w:r>
      </w:ins>
      <w:ins w:id="817" w:author="Юлия Новокшанова" w:date="2020-02-23T20:29:00Z">
        <w:r w:rsidR="00177B1D">
          <w:rPr>
            <w:rFonts w:ascii="Times New Roman" w:hAnsi="Times New Roman" w:cs="Times New Roman"/>
            <w:sz w:val="28"/>
            <w:szCs w:val="28"/>
          </w:rPr>
          <w:t xml:space="preserve"> Именно поэ</w:t>
        </w:r>
      </w:ins>
      <w:ins w:id="818" w:author="Юлия Новокшанова" w:date="2020-02-23T20:31:00Z">
        <w:r w:rsidR="00177B1D">
          <w:rPr>
            <w:rFonts w:ascii="Times New Roman" w:hAnsi="Times New Roman" w:cs="Times New Roman"/>
            <w:sz w:val="28"/>
            <w:szCs w:val="28"/>
          </w:rPr>
          <w:t>т</w:t>
        </w:r>
      </w:ins>
      <w:ins w:id="819" w:author="Юлия Новокшанова" w:date="2020-02-23T20:29:00Z">
        <w:r w:rsidR="00177B1D">
          <w:rPr>
            <w:rFonts w:ascii="Times New Roman" w:hAnsi="Times New Roman" w:cs="Times New Roman"/>
            <w:sz w:val="28"/>
            <w:szCs w:val="28"/>
          </w:rPr>
          <w:t>ому в эту функцию передается 4 переменных:</w:t>
        </w:r>
      </w:ins>
    </w:p>
    <w:p w14:paraId="53338814" w14:textId="77777777" w:rsidR="00177B1D" w:rsidRDefault="00177B1D" w:rsidP="009E71A8">
      <w:pPr>
        <w:pStyle w:val="HTML"/>
        <w:shd w:val="clear" w:color="auto" w:fill="FFFFFF"/>
        <w:rPr>
          <w:ins w:id="820" w:author="Юлия Новокшанова" w:date="2020-02-23T20:29:00Z"/>
          <w:rFonts w:ascii="Times New Roman" w:hAnsi="Times New Roman" w:cs="Times New Roman"/>
          <w:sz w:val="28"/>
          <w:szCs w:val="28"/>
        </w:rPr>
      </w:pPr>
    </w:p>
    <w:p w14:paraId="7AF859C1" w14:textId="77777777" w:rsidR="00177B1D" w:rsidRPr="00177B1D" w:rsidRDefault="00177B1D" w:rsidP="00177B1D">
      <w:pPr>
        <w:pStyle w:val="HTML"/>
        <w:shd w:val="clear" w:color="auto" w:fill="FFFFFF"/>
        <w:rPr>
          <w:ins w:id="821" w:author="Юлия Новокшанова" w:date="2020-02-23T20:30:00Z"/>
          <w:rFonts w:ascii="Times New Roman" w:hAnsi="Times New Roman" w:cs="Times New Roman"/>
          <w:sz w:val="28"/>
          <w:szCs w:val="28"/>
          <w:lang w:val="en-US"/>
          <w:rPrChange w:id="822" w:author="Юлия Новокшанова" w:date="2020-02-23T20:30:00Z">
            <w:rPr>
              <w:ins w:id="823" w:author="Юлия Новокшанова" w:date="2020-02-23T20:30:00Z"/>
              <w:rFonts w:ascii="Menlo" w:hAnsi="Menlo" w:cs="Menlo"/>
              <w:color w:val="000000"/>
            </w:rPr>
          </w:rPrChange>
        </w:rPr>
      </w:pPr>
      <w:ins w:id="824" w:author="Юлия Новокшанова" w:date="2020-02-23T20:29:00Z">
        <w:r w:rsidRPr="00177B1D">
          <w:rPr>
            <w:rFonts w:ascii="Times New Roman" w:hAnsi="Times New Roman" w:cs="Times New Roman"/>
            <w:sz w:val="28"/>
            <w:szCs w:val="28"/>
            <w:lang w:val="en-US"/>
            <w:rPrChange w:id="825" w:author="Юлия Новокшанова" w:date="2020-02-23T20:30:00Z">
              <w:rPr>
                <w:rFonts w:ascii="Times New Roman" w:hAnsi="Times New Roman" w:cs="Times New Roman"/>
                <w:sz w:val="28"/>
                <w:szCs w:val="28"/>
              </w:rPr>
            </w:rPrChange>
          </w:rPr>
          <w:t>-</w:t>
        </w:r>
        <w:r>
          <w:rPr>
            <w:rFonts w:ascii="Times New Roman" w:hAnsi="Times New Roman" w:cs="Times New Roman"/>
            <w:sz w:val="28"/>
            <w:szCs w:val="28"/>
          </w:rPr>
          <w:t>интервал</w:t>
        </w:r>
        <w:r w:rsidRPr="00177B1D">
          <w:rPr>
            <w:rFonts w:ascii="Times New Roman" w:hAnsi="Times New Roman" w:cs="Times New Roman"/>
            <w:sz w:val="28"/>
            <w:szCs w:val="28"/>
            <w:lang w:val="en-US"/>
            <w:rPrChange w:id="826" w:author="Юлия Новокшанова" w:date="2020-02-23T20:30:00Z">
              <w:rPr>
                <w:rFonts w:ascii="Times New Roman" w:hAnsi="Times New Roman" w:cs="Times New Roman"/>
                <w:sz w:val="28"/>
                <w:szCs w:val="28"/>
              </w:rPr>
            </w:rPrChange>
          </w:rPr>
          <w:t xml:space="preserve"> </w:t>
        </w:r>
        <w:r>
          <w:rPr>
            <w:rFonts w:ascii="Times New Roman" w:hAnsi="Times New Roman" w:cs="Times New Roman"/>
            <w:sz w:val="28"/>
            <w:szCs w:val="28"/>
          </w:rPr>
          <w:t>дат</w:t>
        </w:r>
      </w:ins>
      <w:ins w:id="827" w:author="Юлия Новокшанова" w:date="2020-02-23T20:30:00Z">
        <w:r w:rsidRPr="00177B1D">
          <w:rPr>
            <w:rFonts w:ascii="Times New Roman" w:hAnsi="Times New Roman" w:cs="Times New Roman"/>
            <w:sz w:val="28"/>
            <w:szCs w:val="28"/>
            <w:lang w:val="en-US"/>
            <w:rPrChange w:id="828" w:author="Юлия Новокшанова" w:date="2020-02-23T20:30:00Z">
              <w:rPr>
                <w:rFonts w:ascii="Times New Roman" w:hAnsi="Times New Roman" w:cs="Times New Roman"/>
                <w:sz w:val="28"/>
                <w:szCs w:val="28"/>
              </w:rPr>
            </w:rPrChange>
          </w:rPr>
          <w:t xml:space="preserve"> </w:t>
        </w:r>
        <w:r w:rsidRPr="00177B1D">
          <w:rPr>
            <w:rFonts w:ascii="Times New Roman" w:hAnsi="Times New Roman" w:cs="Times New Roman"/>
            <w:sz w:val="28"/>
            <w:szCs w:val="28"/>
            <w:lang w:val="en-US"/>
            <w:rPrChange w:id="829" w:author="Юлия Новокшанова" w:date="2020-02-23T20:30:00Z">
              <w:rPr>
                <w:rFonts w:ascii="Menlo" w:hAnsi="Menlo" w:cs="Menlo"/>
                <w:color w:val="000000"/>
              </w:rPr>
            </w:rPrChange>
          </w:rPr>
          <w:t>data_start, data_finish</w:t>
        </w:r>
      </w:ins>
    </w:p>
    <w:p w14:paraId="24982FEF" w14:textId="77777777" w:rsidR="00177B1D" w:rsidRPr="00177B1D" w:rsidRDefault="00177B1D" w:rsidP="009E71A8">
      <w:pPr>
        <w:pStyle w:val="HTML"/>
        <w:shd w:val="clear" w:color="auto" w:fill="FFFFFF"/>
        <w:rPr>
          <w:ins w:id="830" w:author="Юлия Новокшанова" w:date="2020-02-23T20:29:00Z"/>
          <w:rFonts w:ascii="Times New Roman" w:hAnsi="Times New Roman" w:cs="Times New Roman"/>
          <w:sz w:val="28"/>
          <w:szCs w:val="28"/>
          <w:lang w:val="en-US"/>
          <w:rPrChange w:id="831" w:author="Юлия Новокшанова" w:date="2020-02-23T20:30:00Z">
            <w:rPr>
              <w:ins w:id="832" w:author="Юлия Новокшанова" w:date="2020-02-23T20:29:00Z"/>
              <w:rFonts w:ascii="Times New Roman" w:hAnsi="Times New Roman" w:cs="Times New Roman"/>
              <w:sz w:val="28"/>
              <w:szCs w:val="28"/>
            </w:rPr>
          </w:rPrChange>
        </w:rPr>
      </w:pPr>
    </w:p>
    <w:p w14:paraId="7D73B02C" w14:textId="77777777" w:rsidR="00177B1D" w:rsidRPr="001466E0" w:rsidRDefault="00177B1D" w:rsidP="00177B1D">
      <w:pPr>
        <w:pStyle w:val="HTML"/>
        <w:shd w:val="clear" w:color="auto" w:fill="FFFFFF"/>
        <w:rPr>
          <w:ins w:id="833" w:author="Юлия Новокшанова" w:date="2020-02-23T20:30:00Z"/>
          <w:rFonts w:ascii="Times New Roman" w:hAnsi="Times New Roman" w:cs="Times New Roman"/>
          <w:sz w:val="28"/>
          <w:szCs w:val="28"/>
          <w:rPrChange w:id="834" w:author="Юлия Новокшанова" w:date="2020-02-23T20:58:00Z">
            <w:rPr>
              <w:ins w:id="835" w:author="Юлия Новокшанова" w:date="2020-02-23T20:30:00Z"/>
              <w:rFonts w:ascii="Menlo" w:hAnsi="Menlo" w:cs="Menlo"/>
              <w:color w:val="000000"/>
            </w:rPr>
          </w:rPrChange>
        </w:rPr>
      </w:pPr>
      <w:ins w:id="836" w:author="Юлия Новокшанова" w:date="2020-02-23T20:29:00Z">
        <w:r w:rsidRPr="00177B1D">
          <w:rPr>
            <w:rFonts w:ascii="Times New Roman" w:hAnsi="Times New Roman" w:cs="Times New Roman"/>
            <w:sz w:val="28"/>
            <w:szCs w:val="28"/>
            <w:lang w:val="en-US"/>
            <w:rPrChange w:id="837" w:author="Юлия Новокшанова" w:date="2020-02-23T20:30:00Z">
              <w:rPr>
                <w:rFonts w:ascii="Times New Roman" w:hAnsi="Times New Roman" w:cs="Times New Roman"/>
                <w:sz w:val="28"/>
                <w:szCs w:val="28"/>
              </w:rPr>
            </w:rPrChange>
          </w:rPr>
          <w:t>-</w:t>
        </w:r>
        <w:r>
          <w:rPr>
            <w:rFonts w:ascii="Times New Roman" w:hAnsi="Times New Roman" w:cs="Times New Roman"/>
            <w:sz w:val="28"/>
            <w:szCs w:val="28"/>
          </w:rPr>
          <w:t>интервал</w:t>
        </w:r>
        <w:r w:rsidRPr="00177B1D">
          <w:rPr>
            <w:rFonts w:ascii="Times New Roman" w:hAnsi="Times New Roman" w:cs="Times New Roman"/>
            <w:sz w:val="28"/>
            <w:szCs w:val="28"/>
            <w:lang w:val="en-US"/>
            <w:rPrChange w:id="838" w:author="Юлия Новокшанова" w:date="2020-02-23T20:30:00Z">
              <w:rPr>
                <w:rFonts w:ascii="Times New Roman" w:hAnsi="Times New Roman" w:cs="Times New Roman"/>
                <w:sz w:val="28"/>
                <w:szCs w:val="28"/>
              </w:rPr>
            </w:rPrChange>
          </w:rPr>
          <w:t xml:space="preserve"> </w:t>
        </w:r>
        <w:r>
          <w:rPr>
            <w:rFonts w:ascii="Times New Roman" w:hAnsi="Times New Roman" w:cs="Times New Roman"/>
            <w:sz w:val="28"/>
            <w:szCs w:val="28"/>
          </w:rPr>
          <w:t>времени</w:t>
        </w:r>
      </w:ins>
      <w:ins w:id="839" w:author="Юлия Новокшанова" w:date="2020-02-23T20:30:00Z">
        <w:r w:rsidRPr="00177B1D">
          <w:rPr>
            <w:rFonts w:ascii="Times New Roman" w:hAnsi="Times New Roman" w:cs="Times New Roman"/>
            <w:sz w:val="28"/>
            <w:szCs w:val="28"/>
            <w:lang w:val="en-US"/>
            <w:rPrChange w:id="840" w:author="Юлия Новокшанова" w:date="2020-02-23T20:30:00Z">
              <w:rPr>
                <w:rFonts w:ascii="Times New Roman" w:hAnsi="Times New Roman" w:cs="Times New Roman"/>
                <w:sz w:val="28"/>
                <w:szCs w:val="28"/>
              </w:rPr>
            </w:rPrChange>
          </w:rPr>
          <w:t xml:space="preserve"> </w:t>
        </w:r>
        <w:r w:rsidRPr="00177B1D">
          <w:rPr>
            <w:rFonts w:ascii="Times New Roman" w:hAnsi="Times New Roman" w:cs="Times New Roman"/>
            <w:sz w:val="28"/>
            <w:szCs w:val="28"/>
            <w:lang w:val="en-US"/>
            <w:rPrChange w:id="841" w:author="Юлия Новокшанова" w:date="2020-02-23T20:30:00Z">
              <w:rPr>
                <w:rFonts w:ascii="Menlo" w:hAnsi="Menlo" w:cs="Menlo"/>
                <w:color w:val="000000"/>
              </w:rPr>
            </w:rPrChange>
          </w:rPr>
          <w:t>time_start, time_finish</w:t>
        </w:r>
      </w:ins>
    </w:p>
    <w:p w14:paraId="5A3A8BB5" w14:textId="77777777" w:rsidR="00177B1D" w:rsidRPr="00177B1D" w:rsidRDefault="00177B1D" w:rsidP="009E71A8">
      <w:pPr>
        <w:pStyle w:val="HTML"/>
        <w:shd w:val="clear" w:color="auto" w:fill="FFFFFF"/>
        <w:rPr>
          <w:ins w:id="842" w:author="Юлия Новокшанова" w:date="2020-02-23T16:18:00Z"/>
          <w:rFonts w:ascii="Times New Roman" w:hAnsi="Times New Roman" w:cs="Times New Roman"/>
          <w:sz w:val="28"/>
          <w:szCs w:val="28"/>
          <w:lang w:val="en-US"/>
          <w:rPrChange w:id="843" w:author="Юлия Новокшанова" w:date="2020-02-23T20:30:00Z">
            <w:rPr>
              <w:ins w:id="844" w:author="Юлия Новокшанова" w:date="2020-02-23T16:18:00Z"/>
              <w:rFonts w:ascii="Menlo" w:hAnsi="Menlo" w:cs="Menlo"/>
              <w:color w:val="000000"/>
              <w:lang w:val="en-US"/>
            </w:rPr>
          </w:rPrChange>
        </w:rPr>
      </w:pPr>
    </w:p>
    <w:p w14:paraId="130E852F" w14:textId="77777777" w:rsidR="00A25660" w:rsidRPr="001466E0" w:rsidRDefault="00A25660" w:rsidP="009E71A8">
      <w:pPr>
        <w:pStyle w:val="HTML"/>
        <w:shd w:val="clear" w:color="auto" w:fill="FFFFFF"/>
        <w:rPr>
          <w:ins w:id="845" w:author="Юлия Новокшанова" w:date="2020-02-23T14:41:00Z"/>
          <w:rFonts w:ascii="Menlo" w:hAnsi="Menlo" w:cs="Menlo"/>
          <w:color w:val="000000"/>
          <w:lang w:val="en-US"/>
        </w:rPr>
      </w:pPr>
      <w:ins w:id="846" w:author="Юлия Новокшанова" w:date="2020-02-23T16:18:00Z">
        <w:r w:rsidRPr="00177B1D">
          <w:rPr>
            <w:rFonts w:ascii="Menlo" w:hAnsi="Menlo" w:cs="Menlo"/>
            <w:color w:val="000000"/>
            <w:lang w:val="en-US"/>
          </w:rPr>
          <w:t xml:space="preserve"> </w:t>
        </w:r>
      </w:ins>
      <w:ins w:id="847" w:author="Юлия Новокшанова" w:date="2020-02-23T20:12:00Z">
        <w:r w:rsidR="00D57373" w:rsidRPr="00177B1D">
          <w:rPr>
            <w:rFonts w:ascii="Menlo" w:hAnsi="Menlo" w:cs="Menlo"/>
            <w:color w:val="000000"/>
            <w:lang w:val="en-US"/>
          </w:rPr>
          <w:t xml:space="preserve">   </w:t>
        </w:r>
      </w:ins>
    </w:p>
    <w:p w14:paraId="2F181B2A" w14:textId="77777777" w:rsidR="004D6C59" w:rsidRPr="00177B1D" w:rsidRDefault="004D6C59" w:rsidP="009E71A8">
      <w:pPr>
        <w:pStyle w:val="HTML"/>
        <w:shd w:val="clear" w:color="auto" w:fill="FFFFFF"/>
        <w:rPr>
          <w:ins w:id="848" w:author="Юлия Новокшанова" w:date="2020-02-23T14:28:00Z"/>
          <w:rFonts w:ascii="Menlo" w:hAnsi="Menlo" w:cs="Menlo"/>
          <w:color w:val="000000"/>
          <w:lang w:val="en-US"/>
          <w:rPrChange w:id="849" w:author="Юлия Новокшанова" w:date="2020-02-23T20:30:00Z">
            <w:rPr>
              <w:ins w:id="850" w:author="Юлия Новокшанова" w:date="2020-02-23T14:28:00Z"/>
              <w:rFonts w:ascii="Menlo" w:hAnsi="Menlo" w:cs="Menlo"/>
              <w:color w:val="000000"/>
            </w:rPr>
          </w:rPrChange>
        </w:rPr>
      </w:pPr>
    </w:p>
    <w:p w14:paraId="4AD6F1D9" w14:textId="77777777" w:rsidR="009E71A8" w:rsidRPr="00177B1D" w:rsidRDefault="009E71A8" w:rsidP="00F6139C">
      <w:pPr>
        <w:pStyle w:val="HTML"/>
        <w:shd w:val="clear" w:color="auto" w:fill="FFFFFF"/>
        <w:rPr>
          <w:ins w:id="851" w:author="Юлия Новокшанова" w:date="2020-02-13T20:10:00Z"/>
          <w:rFonts w:ascii="Menlo" w:hAnsi="Menlo" w:cs="Menlo"/>
          <w:color w:val="000000"/>
          <w:lang w:val="en-US"/>
          <w:rPrChange w:id="852" w:author="Юлия Новокшанова" w:date="2020-02-23T20:30:00Z">
            <w:rPr>
              <w:ins w:id="853" w:author="Юлия Новокшанова" w:date="2020-02-13T20:10:00Z"/>
              <w:rFonts w:ascii="Menlo" w:hAnsi="Menlo" w:cs="Menlo"/>
              <w:color w:val="000000"/>
            </w:rPr>
          </w:rPrChange>
        </w:rPr>
      </w:pPr>
    </w:p>
    <w:p w14:paraId="3308F8A2" w14:textId="77777777" w:rsidR="00F6139C" w:rsidRPr="00815A47" w:rsidRDefault="00F6139C">
      <w:pPr>
        <w:pStyle w:val="HTML"/>
        <w:shd w:val="clear" w:color="auto" w:fill="FFFFFF"/>
        <w:rPr>
          <w:ins w:id="854" w:author="Юлия Новокшанова" w:date="2020-02-13T19:51:00Z"/>
          <w:rFonts w:ascii="Menlo" w:hAnsi="Menlo" w:cs="Menlo"/>
          <w:color w:val="000000"/>
          <w:lang w:val="en-US"/>
          <w:rPrChange w:id="855" w:author="Юлия Новокшанова" w:date="2020-02-24T17:11:00Z">
            <w:rPr>
              <w:ins w:id="856" w:author="Юлия Новокшанова" w:date="2020-02-13T19:51:00Z"/>
              <w:rFonts w:ascii="Times New Roman" w:eastAsia="Times New Roman" w:hAnsi="Times New Roman" w:cs="Times New Roman"/>
              <w:sz w:val="28"/>
              <w:szCs w:val="28"/>
              <w:lang w:eastAsia="ru-RU"/>
            </w:rPr>
          </w:rPrChange>
        </w:rPr>
        <w:pPrChange w:id="857" w:author="Юлия Новокшанова" w:date="2020-02-24T17:11:00Z">
          <w:pPr>
            <w:spacing w:before="100" w:beforeAutospacing="1" w:after="100" w:afterAutospacing="1" w:line="360" w:lineRule="auto"/>
            <w:jc w:val="both"/>
          </w:pPr>
        </w:pPrChange>
      </w:pPr>
      <w:ins w:id="858" w:author="Юлия Новокшанова" w:date="2020-02-13T20:09:00Z">
        <w:r w:rsidRPr="00177B1D">
          <w:rPr>
            <w:rFonts w:ascii="Menlo" w:hAnsi="Menlo" w:cs="Menlo"/>
            <w:color w:val="000000"/>
            <w:lang w:val="en-US"/>
            <w:rPrChange w:id="859" w:author="Юлия Новокшанова" w:date="2020-02-23T20:30:00Z">
              <w:rPr>
                <w:rFonts w:ascii="Menlo" w:hAnsi="Menlo" w:cs="Menlo"/>
                <w:color w:val="000000"/>
              </w:rPr>
            </w:rPrChange>
          </w:rPr>
          <w:t xml:space="preserve"> </w:t>
        </w:r>
      </w:ins>
    </w:p>
    <w:p w14:paraId="7A3740C8" w14:textId="77777777" w:rsidR="00854DE3" w:rsidRDefault="00854DE3" w:rsidP="00B766C8">
      <w:pPr>
        <w:spacing w:before="100" w:beforeAutospacing="1" w:after="100" w:afterAutospacing="1" w:line="360" w:lineRule="auto"/>
        <w:jc w:val="both"/>
        <w:rPr>
          <w:ins w:id="860" w:author="Юлия Новокшанова" w:date="2020-02-13T19:53:00Z"/>
          <w:rFonts w:ascii="Times New Roman" w:eastAsia="Times New Roman" w:hAnsi="Times New Roman" w:cs="Times New Roman"/>
          <w:sz w:val="28"/>
          <w:szCs w:val="28"/>
          <w:lang w:eastAsia="ru-RU"/>
        </w:rPr>
      </w:pPr>
      <w:ins w:id="861" w:author="Юлия Новокшанова" w:date="2020-02-13T19:51:00Z">
        <w:r>
          <w:rPr>
            <w:rFonts w:ascii="Times New Roman" w:eastAsia="Times New Roman" w:hAnsi="Times New Roman" w:cs="Times New Roman"/>
            <w:sz w:val="28"/>
            <w:szCs w:val="28"/>
            <w:lang w:eastAsia="ru-RU"/>
          </w:rPr>
          <w:t>Так же это обеспечивает «гибкость» программы, поэтому ее можно будет изменить для других сайтов.</w:t>
        </w:r>
      </w:ins>
      <w:ins w:id="862" w:author="Юлия Новокшанова" w:date="2020-02-13T19:52:00Z">
        <w:r>
          <w:rPr>
            <w:rFonts w:ascii="Times New Roman" w:eastAsia="Times New Roman" w:hAnsi="Times New Roman" w:cs="Times New Roman"/>
            <w:sz w:val="28"/>
            <w:szCs w:val="28"/>
            <w:lang w:eastAsia="ru-RU"/>
          </w:rPr>
          <w:t xml:space="preserve"> Я писал программу для сайта, который был специально для этого создан, что бы не нарушать работу реальных сайтов и клиник.</w:t>
        </w:r>
      </w:ins>
    </w:p>
    <w:p w14:paraId="34BD2202" w14:textId="77777777" w:rsidR="00854DE3" w:rsidRDefault="00854DE3" w:rsidP="00B766C8">
      <w:pPr>
        <w:spacing w:before="100" w:beforeAutospacing="1" w:after="100" w:afterAutospacing="1" w:line="360" w:lineRule="auto"/>
        <w:jc w:val="both"/>
        <w:rPr>
          <w:ins w:id="863" w:author="Юлия Новокшанова" w:date="2020-02-13T19:56:00Z"/>
          <w:rFonts w:ascii="Times New Roman" w:eastAsia="Times New Roman" w:hAnsi="Times New Roman" w:cs="Times New Roman"/>
          <w:sz w:val="28"/>
          <w:szCs w:val="28"/>
          <w:lang w:eastAsia="ru-RU"/>
        </w:rPr>
      </w:pPr>
      <w:ins w:id="864" w:author="Юлия Новокшанова" w:date="2020-02-13T19:53:00Z">
        <w:r>
          <w:rPr>
            <w:rFonts w:ascii="Times New Roman" w:eastAsia="Times New Roman" w:hAnsi="Times New Roman" w:cs="Times New Roman"/>
            <w:sz w:val="28"/>
            <w:szCs w:val="28"/>
            <w:lang w:eastAsia="ru-RU"/>
          </w:rPr>
          <w:t xml:space="preserve">Самую главную роль в этом блоке выполняет последняя функция, которая </w:t>
        </w:r>
      </w:ins>
      <w:ins w:id="865" w:author="Юлия Новокшанова" w:date="2020-02-13T19:54:00Z">
        <w:r>
          <w:rPr>
            <w:rFonts w:ascii="Times New Roman" w:eastAsia="Times New Roman" w:hAnsi="Times New Roman" w:cs="Times New Roman"/>
            <w:sz w:val="28"/>
            <w:szCs w:val="28"/>
            <w:lang w:eastAsia="ru-RU"/>
          </w:rPr>
          <w:t>обеспечивает связь между Связующей программой и функциями, которые отвечают за запись. Так же эта функция отправляет данные в программу отправки соо</w:t>
        </w:r>
      </w:ins>
      <w:ins w:id="866" w:author="Юлия Новокшанова" w:date="2020-02-13T19:55:00Z">
        <w:r>
          <w:rPr>
            <w:rFonts w:ascii="Times New Roman" w:eastAsia="Times New Roman" w:hAnsi="Times New Roman" w:cs="Times New Roman"/>
            <w:sz w:val="28"/>
            <w:szCs w:val="28"/>
            <w:lang w:eastAsia="ru-RU"/>
          </w:rPr>
          <w:t>бщения.</w:t>
        </w:r>
      </w:ins>
    </w:p>
    <w:p w14:paraId="56CE6930" w14:textId="77777777" w:rsidR="00854DE3" w:rsidRPr="00854DE3" w:rsidRDefault="00854DE3" w:rsidP="00B766C8">
      <w:pPr>
        <w:spacing w:before="100" w:beforeAutospacing="1" w:after="100" w:afterAutospacing="1" w:line="360" w:lineRule="auto"/>
        <w:jc w:val="both"/>
        <w:rPr>
          <w:ins w:id="867" w:author="Юлия Новокшанова" w:date="2020-02-13T18:26:00Z"/>
          <w:rFonts w:ascii="Times New Roman" w:eastAsia="Times New Roman" w:hAnsi="Times New Roman" w:cs="Times New Roman"/>
          <w:sz w:val="28"/>
          <w:szCs w:val="28"/>
          <w:lang w:eastAsia="ru-RU"/>
        </w:rPr>
      </w:pPr>
    </w:p>
    <w:p w14:paraId="47A634B2" w14:textId="77777777" w:rsidR="00B766C8" w:rsidRPr="00B766C8" w:rsidRDefault="00B766C8">
      <w:pPr>
        <w:spacing w:before="100" w:beforeAutospacing="1" w:after="100" w:afterAutospacing="1" w:line="360" w:lineRule="auto"/>
        <w:jc w:val="both"/>
        <w:rPr>
          <w:rFonts w:ascii="Times New Roman" w:eastAsia="Times New Roman" w:hAnsi="Times New Roman" w:cs="Times New Roman"/>
          <w:sz w:val="28"/>
          <w:szCs w:val="28"/>
          <w:lang w:eastAsia="ru-RU"/>
          <w:rPrChange w:id="868" w:author="Юлия Новокшанова" w:date="2020-02-13T19:49:00Z">
            <w:rPr>
              <w:rFonts w:ascii="Times New Roman" w:eastAsia="Times New Roman" w:hAnsi="Times New Roman" w:cs="Times New Roman"/>
              <w:lang w:eastAsia="ru-RU"/>
            </w:rPr>
          </w:rPrChange>
        </w:rPr>
        <w:pPrChange w:id="869" w:author="Юлия Новокшанова" w:date="2020-02-13T18:24:00Z">
          <w:pPr>
            <w:spacing w:before="100" w:beforeAutospacing="1" w:after="100" w:afterAutospacing="1"/>
          </w:pPr>
        </w:pPrChange>
      </w:pPr>
    </w:p>
    <w:p w14:paraId="4E407DD6" w14:textId="77777777" w:rsidR="00667D61" w:rsidRPr="00630D51" w:rsidDel="00012C2C" w:rsidRDefault="00667D61">
      <w:pPr>
        <w:spacing w:before="100" w:beforeAutospacing="1" w:after="100" w:afterAutospacing="1" w:line="360" w:lineRule="auto"/>
        <w:jc w:val="both"/>
        <w:rPr>
          <w:del w:id="870" w:author="Юлия Новокшанова" w:date="2020-02-13T18:03:00Z"/>
          <w:rFonts w:ascii="Times New Roman" w:eastAsia="Times New Roman" w:hAnsi="Times New Roman" w:cs="Times New Roman"/>
          <w:sz w:val="28"/>
          <w:szCs w:val="28"/>
          <w:lang w:eastAsia="ru-RU"/>
          <w:rPrChange w:id="871" w:author="Юлия Новокшанова" w:date="2020-02-09T13:06:00Z">
            <w:rPr>
              <w:del w:id="872" w:author="Юлия Новокшанова" w:date="2020-02-13T18:03:00Z"/>
              <w:rFonts w:ascii="Times New Roman" w:eastAsia="Times New Roman" w:hAnsi="Times New Roman" w:cs="Times New Roman"/>
              <w:lang w:eastAsia="ru-RU"/>
            </w:rPr>
          </w:rPrChange>
        </w:rPr>
        <w:pPrChange w:id="873" w:author="Юлия Новокшанова" w:date="2020-02-09T13:07:00Z">
          <w:pPr>
            <w:spacing w:before="100" w:beforeAutospacing="1" w:after="100" w:afterAutospacing="1"/>
          </w:pPr>
        </w:pPrChange>
      </w:pPr>
      <w:del w:id="874" w:author="Юлия Новокшанова" w:date="2020-02-13T18:03:00Z">
        <w:r w:rsidRPr="00630D51" w:rsidDel="00012C2C">
          <w:rPr>
            <w:rFonts w:ascii="Times New Roman" w:eastAsia="Times New Roman" w:hAnsi="Times New Roman" w:cs="Times New Roman"/>
            <w:sz w:val="28"/>
            <w:szCs w:val="28"/>
            <w:lang w:eastAsia="ru-RU"/>
            <w:rPrChange w:id="875" w:author="Юлия Новокшанова" w:date="2020-02-09T13:06:00Z">
              <w:rPr>
                <w:rFonts w:ascii="Times New Roman" w:eastAsia="Times New Roman" w:hAnsi="Times New Roman" w:cs="Times New Roman"/>
                <w:sz w:val="22"/>
                <w:szCs w:val="22"/>
                <w:lang w:eastAsia="ru-RU"/>
              </w:rPr>
            </w:rPrChange>
          </w:rPr>
          <w:delText xml:space="preserve">Рисование является основной функцией в редакторе. Пользователь чаще всего работает именно с этим инструментом. Кисть обладает рядом функций, которые позволяют видоизменять и настраивать ее. Меню кисти имеет следующие пункты: </w:delText>
        </w:r>
      </w:del>
    </w:p>
    <w:p w14:paraId="1B28472C" w14:textId="77777777" w:rsidR="00667D61" w:rsidRPr="00630D51" w:rsidDel="00012C2C" w:rsidRDefault="00667D61">
      <w:pPr>
        <w:spacing w:before="100" w:beforeAutospacing="1" w:after="100" w:afterAutospacing="1" w:line="360" w:lineRule="auto"/>
        <w:jc w:val="both"/>
        <w:rPr>
          <w:del w:id="876" w:author="Юлия Новокшанова" w:date="2020-02-13T18:03:00Z"/>
          <w:rFonts w:ascii="Times New Roman" w:eastAsia="Times New Roman" w:hAnsi="Times New Roman" w:cs="Times New Roman"/>
          <w:sz w:val="28"/>
          <w:szCs w:val="28"/>
          <w:lang w:eastAsia="ru-RU"/>
          <w:rPrChange w:id="877" w:author="Юлия Новокшанова" w:date="2020-02-09T13:06:00Z">
            <w:rPr>
              <w:del w:id="878" w:author="Юлия Новокшанова" w:date="2020-02-13T18:03:00Z"/>
              <w:rFonts w:ascii="Times New Roman" w:eastAsia="Times New Roman" w:hAnsi="Times New Roman" w:cs="Times New Roman"/>
              <w:lang w:eastAsia="ru-RU"/>
            </w:rPr>
          </w:rPrChange>
        </w:rPr>
        <w:pPrChange w:id="879" w:author="Юлия Новокшанова" w:date="2020-02-09T13:07:00Z">
          <w:pPr>
            <w:spacing w:before="100" w:beforeAutospacing="1" w:after="100" w:afterAutospacing="1"/>
          </w:pPr>
        </w:pPrChange>
      </w:pPr>
      <w:del w:id="880" w:author="Юлия Новокшанова" w:date="2020-02-13T18:03:00Z">
        <w:r w:rsidRPr="00630D51" w:rsidDel="00012C2C">
          <w:rPr>
            <w:rFonts w:ascii="Times New Roman" w:eastAsia="Times New Roman" w:hAnsi="Times New Roman" w:cs="Times New Roman"/>
            <w:sz w:val="28"/>
            <w:szCs w:val="28"/>
            <w:lang w:eastAsia="ru-RU"/>
            <w:rPrChange w:id="881" w:author="Юлия Новокшанова" w:date="2020-02-09T13:06:00Z">
              <w:rPr>
                <w:rFonts w:ascii="Times New Roman" w:eastAsia="Times New Roman" w:hAnsi="Times New Roman" w:cs="Times New Roman"/>
                <w:sz w:val="22"/>
                <w:szCs w:val="22"/>
                <w:lang w:eastAsia="ru-RU"/>
              </w:rPr>
            </w:rPrChange>
          </w:rPr>
          <w:delText xml:space="preserve">1) Закрыть </w:delText>
        </w:r>
      </w:del>
    </w:p>
    <w:p w14:paraId="733F20F3" w14:textId="77777777" w:rsidR="00667D61" w:rsidRPr="00630D51" w:rsidDel="00012C2C" w:rsidRDefault="00667D61">
      <w:pPr>
        <w:spacing w:before="100" w:beforeAutospacing="1" w:after="100" w:afterAutospacing="1" w:line="360" w:lineRule="auto"/>
        <w:jc w:val="both"/>
        <w:rPr>
          <w:del w:id="882" w:author="Юлия Новокшанова" w:date="2020-02-13T18:03:00Z"/>
          <w:rFonts w:ascii="Times New Roman" w:eastAsia="Times New Roman" w:hAnsi="Times New Roman" w:cs="Times New Roman"/>
          <w:sz w:val="28"/>
          <w:szCs w:val="28"/>
          <w:lang w:eastAsia="ru-RU"/>
          <w:rPrChange w:id="883" w:author="Юлия Новокшанова" w:date="2020-02-09T13:06:00Z">
            <w:rPr>
              <w:del w:id="884" w:author="Юлия Новокшанова" w:date="2020-02-13T18:03:00Z"/>
              <w:rFonts w:ascii="Times New Roman" w:eastAsia="Times New Roman" w:hAnsi="Times New Roman" w:cs="Times New Roman"/>
              <w:lang w:eastAsia="ru-RU"/>
            </w:rPr>
          </w:rPrChange>
        </w:rPr>
        <w:pPrChange w:id="885" w:author="Юлия Новокшанова" w:date="2020-02-09T13:07:00Z">
          <w:pPr>
            <w:spacing w:before="100" w:beforeAutospacing="1" w:after="100" w:afterAutospacing="1"/>
          </w:pPr>
        </w:pPrChange>
      </w:pPr>
      <w:del w:id="886" w:author="Юлия Новокшанова" w:date="2020-02-13T18:03:00Z">
        <w:r w:rsidRPr="00630D51" w:rsidDel="00012C2C">
          <w:rPr>
            <w:rFonts w:ascii="Times New Roman" w:eastAsia="Times New Roman" w:hAnsi="Times New Roman" w:cs="Times New Roman"/>
            <w:sz w:val="28"/>
            <w:szCs w:val="28"/>
            <w:lang w:eastAsia="ru-RU"/>
            <w:rPrChange w:id="887" w:author="Юлия Новокшанова" w:date="2020-02-09T13:06:00Z">
              <w:rPr>
                <w:rFonts w:ascii="Times New Roman" w:eastAsia="Times New Roman" w:hAnsi="Times New Roman" w:cs="Times New Roman"/>
                <w:sz w:val="22"/>
                <w:szCs w:val="22"/>
                <w:lang w:eastAsia="ru-RU"/>
              </w:rPr>
            </w:rPrChange>
          </w:rPr>
          <w:delText>2) Цвет</w:delText>
        </w:r>
        <w:r w:rsidRPr="00630D51" w:rsidDel="00012C2C">
          <w:rPr>
            <w:rFonts w:ascii="Times New Roman" w:eastAsia="Times New Roman" w:hAnsi="Times New Roman" w:cs="Times New Roman"/>
            <w:sz w:val="28"/>
            <w:szCs w:val="28"/>
            <w:lang w:eastAsia="ru-RU"/>
            <w:rPrChange w:id="888" w:author="Юлия Новокшанова" w:date="2020-02-09T13:06:00Z">
              <w:rPr>
                <w:rFonts w:ascii="Times New Roman" w:eastAsia="Times New Roman" w:hAnsi="Times New Roman" w:cs="Times New Roman"/>
                <w:sz w:val="22"/>
                <w:szCs w:val="22"/>
                <w:lang w:eastAsia="ru-RU"/>
              </w:rPr>
            </w:rPrChange>
          </w:rPr>
          <w:br/>
          <w:delText xml:space="preserve">3) Толщина 4) Отменить 5) Ок </w:delText>
        </w:r>
      </w:del>
    </w:p>
    <w:p w14:paraId="57DFEC6F" w14:textId="77777777" w:rsidR="00667D61" w:rsidRPr="00630D51" w:rsidDel="00012C2C" w:rsidRDefault="00667D61">
      <w:pPr>
        <w:spacing w:before="100" w:beforeAutospacing="1" w:after="100" w:afterAutospacing="1" w:line="360" w:lineRule="auto"/>
        <w:jc w:val="both"/>
        <w:rPr>
          <w:del w:id="889" w:author="Юлия Новокшанова" w:date="2020-02-13T18:03:00Z"/>
          <w:rFonts w:ascii="Times New Roman" w:eastAsia="Times New Roman" w:hAnsi="Times New Roman" w:cs="Times New Roman"/>
          <w:sz w:val="28"/>
          <w:szCs w:val="28"/>
          <w:lang w:eastAsia="ru-RU"/>
          <w:rPrChange w:id="890" w:author="Юлия Новокшанова" w:date="2020-02-09T13:06:00Z">
            <w:rPr>
              <w:del w:id="891" w:author="Юлия Новокшанова" w:date="2020-02-13T18:03:00Z"/>
              <w:rFonts w:ascii="Times New Roman" w:eastAsia="Times New Roman" w:hAnsi="Times New Roman" w:cs="Times New Roman"/>
              <w:lang w:eastAsia="ru-RU"/>
            </w:rPr>
          </w:rPrChange>
        </w:rPr>
        <w:pPrChange w:id="892" w:author="Юлия Новокшанова" w:date="2020-02-09T13:07:00Z">
          <w:pPr>
            <w:spacing w:before="100" w:beforeAutospacing="1" w:after="100" w:afterAutospacing="1"/>
          </w:pPr>
        </w:pPrChange>
      </w:pPr>
      <w:del w:id="893" w:author="Юлия Новокшанова" w:date="2020-02-13T18:03:00Z">
        <w:r w:rsidRPr="00630D51" w:rsidDel="00012C2C">
          <w:rPr>
            <w:rFonts w:ascii="Times New Roman" w:eastAsia="Times New Roman" w:hAnsi="Times New Roman" w:cs="Times New Roman"/>
            <w:sz w:val="28"/>
            <w:szCs w:val="28"/>
            <w:lang w:eastAsia="ru-RU"/>
            <w:rPrChange w:id="894" w:author="Юлия Новокшанова" w:date="2020-02-09T13:06:00Z">
              <w:rPr>
                <w:rFonts w:ascii="Times New Roman" w:eastAsia="Times New Roman" w:hAnsi="Times New Roman" w:cs="Times New Roman"/>
                <w:sz w:val="22"/>
                <w:szCs w:val="22"/>
                <w:lang w:eastAsia="ru-RU"/>
              </w:rPr>
            </w:rPrChange>
          </w:rPr>
          <w:delText xml:space="preserve">Все функции выделены в отдельный класс Brush.java. В нем все следы пользователя сохраняются в виде двух автоматически расширяемых массивах. Paths сохраняют фигуры, нарисованные человеком. Paints запоминает свойства кисти для каждого отдельного штриха. </w:delText>
        </w:r>
      </w:del>
    </w:p>
    <w:p w14:paraId="447E365D" w14:textId="77777777" w:rsidR="00667D61" w:rsidRPr="00630D51" w:rsidDel="00012C2C" w:rsidRDefault="00667D61">
      <w:pPr>
        <w:spacing w:before="100" w:beforeAutospacing="1" w:after="100" w:afterAutospacing="1" w:line="360" w:lineRule="auto"/>
        <w:jc w:val="both"/>
        <w:rPr>
          <w:del w:id="895" w:author="Юлия Новокшанова" w:date="2020-02-13T18:03:00Z"/>
          <w:rFonts w:ascii="Times New Roman" w:eastAsia="Times New Roman" w:hAnsi="Times New Roman" w:cs="Times New Roman"/>
          <w:sz w:val="28"/>
          <w:szCs w:val="28"/>
          <w:lang w:eastAsia="ru-RU"/>
          <w:rPrChange w:id="896" w:author="Юлия Новокшанова" w:date="2020-02-09T13:06:00Z">
            <w:rPr>
              <w:del w:id="897" w:author="Юлия Новокшанова" w:date="2020-02-13T18:03:00Z"/>
              <w:rFonts w:ascii="Times New Roman" w:eastAsia="Times New Roman" w:hAnsi="Times New Roman" w:cs="Times New Roman"/>
              <w:lang w:eastAsia="ru-RU"/>
            </w:rPr>
          </w:rPrChange>
        </w:rPr>
        <w:pPrChange w:id="898" w:author="Юлия Новокшанова" w:date="2020-02-09T13:07:00Z">
          <w:pPr>
            <w:spacing w:before="100" w:beforeAutospacing="1" w:after="100" w:afterAutospacing="1"/>
          </w:pPr>
        </w:pPrChange>
      </w:pPr>
      <w:del w:id="899" w:author="Юлия Новокшанова" w:date="2020-02-13T18:03:00Z">
        <w:r w:rsidRPr="00630D51" w:rsidDel="00012C2C">
          <w:rPr>
            <w:rFonts w:ascii="Times New Roman" w:eastAsia="Times New Roman" w:hAnsi="Times New Roman" w:cs="Times New Roman"/>
            <w:sz w:val="28"/>
            <w:szCs w:val="28"/>
            <w:lang w:eastAsia="ru-RU"/>
            <w:rPrChange w:id="900" w:author="Юлия Новокшанова" w:date="2020-02-09T13:06:00Z">
              <w:rPr>
                <w:rFonts w:ascii="Times New Roman" w:eastAsia="Times New Roman" w:hAnsi="Times New Roman" w:cs="Times New Roman"/>
                <w:sz w:val="22"/>
                <w:szCs w:val="22"/>
                <w:lang w:eastAsia="ru-RU"/>
              </w:rPr>
            </w:rPrChange>
          </w:rPr>
          <w:delText xml:space="preserve">При перемещении пальца по экрану вызывается метод brushMove();. В него мы передаем координаты касания по x и y. Все новые данные добавляются в конец. Приложение проходит циклом по всему списку и отображает все прямые, кривые и прочие линии. При касании и отпускании рисуется круг. Это позволяет создать округлые следы от кисти в соответствии с рисунком 1. </w:delText>
        </w:r>
      </w:del>
    </w:p>
    <w:p w14:paraId="38F87809" w14:textId="4F224803" w:rsidR="00667D61" w:rsidRPr="00630D51" w:rsidDel="00012C2C" w:rsidRDefault="00667D61">
      <w:pPr>
        <w:spacing w:line="360" w:lineRule="auto"/>
        <w:jc w:val="both"/>
        <w:rPr>
          <w:del w:id="901" w:author="Юлия Новокшанова" w:date="2020-02-13T18:03:00Z"/>
          <w:rFonts w:ascii="Times New Roman" w:eastAsia="Times New Roman" w:hAnsi="Times New Roman" w:cs="Times New Roman"/>
          <w:sz w:val="28"/>
          <w:szCs w:val="28"/>
          <w:lang w:eastAsia="ru-RU"/>
          <w:rPrChange w:id="902" w:author="Юлия Новокшанова" w:date="2020-02-09T13:06:00Z">
            <w:rPr>
              <w:del w:id="903" w:author="Юлия Новокшанова" w:date="2020-02-13T18:03:00Z"/>
              <w:rFonts w:ascii="Times New Roman" w:eastAsia="Times New Roman" w:hAnsi="Times New Roman" w:cs="Times New Roman"/>
              <w:lang w:eastAsia="ru-RU"/>
            </w:rPr>
          </w:rPrChange>
        </w:rPr>
        <w:pPrChange w:id="904" w:author="Юлия Новокшанова" w:date="2020-02-09T13:07:00Z">
          <w:pPr/>
        </w:pPrChange>
      </w:pPr>
      <w:del w:id="905" w:author="Юлия Новокшанова" w:date="2020-02-13T18:03:00Z">
        <w:r w:rsidRPr="00630D51" w:rsidDel="00012C2C">
          <w:rPr>
            <w:rFonts w:ascii="Times New Roman" w:eastAsia="Times New Roman" w:hAnsi="Times New Roman" w:cs="Times New Roman"/>
            <w:sz w:val="28"/>
            <w:szCs w:val="28"/>
            <w:lang w:eastAsia="ru-RU"/>
            <w:rPrChange w:id="906"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"D:\\var\\folders\\vl\\tbywg53x4jj1m58jlvt3h1nw0000gn\\T\\com.microsoft.Word\\WebArchiveCopyPasteTempFiles\\page225image2149622640" \* MERGEFORMAT </w:instrText>
      </w:r>
      <w:del w:id="907" w:author="Юлия Новокшанова" w:date="2020-02-13T18:03:00Z">
        <w:r w:rsidRPr="00630D51" w:rsidDel="00012C2C">
          <w:rPr>
            <w:rFonts w:ascii="Times New Roman" w:eastAsia="Times New Roman" w:hAnsi="Times New Roman" w:cs="Times New Roman"/>
            <w:sz w:val="28"/>
            <w:szCs w:val="28"/>
            <w:lang w:eastAsia="ru-RU"/>
            <w:rPrChange w:id="908" w:author="Юлия Новокшанова" w:date="2020-02-09T13:06:00Z">
              <w:rPr>
                <w:rFonts w:ascii="Times New Roman" w:eastAsia="Times New Roman" w:hAnsi="Times New Roman" w:cs="Times New Roman"/>
                <w:lang w:eastAsia="ru-RU"/>
              </w:rPr>
            </w:rPrChange>
          </w:rPr>
          <w:fldChar w:fldCharType="separate"/>
        </w:r>
        <w:r w:rsidRPr="00630D51" w:rsidDel="00012C2C">
          <w:rPr>
            <w:rFonts w:ascii="Times New Roman" w:eastAsia="Times New Roman" w:hAnsi="Times New Roman" w:cs="Times New Roman"/>
            <w:noProof/>
            <w:sz w:val="28"/>
            <w:szCs w:val="28"/>
            <w:lang w:eastAsia="ru-RU"/>
            <w:rPrChange w:id="909" w:author="Юлия Новокшанова" w:date="2020-02-09T13:06:00Z">
              <w:rPr>
                <w:rFonts w:ascii="Times New Roman" w:eastAsia="Times New Roman" w:hAnsi="Times New Roman" w:cs="Times New Roman"/>
                <w:noProof/>
                <w:lang w:eastAsia="ru-RU"/>
              </w:rPr>
            </w:rPrChange>
          </w:rPr>
          <w:drawing>
            <wp:inline distT="0" distB="0" distL="0" distR="0" wp14:anchorId="2EE7CFAE" wp14:editId="0E171736">
              <wp:extent cx="4035425" cy="3514090"/>
              <wp:effectExtent l="0" t="0" r="3175" b="3810"/>
              <wp:docPr id="70" name="Рисунок 70" descr="page225image214962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225image21496226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5425" cy="3514090"/>
                      </a:xfrm>
                      <a:prstGeom prst="rect">
                        <a:avLst/>
                      </a:prstGeom>
                      <a:noFill/>
                      <a:ln>
                        <a:noFill/>
                      </a:ln>
                    </pic:spPr>
                  </pic:pic>
                </a:graphicData>
              </a:graphic>
            </wp:inline>
          </w:drawing>
        </w:r>
        <w:r w:rsidRPr="00630D51" w:rsidDel="00012C2C">
          <w:rPr>
            <w:rFonts w:ascii="Times New Roman" w:eastAsia="Times New Roman" w:hAnsi="Times New Roman" w:cs="Times New Roman"/>
            <w:sz w:val="28"/>
            <w:szCs w:val="28"/>
            <w:lang w:eastAsia="ru-RU"/>
            <w:rPrChange w:id="910" w:author="Юлия Новокшанова" w:date="2020-02-09T13:06:00Z">
              <w:rPr>
                <w:rFonts w:ascii="Times New Roman" w:eastAsia="Times New Roman" w:hAnsi="Times New Roman" w:cs="Times New Roman"/>
                <w:lang w:eastAsia="ru-RU"/>
              </w:rPr>
            </w:rPrChange>
          </w:rPr>
          <w:fldChar w:fldCharType="end"/>
        </w:r>
      </w:del>
    </w:p>
    <w:p w14:paraId="2F21BA7A" w14:textId="77777777" w:rsidR="00667D61" w:rsidRPr="00630D51" w:rsidDel="00012C2C" w:rsidRDefault="00667D61">
      <w:pPr>
        <w:spacing w:before="100" w:beforeAutospacing="1" w:after="100" w:afterAutospacing="1" w:line="360" w:lineRule="auto"/>
        <w:jc w:val="both"/>
        <w:rPr>
          <w:del w:id="911" w:author="Юлия Новокшанова" w:date="2020-02-13T18:03:00Z"/>
          <w:rFonts w:ascii="Times New Roman" w:eastAsia="Times New Roman" w:hAnsi="Times New Roman" w:cs="Times New Roman"/>
          <w:sz w:val="28"/>
          <w:szCs w:val="28"/>
          <w:lang w:eastAsia="ru-RU"/>
          <w:rPrChange w:id="912" w:author="Юлия Новокшанова" w:date="2020-02-09T13:06:00Z">
            <w:rPr>
              <w:del w:id="913" w:author="Юлия Новокшанова" w:date="2020-02-13T18:03:00Z"/>
              <w:rFonts w:ascii="Times New Roman" w:eastAsia="Times New Roman" w:hAnsi="Times New Roman" w:cs="Times New Roman"/>
              <w:lang w:eastAsia="ru-RU"/>
            </w:rPr>
          </w:rPrChange>
        </w:rPr>
        <w:pPrChange w:id="914" w:author="Юлия Новокшанова" w:date="2020-02-09T13:07:00Z">
          <w:pPr>
            <w:spacing w:before="100" w:beforeAutospacing="1" w:after="100" w:afterAutospacing="1"/>
          </w:pPr>
        </w:pPrChange>
      </w:pPr>
      <w:del w:id="915" w:author="Юлия Новокшанова" w:date="2020-02-13T18:03:00Z">
        <w:r w:rsidRPr="00630D51" w:rsidDel="00012C2C">
          <w:rPr>
            <w:rFonts w:ascii="Times New Roman" w:eastAsia="Times New Roman" w:hAnsi="Times New Roman" w:cs="Times New Roman"/>
            <w:sz w:val="28"/>
            <w:szCs w:val="28"/>
            <w:lang w:eastAsia="ru-RU"/>
            <w:rPrChange w:id="916" w:author="Юлия Новокшанова" w:date="2020-02-09T13:06:00Z">
              <w:rPr>
                <w:rFonts w:ascii="Times New Roman" w:eastAsia="Times New Roman" w:hAnsi="Times New Roman" w:cs="Times New Roman"/>
                <w:sz w:val="22"/>
                <w:szCs w:val="22"/>
                <w:lang w:eastAsia="ru-RU"/>
              </w:rPr>
            </w:rPrChange>
          </w:rPr>
          <w:delText xml:space="preserve">Рисунок 1 – Панель меню инструмента “Кисть” и пример обработки изображения </w:delText>
        </w:r>
      </w:del>
    </w:p>
    <w:p w14:paraId="3BFB9F8E" w14:textId="77777777" w:rsidR="00667D61" w:rsidRPr="00630D51" w:rsidDel="00012C2C" w:rsidRDefault="00667D61">
      <w:pPr>
        <w:spacing w:before="100" w:beforeAutospacing="1" w:after="100" w:afterAutospacing="1" w:line="360" w:lineRule="auto"/>
        <w:jc w:val="both"/>
        <w:rPr>
          <w:del w:id="917" w:author="Юлия Новокшанова" w:date="2020-02-13T18:03:00Z"/>
          <w:rFonts w:ascii="Times New Roman" w:eastAsia="Times New Roman" w:hAnsi="Times New Roman" w:cs="Times New Roman"/>
          <w:sz w:val="28"/>
          <w:szCs w:val="28"/>
          <w:lang w:eastAsia="ru-RU"/>
          <w:rPrChange w:id="918" w:author="Юлия Новокшанова" w:date="2020-02-09T13:06:00Z">
            <w:rPr>
              <w:del w:id="919" w:author="Юлия Новокшанова" w:date="2020-02-13T18:03:00Z"/>
              <w:rFonts w:ascii="Times New Roman" w:eastAsia="Times New Roman" w:hAnsi="Times New Roman" w:cs="Times New Roman"/>
              <w:lang w:eastAsia="ru-RU"/>
            </w:rPr>
          </w:rPrChange>
        </w:rPr>
        <w:pPrChange w:id="920" w:author="Юлия Новокшанова" w:date="2020-02-09T13:07:00Z">
          <w:pPr>
            <w:spacing w:before="100" w:beforeAutospacing="1" w:after="100" w:afterAutospacing="1"/>
          </w:pPr>
        </w:pPrChange>
      </w:pPr>
      <w:del w:id="921" w:author="Юлия Новокшанова" w:date="2020-02-13T18:03:00Z">
        <w:r w:rsidRPr="00630D51" w:rsidDel="00012C2C">
          <w:rPr>
            <w:rFonts w:ascii="Times New Roman" w:eastAsia="Times New Roman" w:hAnsi="Times New Roman" w:cs="Times New Roman"/>
            <w:sz w:val="28"/>
            <w:szCs w:val="28"/>
            <w:lang w:eastAsia="ru-RU"/>
            <w:rPrChange w:id="922" w:author="Юлия Новокшанова" w:date="2020-02-09T13:06:00Z">
              <w:rPr>
                <w:rFonts w:ascii="Times New Roman" w:eastAsia="Times New Roman" w:hAnsi="Times New Roman" w:cs="Times New Roman"/>
                <w:sz w:val="22"/>
                <w:szCs w:val="22"/>
                <w:lang w:eastAsia="ru-RU"/>
              </w:rPr>
            </w:rPrChange>
          </w:rPr>
          <w:delText xml:space="preserve">У пера можно поменять цвет и толщину. Для этого создано два дополнительных подменю. Пользователю доступно 8 базовых цветов. Их цвет передается в формате RGB. Каждая из трех переменных отвечает за один из каналов (красный, зеленый, синий) и может принимать значения от 0 до 255. </w:delText>
        </w:r>
      </w:del>
    </w:p>
    <w:p w14:paraId="3F24DE22" w14:textId="77777777" w:rsidR="00667D61" w:rsidRPr="00630D51" w:rsidDel="00012C2C" w:rsidRDefault="00667D61">
      <w:pPr>
        <w:spacing w:before="100" w:beforeAutospacing="1" w:after="100" w:afterAutospacing="1" w:line="360" w:lineRule="auto"/>
        <w:jc w:val="both"/>
        <w:rPr>
          <w:del w:id="923" w:author="Юлия Новокшанова" w:date="2020-02-13T18:03:00Z"/>
          <w:rFonts w:ascii="Times New Roman" w:eastAsia="Times New Roman" w:hAnsi="Times New Roman" w:cs="Times New Roman"/>
          <w:sz w:val="28"/>
          <w:szCs w:val="28"/>
          <w:lang w:eastAsia="ru-RU"/>
          <w:rPrChange w:id="924" w:author="Юлия Новокшанова" w:date="2020-02-09T13:06:00Z">
            <w:rPr>
              <w:del w:id="925" w:author="Юлия Новокшанова" w:date="2020-02-13T18:03:00Z"/>
              <w:rFonts w:ascii="Times New Roman" w:eastAsia="Times New Roman" w:hAnsi="Times New Roman" w:cs="Times New Roman"/>
              <w:lang w:eastAsia="ru-RU"/>
            </w:rPr>
          </w:rPrChange>
        </w:rPr>
        <w:pPrChange w:id="926" w:author="Юлия Новокшанова" w:date="2020-02-09T13:07:00Z">
          <w:pPr>
            <w:spacing w:before="100" w:beforeAutospacing="1" w:after="100" w:afterAutospacing="1"/>
          </w:pPr>
        </w:pPrChange>
      </w:pPr>
      <w:del w:id="927" w:author="Юлия Новокшанова" w:date="2020-02-13T18:03:00Z">
        <w:r w:rsidRPr="00630D51" w:rsidDel="00012C2C">
          <w:rPr>
            <w:rFonts w:ascii="Times New Roman" w:eastAsia="Times New Roman" w:hAnsi="Times New Roman" w:cs="Times New Roman"/>
            <w:sz w:val="28"/>
            <w:szCs w:val="28"/>
            <w:lang w:eastAsia="ru-RU"/>
            <w:rPrChange w:id="928" w:author="Юлия Новокшанова" w:date="2020-02-09T13:06:00Z">
              <w:rPr>
                <w:rFonts w:ascii="Times New Roman" w:eastAsia="Times New Roman" w:hAnsi="Times New Roman" w:cs="Times New Roman"/>
                <w:sz w:val="22"/>
                <w:szCs w:val="22"/>
                <w:lang w:eastAsia="ru-RU"/>
              </w:rPr>
            </w:rPrChange>
          </w:rPr>
          <w:delText xml:space="preserve">Если среди основного набора нет нужного цвета, то его можно взять из изображения с помощью пипетки. На холсте отрисовывается, залитый цветом выбранного участка, круг, который следит за пальцем пользователя. После отпускания новый цвет передается в прежний метод. </w:delText>
        </w:r>
      </w:del>
    </w:p>
    <w:p w14:paraId="046A8623" w14:textId="77777777" w:rsidR="00667D61" w:rsidRPr="00630D51" w:rsidDel="00012C2C" w:rsidRDefault="00667D61">
      <w:pPr>
        <w:spacing w:before="100" w:beforeAutospacing="1" w:after="100" w:afterAutospacing="1" w:line="360" w:lineRule="auto"/>
        <w:jc w:val="both"/>
        <w:rPr>
          <w:del w:id="929" w:author="Юлия Новокшанова" w:date="2020-02-13T18:03:00Z"/>
          <w:rFonts w:ascii="Times New Roman" w:eastAsia="Times New Roman" w:hAnsi="Times New Roman" w:cs="Times New Roman"/>
          <w:sz w:val="28"/>
          <w:szCs w:val="28"/>
          <w:lang w:eastAsia="ru-RU"/>
          <w:rPrChange w:id="930" w:author="Юлия Новокшанова" w:date="2020-02-09T13:06:00Z">
            <w:rPr>
              <w:del w:id="931" w:author="Юлия Новокшанова" w:date="2020-02-13T18:03:00Z"/>
              <w:rFonts w:ascii="Times New Roman" w:eastAsia="Times New Roman" w:hAnsi="Times New Roman" w:cs="Times New Roman"/>
              <w:lang w:eastAsia="ru-RU"/>
            </w:rPr>
          </w:rPrChange>
        </w:rPr>
        <w:pPrChange w:id="932" w:author="Юлия Новокшанова" w:date="2020-02-09T13:07:00Z">
          <w:pPr>
            <w:spacing w:before="100" w:beforeAutospacing="1" w:after="100" w:afterAutospacing="1"/>
          </w:pPr>
        </w:pPrChange>
      </w:pPr>
      <w:del w:id="933" w:author="Юлия Новокшанова" w:date="2020-02-13T18:03:00Z">
        <w:r w:rsidRPr="00630D51" w:rsidDel="00012C2C">
          <w:rPr>
            <w:rFonts w:ascii="Times New Roman" w:eastAsia="Times New Roman" w:hAnsi="Times New Roman" w:cs="Times New Roman"/>
            <w:sz w:val="28"/>
            <w:szCs w:val="28"/>
            <w:lang w:eastAsia="ru-RU"/>
            <w:rPrChange w:id="934" w:author="Юлия Новокшанова" w:date="2020-02-09T13:06:00Z">
              <w:rPr>
                <w:rFonts w:ascii="Times New Roman" w:eastAsia="Times New Roman" w:hAnsi="Times New Roman" w:cs="Times New Roman"/>
                <w:sz w:val="22"/>
                <w:szCs w:val="22"/>
                <w:lang w:eastAsia="ru-RU"/>
              </w:rPr>
            </w:rPrChange>
          </w:rPr>
          <w:delText xml:space="preserve">В меню выбора ширины кисти доступно 5 размеров. Их значение хранится в виде целого числа. </w:delText>
        </w:r>
      </w:del>
    </w:p>
    <w:p w14:paraId="05A8A0A5" w14:textId="77777777" w:rsidR="00667D61" w:rsidRPr="00630D51" w:rsidDel="00012C2C" w:rsidRDefault="00667D61">
      <w:pPr>
        <w:spacing w:before="100" w:beforeAutospacing="1" w:after="100" w:afterAutospacing="1" w:line="360" w:lineRule="auto"/>
        <w:jc w:val="both"/>
        <w:rPr>
          <w:del w:id="935" w:author="Юлия Новокшанова" w:date="2020-02-13T18:03:00Z"/>
          <w:rFonts w:ascii="Times New Roman" w:eastAsia="Times New Roman" w:hAnsi="Times New Roman" w:cs="Times New Roman"/>
          <w:sz w:val="28"/>
          <w:szCs w:val="28"/>
          <w:lang w:eastAsia="ru-RU"/>
          <w:rPrChange w:id="936" w:author="Юлия Новокшанова" w:date="2020-02-09T13:06:00Z">
            <w:rPr>
              <w:del w:id="937" w:author="Юлия Новокшанова" w:date="2020-02-13T18:03:00Z"/>
              <w:rFonts w:ascii="Times New Roman" w:eastAsia="Times New Roman" w:hAnsi="Times New Roman" w:cs="Times New Roman"/>
              <w:lang w:eastAsia="ru-RU"/>
            </w:rPr>
          </w:rPrChange>
        </w:rPr>
        <w:pPrChange w:id="938" w:author="Юлия Новокшанова" w:date="2020-02-09T13:07:00Z">
          <w:pPr>
            <w:spacing w:before="100" w:beforeAutospacing="1" w:after="100" w:afterAutospacing="1"/>
          </w:pPr>
        </w:pPrChange>
      </w:pPr>
      <w:del w:id="939" w:author="Юлия Новокшанова" w:date="2020-02-13T18:03:00Z">
        <w:r w:rsidRPr="00630D51" w:rsidDel="00012C2C">
          <w:rPr>
            <w:rFonts w:ascii="Times New Roman" w:eastAsia="Times New Roman" w:hAnsi="Times New Roman" w:cs="Times New Roman"/>
            <w:sz w:val="28"/>
            <w:szCs w:val="28"/>
            <w:lang w:eastAsia="ru-RU"/>
            <w:rPrChange w:id="940" w:author="Юлия Новокшанова" w:date="2020-02-09T13:06:00Z">
              <w:rPr>
                <w:rFonts w:ascii="Times New Roman" w:eastAsia="Times New Roman" w:hAnsi="Times New Roman" w:cs="Times New Roman"/>
                <w:sz w:val="22"/>
                <w:szCs w:val="22"/>
                <w:lang w:eastAsia="ru-RU"/>
              </w:rPr>
            </w:rPrChange>
          </w:rPr>
          <w:delText xml:space="preserve">При закрытии панели все нанесенные метки остаются на экране, а последние использованные параметры пера сохраняются и не сбрасываются. В следующий раз не придется заново их устанавливать. </w:delText>
        </w:r>
      </w:del>
    </w:p>
    <w:p w14:paraId="312788B3" w14:textId="77777777" w:rsidR="00667D61" w:rsidRPr="00630D51" w:rsidRDefault="00667D61">
      <w:pPr>
        <w:spacing w:before="100" w:beforeAutospacing="1" w:after="100" w:afterAutospacing="1" w:line="360" w:lineRule="auto"/>
        <w:jc w:val="both"/>
        <w:rPr>
          <w:rFonts w:ascii="Times New Roman" w:eastAsia="Times New Roman" w:hAnsi="Times New Roman" w:cs="Times New Roman"/>
          <w:sz w:val="28"/>
          <w:szCs w:val="28"/>
          <w:lang w:eastAsia="ru-RU"/>
          <w:rPrChange w:id="941" w:author="Юлия Новокшанова" w:date="2020-02-09T13:06:00Z">
            <w:rPr>
              <w:rFonts w:ascii="Times New Roman" w:eastAsia="Times New Roman" w:hAnsi="Times New Roman" w:cs="Times New Roman"/>
              <w:lang w:eastAsia="ru-RU"/>
            </w:rPr>
          </w:rPrChange>
        </w:rPr>
        <w:pPrChange w:id="942" w:author="Юлия Новокшанова" w:date="2020-02-09T13:07:00Z">
          <w:pPr>
            <w:spacing w:before="100" w:beforeAutospacing="1" w:after="100" w:afterAutospacing="1"/>
          </w:pPr>
        </w:pPrChange>
      </w:pPr>
      <w:r w:rsidRPr="00630D51">
        <w:rPr>
          <w:rFonts w:ascii="Times New Roman" w:eastAsia="Times New Roman" w:hAnsi="Times New Roman" w:cs="Times New Roman"/>
          <w:sz w:val="28"/>
          <w:szCs w:val="28"/>
          <w:lang w:eastAsia="ru-RU"/>
          <w:rPrChange w:id="943" w:author="Юлия Новокшанова" w:date="2020-02-09T13:06:00Z">
            <w:rPr>
              <w:rFonts w:ascii="Times New Roman" w:eastAsia="Times New Roman" w:hAnsi="Times New Roman" w:cs="Times New Roman"/>
              <w:sz w:val="22"/>
              <w:szCs w:val="22"/>
              <w:lang w:eastAsia="ru-RU"/>
            </w:rPr>
          </w:rPrChange>
        </w:rPr>
        <w:t xml:space="preserve">5 </w:t>
      </w:r>
      <w:del w:id="944" w:author="Юлия Новокшанова" w:date="2020-02-13T19:59:00Z">
        <w:r w:rsidRPr="00630D51" w:rsidDel="00854DE3">
          <w:rPr>
            <w:rFonts w:ascii="Times New Roman" w:eastAsia="Times New Roman" w:hAnsi="Times New Roman" w:cs="Times New Roman"/>
            <w:sz w:val="28"/>
            <w:szCs w:val="28"/>
            <w:lang w:eastAsia="ru-RU"/>
            <w:rPrChange w:id="945" w:author="Юлия Новокшанова" w:date="2020-02-09T13:06:00Z">
              <w:rPr>
                <w:rFonts w:ascii="Times New Roman" w:eastAsia="Times New Roman" w:hAnsi="Times New Roman" w:cs="Times New Roman"/>
                <w:sz w:val="22"/>
                <w:szCs w:val="22"/>
                <w:lang w:eastAsia="ru-RU"/>
              </w:rPr>
            </w:rPrChange>
          </w:rPr>
          <w:delText>“</w:delText>
        </w:r>
      </w:del>
      <w:del w:id="946" w:author="Юлия Новокшанова" w:date="2020-02-13T19:58:00Z">
        <w:r w:rsidRPr="00630D51" w:rsidDel="00854DE3">
          <w:rPr>
            <w:rFonts w:ascii="Times New Roman" w:eastAsia="Times New Roman" w:hAnsi="Times New Roman" w:cs="Times New Roman"/>
            <w:sz w:val="28"/>
            <w:szCs w:val="28"/>
            <w:lang w:eastAsia="ru-RU"/>
            <w:rPrChange w:id="947" w:author="Юлия Новокшанова" w:date="2020-02-09T13:06:00Z">
              <w:rPr>
                <w:rFonts w:ascii="Times New Roman" w:eastAsia="Times New Roman" w:hAnsi="Times New Roman" w:cs="Times New Roman"/>
                <w:sz w:val="22"/>
                <w:szCs w:val="22"/>
                <w:lang w:eastAsia="ru-RU"/>
              </w:rPr>
            </w:rPrChange>
          </w:rPr>
          <w:delText>Текст</w:delText>
        </w:r>
      </w:del>
      <w:ins w:id="948" w:author="Юлия Новокшанова" w:date="2020-02-13T19:58:00Z">
        <w:r w:rsidR="00854DE3">
          <w:rPr>
            <w:rFonts w:ascii="Times New Roman" w:eastAsia="Times New Roman" w:hAnsi="Times New Roman" w:cs="Times New Roman"/>
            <w:sz w:val="28"/>
            <w:szCs w:val="28"/>
            <w:lang w:eastAsia="ru-RU"/>
          </w:rPr>
          <w:t>Отправка соо</w:t>
        </w:r>
      </w:ins>
      <w:ins w:id="949" w:author="Юлия Новокшанова" w:date="2020-02-13T19:59:00Z">
        <w:r w:rsidR="00854DE3">
          <w:rPr>
            <w:rFonts w:ascii="Times New Roman" w:eastAsia="Times New Roman" w:hAnsi="Times New Roman" w:cs="Times New Roman"/>
            <w:sz w:val="28"/>
            <w:szCs w:val="28"/>
            <w:lang w:eastAsia="ru-RU"/>
          </w:rPr>
          <w:t>бщений:</w:t>
        </w:r>
      </w:ins>
      <w:del w:id="950" w:author="Юлия Новокшанова" w:date="2020-02-13T19:59:00Z">
        <w:r w:rsidRPr="00630D51" w:rsidDel="00854DE3">
          <w:rPr>
            <w:rFonts w:ascii="Times New Roman" w:eastAsia="Times New Roman" w:hAnsi="Times New Roman" w:cs="Times New Roman"/>
            <w:sz w:val="28"/>
            <w:szCs w:val="28"/>
            <w:lang w:eastAsia="ru-RU"/>
            <w:rPrChange w:id="951" w:author="Юлия Новокшанова" w:date="2020-02-09T13:06:00Z">
              <w:rPr>
                <w:rFonts w:ascii="Times New Roman" w:eastAsia="Times New Roman" w:hAnsi="Times New Roman" w:cs="Times New Roman"/>
                <w:sz w:val="22"/>
                <w:szCs w:val="22"/>
                <w:lang w:eastAsia="ru-RU"/>
              </w:rPr>
            </w:rPrChange>
          </w:rPr>
          <w:delText xml:space="preserve">” </w:delText>
        </w:r>
      </w:del>
    </w:p>
    <w:p w14:paraId="54B3FBB1" w14:textId="77777777" w:rsidR="00667D61" w:rsidRPr="00630D51" w:rsidDel="00854DE3" w:rsidRDefault="00667D61">
      <w:pPr>
        <w:spacing w:before="100" w:beforeAutospacing="1" w:after="100" w:afterAutospacing="1" w:line="360" w:lineRule="auto"/>
        <w:jc w:val="both"/>
        <w:rPr>
          <w:del w:id="952" w:author="Юлия Новокшанова" w:date="2020-02-13T19:59:00Z"/>
          <w:rFonts w:ascii="Times New Roman" w:eastAsia="Times New Roman" w:hAnsi="Times New Roman" w:cs="Times New Roman"/>
          <w:sz w:val="28"/>
          <w:szCs w:val="28"/>
          <w:lang w:eastAsia="ru-RU"/>
          <w:rPrChange w:id="953" w:author="Юлия Новокшанова" w:date="2020-02-09T13:06:00Z">
            <w:rPr>
              <w:del w:id="954" w:author="Юлия Новокшанова" w:date="2020-02-13T19:59:00Z"/>
              <w:rFonts w:ascii="Times New Roman" w:eastAsia="Times New Roman" w:hAnsi="Times New Roman" w:cs="Times New Roman"/>
              <w:lang w:eastAsia="ru-RU"/>
            </w:rPr>
          </w:rPrChange>
        </w:rPr>
        <w:pPrChange w:id="955" w:author="Юлия Новокшанова" w:date="2020-02-09T13:07:00Z">
          <w:pPr>
            <w:spacing w:before="100" w:beforeAutospacing="1" w:after="100" w:afterAutospacing="1"/>
          </w:pPr>
        </w:pPrChange>
      </w:pPr>
      <w:del w:id="956" w:author="Юлия Новокшанова" w:date="2020-02-13T19:59:00Z">
        <w:r w:rsidRPr="00630D51" w:rsidDel="00854DE3">
          <w:rPr>
            <w:rFonts w:ascii="Times New Roman" w:eastAsia="Times New Roman" w:hAnsi="Times New Roman" w:cs="Times New Roman"/>
            <w:sz w:val="28"/>
            <w:szCs w:val="28"/>
            <w:lang w:eastAsia="ru-RU"/>
            <w:rPrChange w:id="957" w:author="Юлия Новокшанова" w:date="2020-02-09T13:06:00Z">
              <w:rPr>
                <w:rFonts w:ascii="Times New Roman" w:eastAsia="Times New Roman" w:hAnsi="Times New Roman" w:cs="Times New Roman"/>
                <w:sz w:val="22"/>
                <w:szCs w:val="22"/>
                <w:lang w:eastAsia="ru-RU"/>
              </w:rPr>
            </w:rPrChange>
          </w:rPr>
          <w:delText xml:space="preserve">На редактируемом изображении можно оставлять текстовые сообщения. Это хороший способ передачи информации и своих чувств. Панель текста имеет следующие пункты: </w:delText>
        </w:r>
      </w:del>
    </w:p>
    <w:p w14:paraId="17CB85C7" w14:textId="77777777" w:rsidR="00667D61" w:rsidRPr="00630D51" w:rsidDel="00854DE3" w:rsidRDefault="00667D61">
      <w:pPr>
        <w:numPr>
          <w:ilvl w:val="0"/>
          <w:numId w:val="2"/>
        </w:numPr>
        <w:spacing w:before="100" w:beforeAutospacing="1" w:after="100" w:afterAutospacing="1" w:line="360" w:lineRule="auto"/>
        <w:jc w:val="both"/>
        <w:rPr>
          <w:del w:id="958" w:author="Юлия Новокшанова" w:date="2020-02-13T19:59:00Z"/>
          <w:rFonts w:ascii="Times New Roman" w:eastAsia="Times New Roman" w:hAnsi="Times New Roman" w:cs="Times New Roman"/>
          <w:sz w:val="28"/>
          <w:szCs w:val="28"/>
          <w:lang w:eastAsia="ru-RU"/>
          <w:rPrChange w:id="959" w:author="Юлия Новокшанова" w:date="2020-02-09T13:06:00Z">
            <w:rPr>
              <w:del w:id="960" w:author="Юлия Новокшанова" w:date="2020-02-13T19:59:00Z"/>
              <w:rFonts w:ascii="Times New Roman" w:eastAsia="Times New Roman" w:hAnsi="Times New Roman" w:cs="Times New Roman"/>
              <w:lang w:eastAsia="ru-RU"/>
            </w:rPr>
          </w:rPrChange>
        </w:rPr>
        <w:pPrChange w:id="961" w:author="Юлия Новокшанова" w:date="2020-02-09T13:07:00Z">
          <w:pPr>
            <w:numPr>
              <w:numId w:val="2"/>
            </w:numPr>
            <w:tabs>
              <w:tab w:val="num" w:pos="720"/>
            </w:tabs>
            <w:spacing w:before="100" w:beforeAutospacing="1" w:after="100" w:afterAutospacing="1"/>
            <w:ind w:left="720" w:hanging="360"/>
          </w:pPr>
        </w:pPrChange>
      </w:pPr>
      <w:del w:id="962" w:author="Юлия Новокшанова" w:date="2020-02-13T19:59:00Z">
        <w:r w:rsidRPr="00630D51" w:rsidDel="00854DE3">
          <w:rPr>
            <w:rFonts w:ascii="Times New Roman" w:eastAsia="Times New Roman" w:hAnsi="Times New Roman" w:cs="Times New Roman"/>
            <w:sz w:val="28"/>
            <w:szCs w:val="28"/>
            <w:lang w:eastAsia="ru-RU"/>
            <w:rPrChange w:id="963" w:author="Юлия Новокшанова" w:date="2020-02-09T13:06:00Z">
              <w:rPr>
                <w:rFonts w:ascii="Times New Roman" w:eastAsia="Times New Roman" w:hAnsi="Times New Roman" w:cs="Times New Roman"/>
                <w:sz w:val="22"/>
                <w:szCs w:val="22"/>
                <w:lang w:eastAsia="ru-RU"/>
              </w:rPr>
            </w:rPrChange>
          </w:rPr>
          <w:delText xml:space="preserve">1)  Закрыть / Отменить </w:delText>
        </w:r>
      </w:del>
    </w:p>
    <w:p w14:paraId="75D7D9EA" w14:textId="77777777" w:rsidR="00667D61" w:rsidRPr="00630D51" w:rsidDel="00854DE3" w:rsidRDefault="00667D61">
      <w:pPr>
        <w:numPr>
          <w:ilvl w:val="0"/>
          <w:numId w:val="2"/>
        </w:numPr>
        <w:spacing w:before="100" w:beforeAutospacing="1" w:after="100" w:afterAutospacing="1" w:line="360" w:lineRule="auto"/>
        <w:jc w:val="both"/>
        <w:rPr>
          <w:del w:id="964" w:author="Юлия Новокшанова" w:date="2020-02-13T19:59:00Z"/>
          <w:rFonts w:ascii="Times New Roman" w:eastAsia="Times New Roman" w:hAnsi="Times New Roman" w:cs="Times New Roman"/>
          <w:sz w:val="28"/>
          <w:szCs w:val="28"/>
          <w:lang w:eastAsia="ru-RU"/>
          <w:rPrChange w:id="965" w:author="Юлия Новокшанова" w:date="2020-02-09T13:06:00Z">
            <w:rPr>
              <w:del w:id="966" w:author="Юлия Новокшанова" w:date="2020-02-13T19:59:00Z"/>
              <w:rFonts w:ascii="Times New Roman" w:eastAsia="Times New Roman" w:hAnsi="Times New Roman" w:cs="Times New Roman"/>
              <w:lang w:eastAsia="ru-RU"/>
            </w:rPr>
          </w:rPrChange>
        </w:rPr>
        <w:pPrChange w:id="967" w:author="Юлия Новокшанова" w:date="2020-02-09T13:07:00Z">
          <w:pPr>
            <w:numPr>
              <w:numId w:val="2"/>
            </w:numPr>
            <w:tabs>
              <w:tab w:val="num" w:pos="720"/>
            </w:tabs>
            <w:spacing w:before="100" w:beforeAutospacing="1" w:after="100" w:afterAutospacing="1"/>
            <w:ind w:left="720" w:hanging="360"/>
          </w:pPr>
        </w:pPrChange>
      </w:pPr>
      <w:del w:id="968" w:author="Юлия Новокшанова" w:date="2020-02-13T19:59:00Z">
        <w:r w:rsidRPr="00630D51" w:rsidDel="00854DE3">
          <w:rPr>
            <w:rFonts w:ascii="Times New Roman" w:eastAsia="Times New Roman" w:hAnsi="Times New Roman" w:cs="Times New Roman"/>
            <w:sz w:val="28"/>
            <w:szCs w:val="28"/>
            <w:lang w:eastAsia="ru-RU"/>
            <w:rPrChange w:id="969" w:author="Юлия Новокшанова" w:date="2020-02-09T13:06:00Z">
              <w:rPr>
                <w:rFonts w:ascii="Times New Roman" w:eastAsia="Times New Roman" w:hAnsi="Times New Roman" w:cs="Times New Roman"/>
                <w:sz w:val="22"/>
                <w:szCs w:val="22"/>
                <w:lang w:eastAsia="ru-RU"/>
              </w:rPr>
            </w:rPrChange>
          </w:rPr>
          <w:delText xml:space="preserve">2)  Цвет </w:delText>
        </w:r>
      </w:del>
    </w:p>
    <w:p w14:paraId="74CFCFCE" w14:textId="77777777" w:rsidR="00667D61" w:rsidRPr="00630D51" w:rsidDel="00854DE3" w:rsidRDefault="00667D61">
      <w:pPr>
        <w:numPr>
          <w:ilvl w:val="0"/>
          <w:numId w:val="2"/>
        </w:numPr>
        <w:spacing w:before="100" w:beforeAutospacing="1" w:after="100" w:afterAutospacing="1" w:line="360" w:lineRule="auto"/>
        <w:jc w:val="both"/>
        <w:rPr>
          <w:del w:id="970" w:author="Юлия Новокшанова" w:date="2020-02-13T19:59:00Z"/>
          <w:rFonts w:ascii="Times New Roman" w:eastAsia="Times New Roman" w:hAnsi="Times New Roman" w:cs="Times New Roman"/>
          <w:sz w:val="28"/>
          <w:szCs w:val="28"/>
          <w:lang w:eastAsia="ru-RU"/>
          <w:rPrChange w:id="971" w:author="Юлия Новокшанова" w:date="2020-02-09T13:06:00Z">
            <w:rPr>
              <w:del w:id="972" w:author="Юлия Новокшанова" w:date="2020-02-13T19:59:00Z"/>
              <w:rFonts w:ascii="Times New Roman" w:eastAsia="Times New Roman" w:hAnsi="Times New Roman" w:cs="Times New Roman"/>
              <w:lang w:eastAsia="ru-RU"/>
            </w:rPr>
          </w:rPrChange>
        </w:rPr>
        <w:pPrChange w:id="973" w:author="Юлия Новокшанова" w:date="2020-02-09T13:07:00Z">
          <w:pPr>
            <w:numPr>
              <w:numId w:val="2"/>
            </w:numPr>
            <w:tabs>
              <w:tab w:val="num" w:pos="720"/>
            </w:tabs>
            <w:spacing w:before="100" w:beforeAutospacing="1" w:after="100" w:afterAutospacing="1"/>
            <w:ind w:left="720" w:hanging="360"/>
          </w:pPr>
        </w:pPrChange>
      </w:pPr>
      <w:del w:id="974" w:author="Юлия Новокшанова" w:date="2020-02-13T19:59:00Z">
        <w:r w:rsidRPr="00630D51" w:rsidDel="00854DE3">
          <w:rPr>
            <w:rFonts w:ascii="Times New Roman" w:eastAsia="Times New Roman" w:hAnsi="Times New Roman" w:cs="Times New Roman"/>
            <w:sz w:val="28"/>
            <w:szCs w:val="28"/>
            <w:lang w:eastAsia="ru-RU"/>
            <w:rPrChange w:id="975" w:author="Юлия Новокшанова" w:date="2020-02-09T13:06:00Z">
              <w:rPr>
                <w:rFonts w:ascii="Times New Roman" w:eastAsia="Times New Roman" w:hAnsi="Times New Roman" w:cs="Times New Roman"/>
                <w:sz w:val="22"/>
                <w:szCs w:val="22"/>
                <w:lang w:eastAsia="ru-RU"/>
              </w:rPr>
            </w:rPrChange>
          </w:rPr>
          <w:delText xml:space="preserve">3)  Добавить </w:delText>
        </w:r>
      </w:del>
    </w:p>
    <w:p w14:paraId="6363FDF5" w14:textId="77777777" w:rsidR="00667D61" w:rsidRPr="00630D51" w:rsidDel="00854DE3" w:rsidRDefault="00667D61">
      <w:pPr>
        <w:numPr>
          <w:ilvl w:val="0"/>
          <w:numId w:val="2"/>
        </w:numPr>
        <w:spacing w:before="100" w:beforeAutospacing="1" w:after="100" w:afterAutospacing="1" w:line="360" w:lineRule="auto"/>
        <w:jc w:val="both"/>
        <w:rPr>
          <w:del w:id="976" w:author="Юлия Новокшанова" w:date="2020-02-13T19:59:00Z"/>
          <w:rFonts w:ascii="Times New Roman" w:eastAsia="Times New Roman" w:hAnsi="Times New Roman" w:cs="Times New Roman"/>
          <w:sz w:val="28"/>
          <w:szCs w:val="28"/>
          <w:lang w:eastAsia="ru-RU"/>
          <w:rPrChange w:id="977" w:author="Юлия Новокшанова" w:date="2020-02-09T13:06:00Z">
            <w:rPr>
              <w:del w:id="978" w:author="Юлия Новокшанова" w:date="2020-02-13T19:59:00Z"/>
              <w:rFonts w:ascii="Times New Roman" w:eastAsia="Times New Roman" w:hAnsi="Times New Roman" w:cs="Times New Roman"/>
              <w:lang w:eastAsia="ru-RU"/>
            </w:rPr>
          </w:rPrChange>
        </w:rPr>
        <w:pPrChange w:id="979" w:author="Юлия Новокшанова" w:date="2020-02-09T13:07:00Z">
          <w:pPr>
            <w:numPr>
              <w:numId w:val="2"/>
            </w:numPr>
            <w:tabs>
              <w:tab w:val="num" w:pos="720"/>
            </w:tabs>
            <w:spacing w:before="100" w:beforeAutospacing="1" w:after="100" w:afterAutospacing="1"/>
            <w:ind w:left="720" w:hanging="360"/>
          </w:pPr>
        </w:pPrChange>
      </w:pPr>
      <w:del w:id="980" w:author="Юлия Новокшанова" w:date="2020-02-13T19:59:00Z">
        <w:r w:rsidRPr="00630D51" w:rsidDel="00854DE3">
          <w:rPr>
            <w:rFonts w:ascii="Times New Roman" w:eastAsia="Times New Roman" w:hAnsi="Times New Roman" w:cs="Times New Roman"/>
            <w:sz w:val="28"/>
            <w:szCs w:val="28"/>
            <w:lang w:eastAsia="ru-RU"/>
            <w:rPrChange w:id="981" w:author="Юлия Новокшанова" w:date="2020-02-09T13:06:00Z">
              <w:rPr>
                <w:rFonts w:ascii="Times New Roman" w:eastAsia="Times New Roman" w:hAnsi="Times New Roman" w:cs="Times New Roman"/>
                <w:sz w:val="22"/>
                <w:szCs w:val="22"/>
                <w:lang w:eastAsia="ru-RU"/>
              </w:rPr>
            </w:rPrChange>
          </w:rPr>
          <w:delText xml:space="preserve">4)  Шрифт </w:delText>
        </w:r>
      </w:del>
    </w:p>
    <w:p w14:paraId="0E127E0B" w14:textId="77777777" w:rsidR="00667D61" w:rsidRPr="00630D51" w:rsidDel="00854DE3" w:rsidRDefault="00667D61">
      <w:pPr>
        <w:numPr>
          <w:ilvl w:val="0"/>
          <w:numId w:val="2"/>
        </w:numPr>
        <w:spacing w:before="100" w:beforeAutospacing="1" w:after="100" w:afterAutospacing="1" w:line="360" w:lineRule="auto"/>
        <w:jc w:val="both"/>
        <w:rPr>
          <w:del w:id="982" w:author="Юлия Новокшанова" w:date="2020-02-13T19:59:00Z"/>
          <w:rFonts w:ascii="Times New Roman" w:eastAsia="Times New Roman" w:hAnsi="Times New Roman" w:cs="Times New Roman"/>
          <w:sz w:val="28"/>
          <w:szCs w:val="28"/>
          <w:lang w:eastAsia="ru-RU"/>
          <w:rPrChange w:id="983" w:author="Юлия Новокшанова" w:date="2020-02-09T13:06:00Z">
            <w:rPr>
              <w:del w:id="984" w:author="Юлия Новокшанова" w:date="2020-02-13T19:59:00Z"/>
              <w:rFonts w:ascii="Times New Roman" w:eastAsia="Times New Roman" w:hAnsi="Times New Roman" w:cs="Times New Roman"/>
              <w:lang w:eastAsia="ru-RU"/>
            </w:rPr>
          </w:rPrChange>
        </w:rPr>
        <w:pPrChange w:id="985" w:author="Юлия Новокшанова" w:date="2020-02-09T13:07:00Z">
          <w:pPr>
            <w:numPr>
              <w:numId w:val="2"/>
            </w:numPr>
            <w:tabs>
              <w:tab w:val="num" w:pos="720"/>
            </w:tabs>
            <w:spacing w:before="100" w:beforeAutospacing="1" w:after="100" w:afterAutospacing="1"/>
            <w:ind w:left="720" w:hanging="360"/>
          </w:pPr>
        </w:pPrChange>
      </w:pPr>
      <w:del w:id="986" w:author="Юлия Новокшанова" w:date="2020-02-13T19:59:00Z">
        <w:r w:rsidRPr="00630D51" w:rsidDel="00854DE3">
          <w:rPr>
            <w:rFonts w:ascii="Times New Roman" w:eastAsia="Times New Roman" w:hAnsi="Times New Roman" w:cs="Times New Roman"/>
            <w:sz w:val="28"/>
            <w:szCs w:val="28"/>
            <w:lang w:eastAsia="ru-RU"/>
            <w:rPrChange w:id="987" w:author="Юлия Новокшанова" w:date="2020-02-09T13:06:00Z">
              <w:rPr>
                <w:rFonts w:ascii="Times New Roman" w:eastAsia="Times New Roman" w:hAnsi="Times New Roman" w:cs="Times New Roman"/>
                <w:sz w:val="22"/>
                <w:szCs w:val="22"/>
                <w:lang w:eastAsia="ru-RU"/>
              </w:rPr>
            </w:rPrChange>
          </w:rPr>
          <w:delText xml:space="preserve">5)  Мысли </w:delText>
        </w:r>
      </w:del>
    </w:p>
    <w:p w14:paraId="767A1DE5" w14:textId="77777777" w:rsidR="00667D61" w:rsidRPr="00630D51" w:rsidDel="00854DE3" w:rsidRDefault="00667D61">
      <w:pPr>
        <w:numPr>
          <w:ilvl w:val="0"/>
          <w:numId w:val="2"/>
        </w:numPr>
        <w:spacing w:before="100" w:beforeAutospacing="1" w:after="100" w:afterAutospacing="1" w:line="360" w:lineRule="auto"/>
        <w:jc w:val="both"/>
        <w:rPr>
          <w:del w:id="988" w:author="Юлия Новокшанова" w:date="2020-02-13T19:59:00Z"/>
          <w:rFonts w:ascii="Times New Roman" w:eastAsia="Times New Roman" w:hAnsi="Times New Roman" w:cs="Times New Roman"/>
          <w:sz w:val="28"/>
          <w:szCs w:val="28"/>
          <w:lang w:eastAsia="ru-RU"/>
          <w:rPrChange w:id="989" w:author="Юлия Новокшанова" w:date="2020-02-09T13:06:00Z">
            <w:rPr>
              <w:del w:id="990" w:author="Юлия Новокшанова" w:date="2020-02-13T19:59:00Z"/>
              <w:rFonts w:ascii="Times New Roman" w:eastAsia="Times New Roman" w:hAnsi="Times New Roman" w:cs="Times New Roman"/>
              <w:lang w:eastAsia="ru-RU"/>
            </w:rPr>
          </w:rPrChange>
        </w:rPr>
        <w:pPrChange w:id="991" w:author="Юлия Новокшанова" w:date="2020-02-09T13:07:00Z">
          <w:pPr>
            <w:numPr>
              <w:numId w:val="2"/>
            </w:numPr>
            <w:tabs>
              <w:tab w:val="num" w:pos="720"/>
            </w:tabs>
            <w:spacing w:before="100" w:beforeAutospacing="1" w:after="100" w:afterAutospacing="1"/>
            <w:ind w:left="720" w:hanging="360"/>
          </w:pPr>
        </w:pPrChange>
      </w:pPr>
      <w:del w:id="992" w:author="Юлия Новокшанова" w:date="2020-02-13T19:59:00Z">
        <w:r w:rsidRPr="00630D51" w:rsidDel="00854DE3">
          <w:rPr>
            <w:rFonts w:ascii="Times New Roman" w:eastAsia="Times New Roman" w:hAnsi="Times New Roman" w:cs="Times New Roman"/>
            <w:sz w:val="28"/>
            <w:szCs w:val="28"/>
            <w:lang w:eastAsia="ru-RU"/>
            <w:rPrChange w:id="993" w:author="Юлия Новокшанова" w:date="2020-02-09T13:06:00Z">
              <w:rPr>
                <w:rFonts w:ascii="Times New Roman" w:eastAsia="Times New Roman" w:hAnsi="Times New Roman" w:cs="Times New Roman"/>
                <w:sz w:val="22"/>
                <w:szCs w:val="22"/>
                <w:lang w:eastAsia="ru-RU"/>
              </w:rPr>
            </w:rPrChange>
          </w:rPr>
          <w:delText xml:space="preserve">6)  Ок </w:delText>
        </w:r>
      </w:del>
    </w:p>
    <w:p w14:paraId="45D9D958" w14:textId="77777777" w:rsidR="00667D61" w:rsidRPr="00630D51" w:rsidDel="00854DE3" w:rsidRDefault="00667D61">
      <w:pPr>
        <w:spacing w:before="100" w:beforeAutospacing="1" w:after="100" w:afterAutospacing="1" w:line="360" w:lineRule="auto"/>
        <w:jc w:val="both"/>
        <w:rPr>
          <w:del w:id="994" w:author="Юлия Новокшанова" w:date="2020-02-13T19:59:00Z"/>
          <w:rFonts w:ascii="Times New Roman" w:eastAsia="Times New Roman" w:hAnsi="Times New Roman" w:cs="Times New Roman"/>
          <w:sz w:val="28"/>
          <w:szCs w:val="28"/>
          <w:lang w:eastAsia="ru-RU"/>
          <w:rPrChange w:id="995" w:author="Юлия Новокшанова" w:date="2020-02-09T13:06:00Z">
            <w:rPr>
              <w:del w:id="996" w:author="Юлия Новокшанова" w:date="2020-02-13T19:59:00Z"/>
              <w:rFonts w:ascii="Times New Roman" w:eastAsia="Times New Roman" w:hAnsi="Times New Roman" w:cs="Times New Roman"/>
              <w:lang w:eastAsia="ru-RU"/>
            </w:rPr>
          </w:rPrChange>
        </w:rPr>
        <w:pPrChange w:id="997" w:author="Юлия Новокшанова" w:date="2020-02-09T13:07:00Z">
          <w:pPr>
            <w:spacing w:before="100" w:beforeAutospacing="1" w:after="100" w:afterAutospacing="1"/>
          </w:pPr>
        </w:pPrChange>
      </w:pPr>
      <w:del w:id="998" w:author="Юлия Новокшанова" w:date="2020-02-13T19:59:00Z">
        <w:r w:rsidRPr="00630D51" w:rsidDel="00854DE3">
          <w:rPr>
            <w:rFonts w:ascii="Times New Roman" w:eastAsia="Times New Roman" w:hAnsi="Times New Roman" w:cs="Times New Roman"/>
            <w:sz w:val="28"/>
            <w:szCs w:val="28"/>
            <w:lang w:eastAsia="ru-RU"/>
            <w:rPrChange w:id="999" w:author="Юлия Новокшанова" w:date="2020-02-09T13:06:00Z">
              <w:rPr>
                <w:rFonts w:ascii="Times New Roman" w:eastAsia="Times New Roman" w:hAnsi="Times New Roman" w:cs="Times New Roman"/>
                <w:sz w:val="22"/>
                <w:szCs w:val="22"/>
                <w:lang w:eastAsia="ru-RU"/>
              </w:rPr>
            </w:rPrChange>
          </w:rPr>
          <w:delText xml:space="preserve">Методы для работы с текстом находятся в отдельном классе Text.java. Сообщения пользователя сохраняются в четырех автоматически расширяемых массивах. Paints запоминает свойства каждой строки. Strings хранит их содержимое. Xs и ys указывает их расположение на экране. </w:delText>
        </w:r>
      </w:del>
    </w:p>
    <w:p w14:paraId="5173E83F" w14:textId="77777777" w:rsidR="00667D61" w:rsidRPr="00630D51" w:rsidDel="00854DE3" w:rsidRDefault="00667D61">
      <w:pPr>
        <w:spacing w:before="100" w:beforeAutospacing="1" w:after="100" w:afterAutospacing="1" w:line="360" w:lineRule="auto"/>
        <w:jc w:val="both"/>
        <w:rPr>
          <w:del w:id="1000" w:author="Юлия Новокшанова" w:date="2020-02-13T19:59:00Z"/>
          <w:rFonts w:ascii="Times New Roman" w:eastAsia="Times New Roman" w:hAnsi="Times New Roman" w:cs="Times New Roman"/>
          <w:sz w:val="28"/>
          <w:szCs w:val="28"/>
          <w:lang w:eastAsia="ru-RU"/>
          <w:rPrChange w:id="1001" w:author="Юлия Новокшанова" w:date="2020-02-09T13:06:00Z">
            <w:rPr>
              <w:del w:id="1002" w:author="Юлия Новокшанова" w:date="2020-02-13T19:59:00Z"/>
              <w:rFonts w:ascii="Times New Roman" w:eastAsia="Times New Roman" w:hAnsi="Times New Roman" w:cs="Times New Roman"/>
              <w:lang w:eastAsia="ru-RU"/>
            </w:rPr>
          </w:rPrChange>
        </w:rPr>
        <w:pPrChange w:id="1003" w:author="Юлия Новокшанова" w:date="2020-02-09T13:07:00Z">
          <w:pPr>
            <w:spacing w:before="100" w:beforeAutospacing="1" w:after="100" w:afterAutospacing="1"/>
          </w:pPr>
        </w:pPrChange>
      </w:pPr>
      <w:del w:id="1004" w:author="Юлия Новокшанова" w:date="2020-02-13T19:59:00Z">
        <w:r w:rsidRPr="00630D51" w:rsidDel="00854DE3">
          <w:rPr>
            <w:rFonts w:ascii="Times New Roman" w:eastAsia="Times New Roman" w:hAnsi="Times New Roman" w:cs="Times New Roman"/>
            <w:sz w:val="28"/>
            <w:szCs w:val="28"/>
            <w:lang w:eastAsia="ru-RU"/>
            <w:rPrChange w:id="1005" w:author="Юлия Новокшанова" w:date="2020-02-09T13:06:00Z">
              <w:rPr>
                <w:rFonts w:ascii="Times New Roman" w:eastAsia="Times New Roman" w:hAnsi="Times New Roman" w:cs="Times New Roman"/>
                <w:sz w:val="22"/>
                <w:szCs w:val="22"/>
                <w:lang w:eastAsia="ru-RU"/>
              </w:rPr>
            </w:rPrChange>
          </w:rPr>
          <w:delText xml:space="preserve">К тексту мы применяем сглаживание и выравнивание по центру. На выбор доступно 10 различных шрифтов. От каллиграфических до готических. Все шрифты хранятся в подпапке fonts папки assets в формате ttf и otf. Настройки цвета идентичны тем, что используются в кисти. </w:delText>
        </w:r>
      </w:del>
    </w:p>
    <w:p w14:paraId="66A1AC93" w14:textId="77777777" w:rsidR="00667D61" w:rsidRPr="00630D51" w:rsidDel="00854DE3" w:rsidRDefault="00667D61">
      <w:pPr>
        <w:spacing w:before="100" w:beforeAutospacing="1" w:after="100" w:afterAutospacing="1" w:line="360" w:lineRule="auto"/>
        <w:jc w:val="both"/>
        <w:rPr>
          <w:del w:id="1006" w:author="Юлия Новокшанова" w:date="2020-02-13T19:59:00Z"/>
          <w:rFonts w:ascii="Times New Roman" w:eastAsia="Times New Roman" w:hAnsi="Times New Roman" w:cs="Times New Roman"/>
          <w:sz w:val="28"/>
          <w:szCs w:val="28"/>
          <w:lang w:eastAsia="ru-RU"/>
          <w:rPrChange w:id="1007" w:author="Юлия Новокшанова" w:date="2020-02-09T13:06:00Z">
            <w:rPr>
              <w:del w:id="1008" w:author="Юлия Новокшанова" w:date="2020-02-13T19:59:00Z"/>
              <w:rFonts w:ascii="Times New Roman" w:eastAsia="Times New Roman" w:hAnsi="Times New Roman" w:cs="Times New Roman"/>
              <w:lang w:eastAsia="ru-RU"/>
            </w:rPr>
          </w:rPrChange>
        </w:rPr>
        <w:pPrChange w:id="1009" w:author="Юлия Новокшанова" w:date="2020-02-09T13:07:00Z">
          <w:pPr>
            <w:spacing w:before="100" w:beforeAutospacing="1" w:after="100" w:afterAutospacing="1"/>
          </w:pPr>
        </w:pPrChange>
      </w:pPr>
      <w:del w:id="1010" w:author="Юлия Новокшанова" w:date="2020-02-13T19:59:00Z">
        <w:r w:rsidRPr="00630D51" w:rsidDel="00854DE3">
          <w:rPr>
            <w:rFonts w:ascii="Times New Roman" w:eastAsia="Times New Roman" w:hAnsi="Times New Roman" w:cs="Times New Roman"/>
            <w:sz w:val="28"/>
            <w:szCs w:val="28"/>
            <w:lang w:eastAsia="ru-RU"/>
            <w:rPrChange w:id="1011" w:author="Юлия Новокшанова" w:date="2020-02-09T13:06:00Z">
              <w:rPr>
                <w:rFonts w:ascii="Times New Roman" w:eastAsia="Times New Roman" w:hAnsi="Times New Roman" w:cs="Times New Roman"/>
                <w:sz w:val="22"/>
                <w:szCs w:val="22"/>
                <w:lang w:eastAsia="ru-RU"/>
              </w:rPr>
            </w:rPrChange>
          </w:rPr>
          <w:delText xml:space="preserve">В фоторедакторе Polo есть целый список мыслей и цитат великих людей. Пользователь может использовать любую из них и добавить ее на холст. Выбор происходит на отдельном экране. В нем размещён виджет ListView, который заполняет собой все окно. В его адаптер мы передаем текущий контекст, XML-разметку для отдельного элемента списка и массив данных в соответствии с рисунком 2. </w:delText>
        </w:r>
      </w:del>
    </w:p>
    <w:p w14:paraId="63666E9F" w14:textId="22CF9C2C" w:rsidR="00667D61" w:rsidRPr="00630D51" w:rsidDel="00854DE3" w:rsidRDefault="00667D61">
      <w:pPr>
        <w:spacing w:line="360" w:lineRule="auto"/>
        <w:jc w:val="both"/>
        <w:rPr>
          <w:del w:id="1012" w:author="Юлия Новокшанова" w:date="2020-02-13T19:59:00Z"/>
          <w:rFonts w:ascii="Times New Roman" w:eastAsia="Times New Roman" w:hAnsi="Times New Roman" w:cs="Times New Roman"/>
          <w:sz w:val="28"/>
          <w:szCs w:val="28"/>
          <w:lang w:eastAsia="ru-RU"/>
          <w:rPrChange w:id="1013" w:author="Юлия Новокшанова" w:date="2020-02-09T13:06:00Z">
            <w:rPr>
              <w:del w:id="1014" w:author="Юлия Новокшанова" w:date="2020-02-13T19:59:00Z"/>
              <w:rFonts w:ascii="Times New Roman" w:eastAsia="Times New Roman" w:hAnsi="Times New Roman" w:cs="Times New Roman"/>
              <w:lang w:eastAsia="ru-RU"/>
            </w:rPr>
          </w:rPrChange>
        </w:rPr>
        <w:pPrChange w:id="1015" w:author="Юлия Новокшанова" w:date="2020-02-09T13:07:00Z">
          <w:pPr/>
        </w:pPrChange>
      </w:pPr>
      <w:del w:id="1016" w:author="Юлия Новокшанова" w:date="2020-02-13T19:59:00Z">
        <w:r w:rsidRPr="00630D51" w:rsidDel="00854DE3">
          <w:rPr>
            <w:rFonts w:ascii="Times New Roman" w:eastAsia="Times New Roman" w:hAnsi="Times New Roman" w:cs="Times New Roman"/>
            <w:sz w:val="28"/>
            <w:szCs w:val="28"/>
            <w:lang w:eastAsia="ru-RU"/>
            <w:rPrChange w:id="1017"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"D:\\var\\folders\\vl\\tbywg53x4jj1m58jlvt3h1nw0000gn\\T\\com.microsoft.Word\\WebArchiveCopyPasteTempFiles\\page228image2151049616" \* MERGEFORMAT </w:instrText>
      </w:r>
      <w:del w:id="1018" w:author="Юлия Новокшанова" w:date="2020-02-13T19:59:00Z">
        <w:r w:rsidRPr="00630D51" w:rsidDel="00854DE3">
          <w:rPr>
            <w:rFonts w:ascii="Times New Roman" w:eastAsia="Times New Roman" w:hAnsi="Times New Roman" w:cs="Times New Roman"/>
            <w:sz w:val="28"/>
            <w:szCs w:val="28"/>
            <w:lang w:eastAsia="ru-RU"/>
            <w:rPrChange w:id="1019"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020" w:author="Юлия Новокшанова" w:date="2020-02-09T13:06:00Z">
              <w:rPr>
                <w:rFonts w:ascii="Times New Roman" w:eastAsia="Times New Roman" w:hAnsi="Times New Roman" w:cs="Times New Roman"/>
                <w:noProof/>
                <w:lang w:eastAsia="ru-RU"/>
              </w:rPr>
            </w:rPrChange>
          </w:rPr>
          <w:drawing>
            <wp:inline distT="0" distB="0" distL="0" distR="0" wp14:anchorId="26E233A8" wp14:editId="4EE480FB">
              <wp:extent cx="4035425" cy="3514090"/>
              <wp:effectExtent l="0" t="0" r="3175" b="3810"/>
              <wp:docPr id="63" name="Рисунок 63" descr="page228image215104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228image21510496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5425" cy="351409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021" w:author="Юлия Новокшанова" w:date="2020-02-09T13:06:00Z">
              <w:rPr>
                <w:rFonts w:ascii="Times New Roman" w:eastAsia="Times New Roman" w:hAnsi="Times New Roman" w:cs="Times New Roman"/>
                <w:lang w:eastAsia="ru-RU"/>
              </w:rPr>
            </w:rPrChange>
          </w:rPr>
          <w:fldChar w:fldCharType="end"/>
        </w:r>
      </w:del>
    </w:p>
    <w:p w14:paraId="6BAEC730" w14:textId="77777777" w:rsidR="00667D61" w:rsidRPr="00630D51" w:rsidDel="00854DE3" w:rsidRDefault="00667D61">
      <w:pPr>
        <w:spacing w:before="100" w:beforeAutospacing="1" w:after="100" w:afterAutospacing="1" w:line="360" w:lineRule="auto"/>
        <w:jc w:val="both"/>
        <w:rPr>
          <w:del w:id="1022" w:author="Юлия Новокшанова" w:date="2020-02-13T19:59:00Z"/>
          <w:rFonts w:ascii="Times New Roman" w:eastAsia="Times New Roman" w:hAnsi="Times New Roman" w:cs="Times New Roman"/>
          <w:sz w:val="28"/>
          <w:szCs w:val="28"/>
          <w:lang w:eastAsia="ru-RU"/>
          <w:rPrChange w:id="1023" w:author="Юлия Новокшанова" w:date="2020-02-09T13:06:00Z">
            <w:rPr>
              <w:del w:id="1024" w:author="Юлия Новокшанова" w:date="2020-02-13T19:59:00Z"/>
              <w:rFonts w:ascii="Times New Roman" w:eastAsia="Times New Roman" w:hAnsi="Times New Roman" w:cs="Times New Roman"/>
              <w:lang w:eastAsia="ru-RU"/>
            </w:rPr>
          </w:rPrChange>
        </w:rPr>
        <w:pPrChange w:id="1025" w:author="Юлия Новокшанова" w:date="2020-02-09T13:07:00Z">
          <w:pPr>
            <w:spacing w:before="100" w:beforeAutospacing="1" w:after="100" w:afterAutospacing="1"/>
          </w:pPr>
        </w:pPrChange>
      </w:pPr>
      <w:del w:id="1026" w:author="Юлия Новокшанова" w:date="2020-02-13T19:59:00Z">
        <w:r w:rsidRPr="00630D51" w:rsidDel="00854DE3">
          <w:rPr>
            <w:rFonts w:ascii="Times New Roman" w:eastAsia="Times New Roman" w:hAnsi="Times New Roman" w:cs="Times New Roman"/>
            <w:sz w:val="28"/>
            <w:szCs w:val="28"/>
            <w:lang w:eastAsia="ru-RU"/>
            <w:rPrChange w:id="1027" w:author="Юлия Новокшанова" w:date="2020-02-09T13:06:00Z">
              <w:rPr>
                <w:rFonts w:ascii="Times New Roman" w:eastAsia="Times New Roman" w:hAnsi="Times New Roman" w:cs="Times New Roman"/>
                <w:sz w:val="22"/>
                <w:szCs w:val="22"/>
                <w:lang w:eastAsia="ru-RU"/>
              </w:rPr>
            </w:rPrChange>
          </w:rPr>
          <w:delText xml:space="preserve">Рисунок 2 – Панель меню инструмента “Текст” и список готовых цитат </w:delText>
        </w:r>
      </w:del>
    </w:p>
    <w:p w14:paraId="2B1C7F30" w14:textId="77777777" w:rsidR="00667D61" w:rsidRPr="00630D51" w:rsidDel="00854DE3" w:rsidRDefault="00667D61">
      <w:pPr>
        <w:spacing w:before="100" w:beforeAutospacing="1" w:after="100" w:afterAutospacing="1" w:line="360" w:lineRule="auto"/>
        <w:jc w:val="both"/>
        <w:rPr>
          <w:del w:id="1028" w:author="Юлия Новокшанова" w:date="2020-02-13T19:59:00Z"/>
          <w:rFonts w:ascii="Times New Roman" w:eastAsia="Times New Roman" w:hAnsi="Times New Roman" w:cs="Times New Roman"/>
          <w:sz w:val="28"/>
          <w:szCs w:val="28"/>
          <w:lang w:eastAsia="ru-RU"/>
          <w:rPrChange w:id="1029" w:author="Юлия Новокшанова" w:date="2020-02-09T13:06:00Z">
            <w:rPr>
              <w:del w:id="1030" w:author="Юлия Новокшанова" w:date="2020-02-13T19:59:00Z"/>
              <w:rFonts w:ascii="Times New Roman" w:eastAsia="Times New Roman" w:hAnsi="Times New Roman" w:cs="Times New Roman"/>
              <w:lang w:eastAsia="ru-RU"/>
            </w:rPr>
          </w:rPrChange>
        </w:rPr>
        <w:pPrChange w:id="1031" w:author="Юлия Новокшанова" w:date="2020-02-09T13:07:00Z">
          <w:pPr>
            <w:spacing w:before="100" w:beforeAutospacing="1" w:after="100" w:afterAutospacing="1"/>
          </w:pPr>
        </w:pPrChange>
      </w:pPr>
      <w:del w:id="1032" w:author="Юлия Новокшанова" w:date="2020-02-13T19:59:00Z">
        <w:r w:rsidRPr="00630D51" w:rsidDel="00854DE3">
          <w:rPr>
            <w:rFonts w:ascii="Times New Roman" w:eastAsia="Times New Roman" w:hAnsi="Times New Roman" w:cs="Times New Roman"/>
            <w:sz w:val="28"/>
            <w:szCs w:val="28"/>
            <w:lang w:eastAsia="ru-RU"/>
            <w:rPrChange w:id="1033" w:author="Юлия Новокшанова" w:date="2020-02-09T13:06:00Z">
              <w:rPr>
                <w:rFonts w:ascii="Times New Roman" w:eastAsia="Times New Roman" w:hAnsi="Times New Roman" w:cs="Times New Roman"/>
                <w:sz w:val="22"/>
                <w:szCs w:val="22"/>
                <w:lang w:eastAsia="ru-RU"/>
              </w:rPr>
            </w:rPrChange>
          </w:rPr>
          <w:delText xml:space="preserve">6 “Стикеры” </w:delText>
        </w:r>
      </w:del>
    </w:p>
    <w:p w14:paraId="7F482CED" w14:textId="77777777" w:rsidR="00667D61" w:rsidRPr="00630D51" w:rsidDel="00854DE3" w:rsidRDefault="00667D61">
      <w:pPr>
        <w:spacing w:before="100" w:beforeAutospacing="1" w:after="100" w:afterAutospacing="1" w:line="360" w:lineRule="auto"/>
        <w:jc w:val="both"/>
        <w:rPr>
          <w:del w:id="1034" w:author="Юлия Новокшанова" w:date="2020-02-13T19:59:00Z"/>
          <w:rFonts w:ascii="Times New Roman" w:eastAsia="Times New Roman" w:hAnsi="Times New Roman" w:cs="Times New Roman"/>
          <w:sz w:val="28"/>
          <w:szCs w:val="28"/>
          <w:lang w:eastAsia="ru-RU"/>
          <w:rPrChange w:id="1035" w:author="Юлия Новокшанова" w:date="2020-02-09T13:06:00Z">
            <w:rPr>
              <w:del w:id="1036" w:author="Юлия Новокшанова" w:date="2020-02-13T19:59:00Z"/>
              <w:rFonts w:ascii="Times New Roman" w:eastAsia="Times New Roman" w:hAnsi="Times New Roman" w:cs="Times New Roman"/>
              <w:lang w:eastAsia="ru-RU"/>
            </w:rPr>
          </w:rPrChange>
        </w:rPr>
        <w:pPrChange w:id="1037" w:author="Юлия Новокшанова" w:date="2020-02-09T13:07:00Z">
          <w:pPr>
            <w:spacing w:before="100" w:beforeAutospacing="1" w:after="100" w:afterAutospacing="1"/>
          </w:pPr>
        </w:pPrChange>
      </w:pPr>
      <w:del w:id="1038" w:author="Юлия Новокшанова" w:date="2020-02-13T19:59:00Z">
        <w:r w:rsidRPr="00630D51" w:rsidDel="00854DE3">
          <w:rPr>
            <w:rFonts w:ascii="Times New Roman" w:eastAsia="Times New Roman" w:hAnsi="Times New Roman" w:cs="Times New Roman"/>
            <w:sz w:val="28"/>
            <w:szCs w:val="28"/>
            <w:lang w:eastAsia="ru-RU"/>
            <w:rPrChange w:id="1039" w:author="Юлия Новокшанова" w:date="2020-02-09T13:06:00Z">
              <w:rPr>
                <w:rFonts w:ascii="Times New Roman" w:eastAsia="Times New Roman" w:hAnsi="Times New Roman" w:cs="Times New Roman"/>
                <w:sz w:val="22"/>
                <w:szCs w:val="22"/>
                <w:lang w:eastAsia="ru-RU"/>
              </w:rPr>
            </w:rPrChange>
          </w:rPr>
          <w:delText xml:space="preserve">Пользователь может добавлять на изображение тематические картинки – стикеры. С их помощью можно сделать маску для человека или придать определённый окрас фотографии в соответствии с рисунком 3. </w:delText>
        </w:r>
      </w:del>
    </w:p>
    <w:p w14:paraId="0EF06DCC" w14:textId="566075C7" w:rsidR="00667D61" w:rsidRPr="00630D51" w:rsidDel="00854DE3" w:rsidRDefault="00667D61">
      <w:pPr>
        <w:spacing w:line="360" w:lineRule="auto"/>
        <w:jc w:val="both"/>
        <w:rPr>
          <w:del w:id="1040" w:author="Юлия Новокшанова" w:date="2020-02-13T19:59:00Z"/>
          <w:rFonts w:ascii="Times New Roman" w:eastAsia="Times New Roman" w:hAnsi="Times New Roman" w:cs="Times New Roman"/>
          <w:sz w:val="28"/>
          <w:szCs w:val="28"/>
          <w:lang w:eastAsia="ru-RU"/>
          <w:rPrChange w:id="1041" w:author="Юлия Новокшанова" w:date="2020-02-09T13:06:00Z">
            <w:rPr>
              <w:del w:id="1042" w:author="Юлия Новокшанова" w:date="2020-02-13T19:59:00Z"/>
              <w:rFonts w:ascii="Times New Roman" w:eastAsia="Times New Roman" w:hAnsi="Times New Roman" w:cs="Times New Roman"/>
              <w:lang w:eastAsia="ru-RU"/>
            </w:rPr>
          </w:rPrChange>
        </w:rPr>
        <w:pPrChange w:id="1043" w:author="Юлия Новокшанова" w:date="2020-02-09T13:07:00Z">
          <w:pPr/>
        </w:pPrChange>
      </w:pPr>
      <w:del w:id="1044" w:author="Юлия Новокшанова" w:date="2020-02-13T19:59:00Z">
        <w:r w:rsidRPr="00630D51" w:rsidDel="00854DE3">
          <w:rPr>
            <w:rFonts w:ascii="Times New Roman" w:eastAsia="Times New Roman" w:hAnsi="Times New Roman" w:cs="Times New Roman"/>
            <w:sz w:val="28"/>
            <w:szCs w:val="28"/>
            <w:lang w:eastAsia="ru-RU"/>
            <w:rPrChange w:id="1045"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"D:\\var\\folders\\vl\\tbywg53x4jj1m58jlvt3h1nw0000gn\\T\\com.microsoft.Word\\WebArchiveCopyPasteTempFiles\\page229image2114036256" \* MERGEFORMAT </w:instrText>
      </w:r>
      <w:del w:id="1046" w:author="Юлия Новокшанова" w:date="2020-02-13T19:59:00Z">
        <w:r w:rsidRPr="00630D51" w:rsidDel="00854DE3">
          <w:rPr>
            <w:rFonts w:ascii="Times New Roman" w:eastAsia="Times New Roman" w:hAnsi="Times New Roman" w:cs="Times New Roman"/>
            <w:sz w:val="28"/>
            <w:szCs w:val="28"/>
            <w:lang w:eastAsia="ru-RU"/>
            <w:rPrChange w:id="1047"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048" w:author="Юлия Новокшанова" w:date="2020-02-09T13:06:00Z">
              <w:rPr>
                <w:rFonts w:ascii="Times New Roman" w:eastAsia="Times New Roman" w:hAnsi="Times New Roman" w:cs="Times New Roman"/>
                <w:noProof/>
                <w:lang w:eastAsia="ru-RU"/>
              </w:rPr>
            </w:rPrChange>
          </w:rPr>
          <w:drawing>
            <wp:inline distT="0" distB="0" distL="0" distR="0" wp14:anchorId="2F350BEE" wp14:editId="21176EC6">
              <wp:extent cx="4035425" cy="3514090"/>
              <wp:effectExtent l="0" t="0" r="3175" b="3810"/>
              <wp:docPr id="60" name="Рисунок 60" descr="page229image211403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229image21140362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5425" cy="351409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049" w:author="Юлия Новокшанова" w:date="2020-02-09T13:06:00Z">
              <w:rPr>
                <w:rFonts w:ascii="Times New Roman" w:eastAsia="Times New Roman" w:hAnsi="Times New Roman" w:cs="Times New Roman"/>
                <w:lang w:eastAsia="ru-RU"/>
              </w:rPr>
            </w:rPrChange>
          </w:rPr>
          <w:fldChar w:fldCharType="end"/>
        </w:r>
      </w:del>
    </w:p>
    <w:p w14:paraId="38B0DB97" w14:textId="77777777" w:rsidR="00667D61" w:rsidRPr="00630D51" w:rsidDel="00854DE3" w:rsidRDefault="00667D61">
      <w:pPr>
        <w:spacing w:before="100" w:beforeAutospacing="1" w:after="100" w:afterAutospacing="1" w:line="360" w:lineRule="auto"/>
        <w:jc w:val="both"/>
        <w:rPr>
          <w:del w:id="1050" w:author="Юлия Новокшанова" w:date="2020-02-13T19:59:00Z"/>
          <w:rFonts w:ascii="Times New Roman" w:eastAsia="Times New Roman" w:hAnsi="Times New Roman" w:cs="Times New Roman"/>
          <w:sz w:val="28"/>
          <w:szCs w:val="28"/>
          <w:lang w:eastAsia="ru-RU"/>
          <w:rPrChange w:id="1051" w:author="Юлия Новокшанова" w:date="2020-02-09T13:06:00Z">
            <w:rPr>
              <w:del w:id="1052" w:author="Юлия Новокшанова" w:date="2020-02-13T19:59:00Z"/>
              <w:rFonts w:ascii="Times New Roman" w:eastAsia="Times New Roman" w:hAnsi="Times New Roman" w:cs="Times New Roman"/>
              <w:lang w:eastAsia="ru-RU"/>
            </w:rPr>
          </w:rPrChange>
        </w:rPr>
        <w:pPrChange w:id="1053" w:author="Юлия Новокшанова" w:date="2020-02-09T13:07:00Z">
          <w:pPr>
            <w:spacing w:before="100" w:beforeAutospacing="1" w:after="100" w:afterAutospacing="1"/>
          </w:pPr>
        </w:pPrChange>
      </w:pPr>
      <w:del w:id="1054" w:author="Юлия Новокшанова" w:date="2020-02-13T19:59:00Z">
        <w:r w:rsidRPr="00630D51" w:rsidDel="00854DE3">
          <w:rPr>
            <w:rFonts w:ascii="Times New Roman" w:eastAsia="Times New Roman" w:hAnsi="Times New Roman" w:cs="Times New Roman"/>
            <w:sz w:val="28"/>
            <w:szCs w:val="28"/>
            <w:lang w:eastAsia="ru-RU"/>
            <w:rPrChange w:id="1055" w:author="Юлия Новокшанова" w:date="2020-02-09T13:06:00Z">
              <w:rPr>
                <w:rFonts w:ascii="Times New Roman" w:eastAsia="Times New Roman" w:hAnsi="Times New Roman" w:cs="Times New Roman"/>
                <w:sz w:val="22"/>
                <w:szCs w:val="22"/>
                <w:lang w:eastAsia="ru-RU"/>
              </w:rPr>
            </w:rPrChange>
          </w:rPr>
          <w:delText xml:space="preserve">Рисунок 3 – Панель меню инструмента “Стикеры” и наборы готовых наклеек </w:delText>
        </w:r>
      </w:del>
    </w:p>
    <w:p w14:paraId="73E4F756" w14:textId="77777777" w:rsidR="00667D61" w:rsidRPr="00630D51" w:rsidDel="00854DE3" w:rsidRDefault="00667D61">
      <w:pPr>
        <w:spacing w:before="100" w:beforeAutospacing="1" w:after="100" w:afterAutospacing="1" w:line="360" w:lineRule="auto"/>
        <w:jc w:val="both"/>
        <w:rPr>
          <w:del w:id="1056" w:author="Юлия Новокшанова" w:date="2020-02-13T19:59:00Z"/>
          <w:rFonts w:ascii="Times New Roman" w:eastAsia="Times New Roman" w:hAnsi="Times New Roman" w:cs="Times New Roman"/>
          <w:sz w:val="28"/>
          <w:szCs w:val="28"/>
          <w:lang w:eastAsia="ru-RU"/>
          <w:rPrChange w:id="1057" w:author="Юлия Новокшанова" w:date="2020-02-09T13:06:00Z">
            <w:rPr>
              <w:del w:id="1058" w:author="Юлия Новокшанова" w:date="2020-02-13T19:59:00Z"/>
              <w:rFonts w:ascii="Times New Roman" w:eastAsia="Times New Roman" w:hAnsi="Times New Roman" w:cs="Times New Roman"/>
              <w:lang w:eastAsia="ru-RU"/>
            </w:rPr>
          </w:rPrChange>
        </w:rPr>
        <w:pPrChange w:id="1059" w:author="Юлия Новокшанова" w:date="2020-02-09T13:07:00Z">
          <w:pPr>
            <w:spacing w:before="100" w:beforeAutospacing="1" w:after="100" w:afterAutospacing="1"/>
          </w:pPr>
        </w:pPrChange>
      </w:pPr>
      <w:del w:id="1060" w:author="Юлия Новокшанова" w:date="2020-02-13T19:59:00Z">
        <w:r w:rsidRPr="00630D51" w:rsidDel="00854DE3">
          <w:rPr>
            <w:rFonts w:ascii="Times New Roman" w:eastAsia="Times New Roman" w:hAnsi="Times New Roman" w:cs="Times New Roman"/>
            <w:sz w:val="28"/>
            <w:szCs w:val="28"/>
            <w:lang w:eastAsia="ru-RU"/>
            <w:rPrChange w:id="1061" w:author="Юлия Новокшанова" w:date="2020-02-09T13:06:00Z">
              <w:rPr>
                <w:rFonts w:ascii="Times New Roman" w:eastAsia="Times New Roman" w:hAnsi="Times New Roman" w:cs="Times New Roman"/>
                <w:sz w:val="22"/>
                <w:szCs w:val="22"/>
                <w:lang w:eastAsia="ru-RU"/>
              </w:rPr>
            </w:rPrChange>
          </w:rPr>
          <w:delText xml:space="preserve">Все функции выделены в отдельный класс Sticker.java. Каждая наклейка представляет собой объект этого класса со своим изображением, идентификатором и координатами. </w:delText>
        </w:r>
      </w:del>
    </w:p>
    <w:p w14:paraId="31F18306" w14:textId="77777777" w:rsidR="00667D61" w:rsidRPr="00630D51" w:rsidDel="00854DE3" w:rsidRDefault="00667D61">
      <w:pPr>
        <w:spacing w:before="100" w:beforeAutospacing="1" w:after="100" w:afterAutospacing="1" w:line="360" w:lineRule="auto"/>
        <w:jc w:val="both"/>
        <w:rPr>
          <w:del w:id="1062" w:author="Юлия Новокшанова" w:date="2020-02-13T19:59:00Z"/>
          <w:rFonts w:ascii="Times New Roman" w:eastAsia="Times New Roman" w:hAnsi="Times New Roman" w:cs="Times New Roman"/>
          <w:sz w:val="28"/>
          <w:szCs w:val="28"/>
          <w:lang w:eastAsia="ru-RU"/>
          <w:rPrChange w:id="1063" w:author="Юлия Новокшанова" w:date="2020-02-09T13:06:00Z">
            <w:rPr>
              <w:del w:id="1064" w:author="Юлия Новокшанова" w:date="2020-02-13T19:59:00Z"/>
              <w:rFonts w:ascii="Times New Roman" w:eastAsia="Times New Roman" w:hAnsi="Times New Roman" w:cs="Times New Roman"/>
              <w:lang w:eastAsia="ru-RU"/>
            </w:rPr>
          </w:rPrChange>
        </w:rPr>
        <w:pPrChange w:id="1065" w:author="Юлия Новокшанова" w:date="2020-02-09T13:07:00Z">
          <w:pPr>
            <w:spacing w:before="100" w:beforeAutospacing="1" w:after="100" w:afterAutospacing="1"/>
          </w:pPr>
        </w:pPrChange>
      </w:pPr>
      <w:del w:id="1066" w:author="Юлия Новокшанова" w:date="2020-02-13T19:59:00Z">
        <w:r w:rsidRPr="00630D51" w:rsidDel="00854DE3">
          <w:rPr>
            <w:rFonts w:ascii="Times New Roman" w:eastAsia="Times New Roman" w:hAnsi="Times New Roman" w:cs="Times New Roman"/>
            <w:sz w:val="28"/>
            <w:szCs w:val="28"/>
            <w:lang w:eastAsia="ru-RU"/>
            <w:rPrChange w:id="1067" w:author="Юлия Новокшанова" w:date="2020-02-09T13:06:00Z">
              <w:rPr>
                <w:rFonts w:ascii="Times New Roman" w:eastAsia="Times New Roman" w:hAnsi="Times New Roman" w:cs="Times New Roman"/>
                <w:sz w:val="22"/>
                <w:szCs w:val="22"/>
                <w:lang w:eastAsia="ru-RU"/>
              </w:rPr>
            </w:rPrChange>
          </w:rPr>
          <w:delText xml:space="preserve">Кнопка “Добавить” переносит пользователя в отдельное окно. В его верхней части находится панель переключения между наборами стикеров, разбитыми по тематикам: эмодзи, романтика, маски, </w:delText>
        </w:r>
      </w:del>
    </w:p>
    <w:p w14:paraId="193C3C7F" w14:textId="77777777" w:rsidR="00667D61" w:rsidRPr="00630D51" w:rsidDel="00854DE3" w:rsidRDefault="00667D61">
      <w:pPr>
        <w:spacing w:before="100" w:beforeAutospacing="1" w:after="100" w:afterAutospacing="1" w:line="360" w:lineRule="auto"/>
        <w:jc w:val="both"/>
        <w:rPr>
          <w:del w:id="1068" w:author="Юлия Новокшанова" w:date="2020-02-13T19:59:00Z"/>
          <w:rFonts w:ascii="Times New Roman" w:eastAsia="Times New Roman" w:hAnsi="Times New Roman" w:cs="Times New Roman"/>
          <w:sz w:val="28"/>
          <w:szCs w:val="28"/>
          <w:lang w:eastAsia="ru-RU"/>
          <w:rPrChange w:id="1069" w:author="Юлия Новокшанова" w:date="2020-02-09T13:06:00Z">
            <w:rPr>
              <w:del w:id="1070" w:author="Юлия Новокшанова" w:date="2020-02-13T19:59:00Z"/>
              <w:rFonts w:ascii="Times New Roman" w:eastAsia="Times New Roman" w:hAnsi="Times New Roman" w:cs="Times New Roman"/>
              <w:lang w:eastAsia="ru-RU"/>
            </w:rPr>
          </w:rPrChange>
        </w:rPr>
        <w:pPrChange w:id="1071" w:author="Юлия Новокшанова" w:date="2020-02-09T13:07:00Z">
          <w:pPr>
            <w:spacing w:before="100" w:beforeAutospacing="1" w:after="100" w:afterAutospacing="1"/>
          </w:pPr>
        </w:pPrChange>
      </w:pPr>
      <w:del w:id="1072" w:author="Юлия Новокшанова" w:date="2020-02-13T19:59:00Z">
        <w:r w:rsidRPr="00630D51" w:rsidDel="00854DE3">
          <w:rPr>
            <w:rFonts w:ascii="Times New Roman" w:eastAsia="Times New Roman" w:hAnsi="Times New Roman" w:cs="Times New Roman"/>
            <w:sz w:val="28"/>
            <w:szCs w:val="28"/>
            <w:lang w:eastAsia="ru-RU"/>
            <w:rPrChange w:id="1073" w:author="Юлия Новокшанова" w:date="2020-02-09T13:06:00Z">
              <w:rPr>
                <w:rFonts w:ascii="Times New Roman" w:eastAsia="Times New Roman" w:hAnsi="Times New Roman" w:cs="Times New Roman"/>
                <w:sz w:val="22"/>
                <w:szCs w:val="22"/>
                <w:lang w:eastAsia="ru-RU"/>
              </w:rPr>
            </w:rPrChange>
          </w:rPr>
          <w:delText xml:space="preserve">животные и еда. Также доступна умная вкладка с последними использованными изображениями. Благодаря экземпляру класса SharedPrefernces данные не пропадут даже после закрытия приложения. Список будет находиться в файле, доступ к которому будут иметь только компоненты моего приложения. </w:delText>
        </w:r>
      </w:del>
    </w:p>
    <w:p w14:paraId="36E99A45" w14:textId="77777777" w:rsidR="00667D61" w:rsidRPr="00630D51" w:rsidDel="00854DE3" w:rsidRDefault="00667D61">
      <w:pPr>
        <w:spacing w:before="100" w:beforeAutospacing="1" w:after="100" w:afterAutospacing="1" w:line="360" w:lineRule="auto"/>
        <w:jc w:val="both"/>
        <w:rPr>
          <w:del w:id="1074" w:author="Юлия Новокшанова" w:date="2020-02-13T19:59:00Z"/>
          <w:rFonts w:ascii="Times New Roman" w:eastAsia="Times New Roman" w:hAnsi="Times New Roman" w:cs="Times New Roman"/>
          <w:sz w:val="28"/>
          <w:szCs w:val="28"/>
          <w:lang w:eastAsia="ru-RU"/>
          <w:rPrChange w:id="1075" w:author="Юлия Новокшанова" w:date="2020-02-09T13:06:00Z">
            <w:rPr>
              <w:del w:id="1076" w:author="Юлия Новокшанова" w:date="2020-02-13T19:59:00Z"/>
              <w:rFonts w:ascii="Times New Roman" w:eastAsia="Times New Roman" w:hAnsi="Times New Roman" w:cs="Times New Roman"/>
              <w:lang w:eastAsia="ru-RU"/>
            </w:rPr>
          </w:rPrChange>
        </w:rPr>
        <w:pPrChange w:id="1077" w:author="Юлия Новокшанова" w:date="2020-02-09T13:07:00Z">
          <w:pPr>
            <w:spacing w:before="100" w:beforeAutospacing="1" w:after="100" w:afterAutospacing="1"/>
          </w:pPr>
        </w:pPrChange>
      </w:pPr>
      <w:del w:id="1078" w:author="Юлия Новокшанова" w:date="2020-02-13T19:59:00Z">
        <w:r w:rsidRPr="00630D51" w:rsidDel="00854DE3">
          <w:rPr>
            <w:rFonts w:ascii="Times New Roman" w:eastAsia="Times New Roman" w:hAnsi="Times New Roman" w:cs="Times New Roman"/>
            <w:sz w:val="28"/>
            <w:szCs w:val="28"/>
            <w:lang w:eastAsia="ru-RU"/>
            <w:rPrChange w:id="1079" w:author="Юлия Новокшанова" w:date="2020-02-09T13:06:00Z">
              <w:rPr>
                <w:rFonts w:ascii="Times New Roman" w:eastAsia="Times New Roman" w:hAnsi="Times New Roman" w:cs="Times New Roman"/>
                <w:sz w:val="22"/>
                <w:szCs w:val="22"/>
                <w:lang w:eastAsia="ru-RU"/>
              </w:rPr>
            </w:rPrChange>
          </w:rPr>
          <w:delText xml:space="preserve">Виджет GridView позволяет расположить в удобной сетке все переданные ему элементы. Для работы с ним был создан уникальный GridAdapter, наследуемый от BaseAdapter. На вход он получает контекст и массив целочисленных чисел. Каждое число является идентификатором изображения в ресурсах. </w:delText>
        </w:r>
      </w:del>
    </w:p>
    <w:p w14:paraId="3AD02381" w14:textId="77777777" w:rsidR="00667D61" w:rsidRPr="00630D51" w:rsidDel="00854DE3" w:rsidRDefault="00667D61">
      <w:pPr>
        <w:spacing w:before="100" w:beforeAutospacing="1" w:after="100" w:afterAutospacing="1" w:line="360" w:lineRule="auto"/>
        <w:jc w:val="both"/>
        <w:rPr>
          <w:del w:id="1080" w:author="Юлия Новокшанова" w:date="2020-02-13T19:59:00Z"/>
          <w:rFonts w:ascii="Times New Roman" w:eastAsia="Times New Roman" w:hAnsi="Times New Roman" w:cs="Times New Roman"/>
          <w:sz w:val="28"/>
          <w:szCs w:val="28"/>
          <w:lang w:eastAsia="ru-RU"/>
          <w:rPrChange w:id="1081" w:author="Юлия Новокшанова" w:date="2020-02-09T13:06:00Z">
            <w:rPr>
              <w:del w:id="1082" w:author="Юлия Новокшанова" w:date="2020-02-13T19:59:00Z"/>
              <w:rFonts w:ascii="Times New Roman" w:eastAsia="Times New Roman" w:hAnsi="Times New Roman" w:cs="Times New Roman"/>
              <w:lang w:eastAsia="ru-RU"/>
            </w:rPr>
          </w:rPrChange>
        </w:rPr>
        <w:pPrChange w:id="1083" w:author="Юлия Новокшанова" w:date="2020-02-09T13:07:00Z">
          <w:pPr>
            <w:spacing w:before="100" w:beforeAutospacing="1" w:after="100" w:afterAutospacing="1"/>
          </w:pPr>
        </w:pPrChange>
      </w:pPr>
      <w:del w:id="1084" w:author="Юлия Новокшанова" w:date="2020-02-13T19:59:00Z">
        <w:r w:rsidRPr="00630D51" w:rsidDel="00854DE3">
          <w:rPr>
            <w:rFonts w:ascii="Times New Roman" w:eastAsia="Times New Roman" w:hAnsi="Times New Roman" w:cs="Times New Roman"/>
            <w:sz w:val="28"/>
            <w:szCs w:val="28"/>
            <w:lang w:eastAsia="ru-RU"/>
            <w:rPrChange w:id="1085" w:author="Юлия Новокшанова" w:date="2020-02-09T13:06:00Z">
              <w:rPr>
                <w:rFonts w:ascii="Times New Roman" w:eastAsia="Times New Roman" w:hAnsi="Times New Roman" w:cs="Times New Roman"/>
                <w:sz w:val="22"/>
                <w:szCs w:val="22"/>
                <w:lang w:eastAsia="ru-RU"/>
              </w:rPr>
            </w:rPrChange>
          </w:rPr>
          <w:delText xml:space="preserve">Перемещая ползунок пальцем по экрану, пользователь можем менять размер стикера. Изменение параметра отслеживается с помощью метода onProgressChanged();. Новое значение передается в класс Sticker.java. Например, когда ширина больше высоты, в нем высчитывается новый размер изображения по формуле (1) </w:delText>
        </w:r>
      </w:del>
    </w:p>
    <w:p w14:paraId="5DEEEEEB" w14:textId="77777777" w:rsidR="00667D61" w:rsidRPr="000810AB" w:rsidDel="00854DE3" w:rsidRDefault="00667D61">
      <w:pPr>
        <w:spacing w:before="100" w:beforeAutospacing="1" w:after="100" w:afterAutospacing="1" w:line="360" w:lineRule="auto"/>
        <w:jc w:val="both"/>
        <w:rPr>
          <w:del w:id="1086" w:author="Юлия Новокшанова" w:date="2020-02-13T19:59:00Z"/>
          <w:rFonts w:ascii="Times New Roman" w:eastAsia="Times New Roman" w:hAnsi="Times New Roman" w:cs="Times New Roman"/>
          <w:sz w:val="28"/>
          <w:szCs w:val="28"/>
          <w:lang w:eastAsia="ru-RU"/>
          <w:rPrChange w:id="1087" w:author="Юлия Новокшанова" w:date="2020-02-23T10:59:00Z">
            <w:rPr>
              <w:del w:id="1088" w:author="Юлия Новокшанова" w:date="2020-02-13T19:59:00Z"/>
              <w:rFonts w:ascii="Times New Roman" w:eastAsia="Times New Roman" w:hAnsi="Times New Roman" w:cs="Times New Roman"/>
              <w:lang w:val="en-US" w:eastAsia="ru-RU"/>
            </w:rPr>
          </w:rPrChange>
        </w:rPr>
        <w:pPrChange w:id="1089" w:author="Юлия Новокшанова" w:date="2020-02-09T13:07:00Z">
          <w:pPr>
            <w:spacing w:before="100" w:beforeAutospacing="1" w:after="100" w:afterAutospacing="1"/>
          </w:pPr>
        </w:pPrChange>
      </w:pPr>
      <w:del w:id="1090" w:author="Юлия Новокшанова" w:date="2020-02-13T19:59:00Z">
        <w:r w:rsidRPr="00630D51" w:rsidDel="00854DE3">
          <w:rPr>
            <w:rFonts w:ascii="Times New Roman" w:eastAsia="Times New Roman" w:hAnsi="Times New Roman" w:cs="Times New Roman"/>
            <w:sz w:val="28"/>
            <w:szCs w:val="28"/>
            <w:lang w:val="en-US" w:eastAsia="ru-RU"/>
            <w:rPrChange w:id="1091" w:author="Юлия Новокшанова" w:date="2020-02-09T13:06:00Z">
              <w:rPr>
                <w:rFonts w:ascii="Times New Roman" w:eastAsia="Times New Roman" w:hAnsi="Times New Roman" w:cs="Times New Roman"/>
                <w:sz w:val="22"/>
                <w:szCs w:val="22"/>
                <w:lang w:val="en-US" w:eastAsia="ru-RU"/>
              </w:rPr>
            </w:rPrChange>
          </w:rPr>
          <w:delText>outWidth</w:delText>
        </w:r>
        <w:r w:rsidRPr="000810AB" w:rsidDel="00854DE3">
          <w:rPr>
            <w:rFonts w:ascii="Times New Roman" w:eastAsia="Times New Roman" w:hAnsi="Times New Roman" w:cs="Times New Roman"/>
            <w:sz w:val="28"/>
            <w:szCs w:val="28"/>
            <w:lang w:eastAsia="ru-RU"/>
            <w:rPrChange w:id="1092" w:author="Юлия Новокшанова" w:date="2020-02-23T10:59:00Z">
              <w:rPr>
                <w:rFonts w:ascii="Times New Roman" w:eastAsia="Times New Roman" w:hAnsi="Times New Roman" w:cs="Times New Roman"/>
                <w:sz w:val="22"/>
                <w:szCs w:val="22"/>
                <w:lang w:val="en-US" w:eastAsia="ru-RU"/>
              </w:rPr>
            </w:rPrChange>
          </w:rPr>
          <w:delText xml:space="preserve"> = </w:delText>
        </w:r>
        <w:r w:rsidRPr="00630D51" w:rsidDel="00854DE3">
          <w:rPr>
            <w:rFonts w:ascii="Times New Roman" w:eastAsia="Times New Roman" w:hAnsi="Times New Roman" w:cs="Times New Roman"/>
            <w:sz w:val="28"/>
            <w:szCs w:val="28"/>
            <w:lang w:val="en-US" w:eastAsia="ru-RU"/>
            <w:rPrChange w:id="1093" w:author="Юлия Новокшанова" w:date="2020-02-09T13:06:00Z">
              <w:rPr>
                <w:rFonts w:ascii="Times New Roman" w:eastAsia="Times New Roman" w:hAnsi="Times New Roman" w:cs="Times New Roman"/>
                <w:sz w:val="22"/>
                <w:szCs w:val="22"/>
                <w:lang w:val="en-US" w:eastAsia="ru-RU"/>
              </w:rPr>
            </w:rPrChange>
          </w:rPr>
          <w:delText>postSize</w:delText>
        </w:r>
        <w:r w:rsidRPr="000810AB" w:rsidDel="00854DE3">
          <w:rPr>
            <w:rFonts w:ascii="Times New Roman" w:eastAsia="Times New Roman" w:hAnsi="Times New Roman" w:cs="Times New Roman"/>
            <w:sz w:val="28"/>
            <w:szCs w:val="28"/>
            <w:lang w:eastAsia="ru-RU"/>
            <w:rPrChange w:id="1094" w:author="Юлия Новокшанова" w:date="2020-02-23T10:59:00Z">
              <w:rPr>
                <w:rFonts w:ascii="Times New Roman" w:eastAsia="Times New Roman" w:hAnsi="Times New Roman" w:cs="Times New Roman"/>
                <w:sz w:val="22"/>
                <w:szCs w:val="22"/>
                <w:lang w:val="en-US" w:eastAsia="ru-RU"/>
              </w:rPr>
            </w:rPrChange>
          </w:rPr>
          <w:delText>;</w:delText>
        </w:r>
        <w:r w:rsidRPr="000810AB" w:rsidDel="00854DE3">
          <w:rPr>
            <w:rFonts w:ascii="Times New Roman" w:eastAsia="Times New Roman" w:hAnsi="Times New Roman" w:cs="Times New Roman"/>
            <w:sz w:val="28"/>
            <w:szCs w:val="28"/>
            <w:lang w:eastAsia="ru-RU"/>
            <w:rPrChange w:id="1095" w:author="Юлия Новокшанова" w:date="2020-02-23T10:59:00Z">
              <w:rPr>
                <w:rFonts w:ascii="Times New Roman" w:eastAsia="Times New Roman" w:hAnsi="Times New Roman" w:cs="Times New Roman"/>
                <w:sz w:val="22"/>
                <w:szCs w:val="22"/>
                <w:lang w:val="en-US" w:eastAsia="ru-RU"/>
              </w:rPr>
            </w:rPrChange>
          </w:rPr>
          <w:br/>
          <w:delText xml:space="preserve">(1) </w:delText>
        </w:r>
      </w:del>
    </w:p>
    <w:p w14:paraId="32508C28" w14:textId="77777777" w:rsidR="00667D61" w:rsidRPr="000810AB" w:rsidDel="00854DE3" w:rsidRDefault="00667D61">
      <w:pPr>
        <w:spacing w:before="100" w:beforeAutospacing="1" w:after="100" w:afterAutospacing="1" w:line="360" w:lineRule="auto"/>
        <w:jc w:val="both"/>
        <w:rPr>
          <w:del w:id="1096" w:author="Юлия Новокшанова" w:date="2020-02-13T19:59:00Z"/>
          <w:rFonts w:ascii="Times New Roman" w:eastAsia="Times New Roman" w:hAnsi="Times New Roman" w:cs="Times New Roman"/>
          <w:sz w:val="28"/>
          <w:szCs w:val="28"/>
          <w:lang w:eastAsia="ru-RU"/>
          <w:rPrChange w:id="1097" w:author="Юлия Новокшанова" w:date="2020-02-23T10:59:00Z">
            <w:rPr>
              <w:del w:id="1098" w:author="Юлия Новокшанова" w:date="2020-02-13T19:59:00Z"/>
              <w:rFonts w:ascii="Times New Roman" w:eastAsia="Times New Roman" w:hAnsi="Times New Roman" w:cs="Times New Roman"/>
              <w:lang w:val="en-US" w:eastAsia="ru-RU"/>
            </w:rPr>
          </w:rPrChange>
        </w:rPr>
        <w:pPrChange w:id="1099" w:author="Юлия Новокшанова" w:date="2020-02-09T13:07:00Z">
          <w:pPr>
            <w:spacing w:before="100" w:beforeAutospacing="1" w:after="100" w:afterAutospacing="1"/>
          </w:pPr>
        </w:pPrChange>
      </w:pPr>
      <w:del w:id="1100" w:author="Юлия Новокшанова" w:date="2020-02-13T19:59:00Z">
        <w:r w:rsidRPr="00630D51" w:rsidDel="00854DE3">
          <w:rPr>
            <w:rFonts w:ascii="Times New Roman" w:eastAsia="Times New Roman" w:hAnsi="Times New Roman" w:cs="Times New Roman"/>
            <w:sz w:val="28"/>
            <w:szCs w:val="28"/>
            <w:lang w:val="en-US" w:eastAsia="ru-RU"/>
            <w:rPrChange w:id="1101" w:author="Юлия Новокшанова" w:date="2020-02-09T13:06:00Z">
              <w:rPr>
                <w:rFonts w:ascii="Times New Roman" w:eastAsia="Times New Roman" w:hAnsi="Times New Roman" w:cs="Times New Roman"/>
                <w:sz w:val="22"/>
                <w:szCs w:val="22"/>
                <w:lang w:val="en-US" w:eastAsia="ru-RU"/>
              </w:rPr>
            </w:rPrChange>
          </w:rPr>
          <w:delText>outHeight</w:delText>
        </w:r>
        <w:r w:rsidRPr="000810AB" w:rsidDel="00854DE3">
          <w:rPr>
            <w:rFonts w:ascii="Times New Roman" w:eastAsia="Times New Roman" w:hAnsi="Times New Roman" w:cs="Times New Roman"/>
            <w:sz w:val="28"/>
            <w:szCs w:val="28"/>
            <w:lang w:eastAsia="ru-RU"/>
            <w:rPrChange w:id="1102" w:author="Юлия Новокшанова" w:date="2020-02-23T10:59:00Z">
              <w:rPr>
                <w:rFonts w:ascii="Times New Roman" w:eastAsia="Times New Roman" w:hAnsi="Times New Roman" w:cs="Times New Roman"/>
                <w:sz w:val="22"/>
                <w:szCs w:val="22"/>
                <w:lang w:val="en-US" w:eastAsia="ru-RU"/>
              </w:rPr>
            </w:rPrChange>
          </w:rPr>
          <w:delText xml:space="preserve"> = (</w:delText>
        </w:r>
        <w:r w:rsidRPr="00630D51" w:rsidDel="00854DE3">
          <w:rPr>
            <w:rFonts w:ascii="Times New Roman" w:eastAsia="Times New Roman" w:hAnsi="Times New Roman" w:cs="Times New Roman"/>
            <w:sz w:val="28"/>
            <w:szCs w:val="28"/>
            <w:lang w:val="en-US" w:eastAsia="ru-RU"/>
            <w:rPrChange w:id="1103" w:author="Юлия Новокшанова" w:date="2020-02-09T13:06:00Z">
              <w:rPr>
                <w:rFonts w:ascii="Times New Roman" w:eastAsia="Times New Roman" w:hAnsi="Times New Roman" w:cs="Times New Roman"/>
                <w:sz w:val="22"/>
                <w:szCs w:val="22"/>
                <w:lang w:val="en-US" w:eastAsia="ru-RU"/>
              </w:rPr>
            </w:rPrChange>
          </w:rPr>
          <w:delText>inHeight</w:delText>
        </w:r>
        <w:r w:rsidRPr="000810AB" w:rsidDel="00854DE3">
          <w:rPr>
            <w:rFonts w:ascii="Times New Roman" w:eastAsia="Times New Roman" w:hAnsi="Times New Roman" w:cs="Times New Roman"/>
            <w:sz w:val="28"/>
            <w:szCs w:val="28"/>
            <w:lang w:eastAsia="ru-RU"/>
            <w:rPrChange w:id="1104" w:author="Юлия Новокшанова" w:date="2020-02-23T10:59:00Z">
              <w:rPr>
                <w:rFonts w:ascii="Times New Roman" w:eastAsia="Times New Roman" w:hAnsi="Times New Roman" w:cs="Times New Roman"/>
                <w:sz w:val="22"/>
                <w:szCs w:val="22"/>
                <w:lang w:val="en-US" w:eastAsia="ru-RU"/>
              </w:rPr>
            </w:rPrChange>
          </w:rPr>
          <w:delText xml:space="preserve"> * </w:delText>
        </w:r>
        <w:r w:rsidRPr="00630D51" w:rsidDel="00854DE3">
          <w:rPr>
            <w:rFonts w:ascii="Times New Roman" w:eastAsia="Times New Roman" w:hAnsi="Times New Roman" w:cs="Times New Roman"/>
            <w:sz w:val="28"/>
            <w:szCs w:val="28"/>
            <w:lang w:val="en-US" w:eastAsia="ru-RU"/>
            <w:rPrChange w:id="1105" w:author="Юлия Новокшанова" w:date="2020-02-09T13:06:00Z">
              <w:rPr>
                <w:rFonts w:ascii="Times New Roman" w:eastAsia="Times New Roman" w:hAnsi="Times New Roman" w:cs="Times New Roman"/>
                <w:sz w:val="22"/>
                <w:szCs w:val="22"/>
                <w:lang w:val="en-US" w:eastAsia="ru-RU"/>
              </w:rPr>
            </w:rPrChange>
          </w:rPr>
          <w:delText>postSize</w:delText>
        </w:r>
        <w:r w:rsidRPr="000810AB" w:rsidDel="00854DE3">
          <w:rPr>
            <w:rFonts w:ascii="Times New Roman" w:eastAsia="Times New Roman" w:hAnsi="Times New Roman" w:cs="Times New Roman"/>
            <w:sz w:val="28"/>
            <w:szCs w:val="28"/>
            <w:lang w:eastAsia="ru-RU"/>
            <w:rPrChange w:id="1106" w:author="Юлия Новокшанова" w:date="2020-02-23T10:59:00Z">
              <w:rPr>
                <w:rFonts w:ascii="Times New Roman" w:eastAsia="Times New Roman" w:hAnsi="Times New Roman" w:cs="Times New Roman"/>
                <w:sz w:val="22"/>
                <w:szCs w:val="22"/>
                <w:lang w:val="en-US" w:eastAsia="ru-RU"/>
              </w:rPr>
            </w:rPrChange>
          </w:rPr>
          <w:delText xml:space="preserve">) / </w:delText>
        </w:r>
        <w:r w:rsidRPr="00630D51" w:rsidDel="00854DE3">
          <w:rPr>
            <w:rFonts w:ascii="Times New Roman" w:eastAsia="Times New Roman" w:hAnsi="Times New Roman" w:cs="Times New Roman"/>
            <w:sz w:val="28"/>
            <w:szCs w:val="28"/>
            <w:lang w:val="en-US" w:eastAsia="ru-RU"/>
            <w:rPrChange w:id="1107" w:author="Юлия Новокшанова" w:date="2020-02-09T13:06:00Z">
              <w:rPr>
                <w:rFonts w:ascii="Times New Roman" w:eastAsia="Times New Roman" w:hAnsi="Times New Roman" w:cs="Times New Roman"/>
                <w:sz w:val="22"/>
                <w:szCs w:val="22"/>
                <w:lang w:val="en-US" w:eastAsia="ru-RU"/>
              </w:rPr>
            </w:rPrChange>
          </w:rPr>
          <w:delText>inWidth</w:delText>
        </w:r>
        <w:r w:rsidRPr="000810AB" w:rsidDel="00854DE3">
          <w:rPr>
            <w:rFonts w:ascii="Times New Roman" w:eastAsia="Times New Roman" w:hAnsi="Times New Roman" w:cs="Times New Roman"/>
            <w:sz w:val="28"/>
            <w:szCs w:val="28"/>
            <w:lang w:eastAsia="ru-RU"/>
            <w:rPrChange w:id="1108" w:author="Юлия Новокшанова" w:date="2020-02-23T10:59:00Z">
              <w:rPr>
                <w:rFonts w:ascii="Times New Roman" w:eastAsia="Times New Roman" w:hAnsi="Times New Roman" w:cs="Times New Roman"/>
                <w:sz w:val="22"/>
                <w:szCs w:val="22"/>
                <w:lang w:val="en-US" w:eastAsia="ru-RU"/>
              </w:rPr>
            </w:rPrChange>
          </w:rPr>
          <w:delText xml:space="preserve">; , </w:delText>
        </w:r>
        <w:r w:rsidRPr="00630D51" w:rsidDel="00854DE3">
          <w:rPr>
            <w:rFonts w:ascii="Times New Roman" w:eastAsia="Times New Roman" w:hAnsi="Times New Roman" w:cs="Times New Roman"/>
            <w:sz w:val="28"/>
            <w:szCs w:val="28"/>
            <w:lang w:eastAsia="ru-RU"/>
            <w:rPrChange w:id="1109" w:author="Юлия Новокшанова" w:date="2020-02-09T13:06:00Z">
              <w:rPr>
                <w:rFonts w:ascii="Times New Roman" w:eastAsia="Times New Roman" w:hAnsi="Times New Roman" w:cs="Times New Roman"/>
                <w:sz w:val="22"/>
                <w:szCs w:val="22"/>
                <w:lang w:eastAsia="ru-RU"/>
              </w:rPr>
            </w:rPrChange>
          </w:rPr>
          <w:delText>где</w:delText>
        </w:r>
        <w:r w:rsidRPr="000810AB" w:rsidDel="00854DE3">
          <w:rPr>
            <w:rFonts w:ascii="Times New Roman" w:eastAsia="Times New Roman" w:hAnsi="Times New Roman" w:cs="Times New Roman"/>
            <w:sz w:val="28"/>
            <w:szCs w:val="28"/>
            <w:lang w:eastAsia="ru-RU"/>
            <w:rPrChange w:id="1110" w:author="Юлия Новокшанова" w:date="2020-02-23T10:59:00Z">
              <w:rPr>
                <w:rFonts w:ascii="Times New Roman" w:eastAsia="Times New Roman" w:hAnsi="Times New Roman" w:cs="Times New Roman"/>
                <w:sz w:val="22"/>
                <w:szCs w:val="22"/>
                <w:lang w:val="en-US" w:eastAsia="ru-RU"/>
              </w:rPr>
            </w:rPrChange>
          </w:rPr>
          <w:delText xml:space="preserve"> </w:delText>
        </w:r>
        <w:r w:rsidRPr="00630D51" w:rsidDel="00854DE3">
          <w:rPr>
            <w:rFonts w:ascii="Times New Roman" w:eastAsia="Times New Roman" w:hAnsi="Times New Roman" w:cs="Times New Roman"/>
            <w:sz w:val="28"/>
            <w:szCs w:val="28"/>
            <w:lang w:val="en-US" w:eastAsia="ru-RU"/>
            <w:rPrChange w:id="1111" w:author="Юлия Новокшанова" w:date="2020-02-09T13:06:00Z">
              <w:rPr>
                <w:rFonts w:ascii="Times New Roman" w:eastAsia="Times New Roman" w:hAnsi="Times New Roman" w:cs="Times New Roman"/>
                <w:sz w:val="22"/>
                <w:szCs w:val="22"/>
                <w:lang w:val="en-US" w:eastAsia="ru-RU"/>
              </w:rPr>
            </w:rPrChange>
          </w:rPr>
          <w:delText>outWidth</w:delText>
        </w:r>
        <w:r w:rsidRPr="000810AB" w:rsidDel="00854DE3">
          <w:rPr>
            <w:rFonts w:ascii="Times New Roman" w:eastAsia="Times New Roman" w:hAnsi="Times New Roman" w:cs="Times New Roman"/>
            <w:sz w:val="28"/>
            <w:szCs w:val="28"/>
            <w:lang w:eastAsia="ru-RU"/>
            <w:rPrChange w:id="1112" w:author="Юлия Новокшанова" w:date="2020-02-23T10:59:00Z">
              <w:rPr>
                <w:rFonts w:ascii="Times New Roman" w:eastAsia="Times New Roman" w:hAnsi="Times New Roman" w:cs="Times New Roman"/>
                <w:sz w:val="22"/>
                <w:szCs w:val="22"/>
                <w:lang w:val="en-US" w:eastAsia="ru-RU"/>
              </w:rPr>
            </w:rPrChange>
          </w:rPr>
          <w:delText xml:space="preserve"> – </w:delText>
        </w:r>
        <w:r w:rsidRPr="00630D51" w:rsidDel="00854DE3">
          <w:rPr>
            <w:rFonts w:ascii="Times New Roman" w:eastAsia="Times New Roman" w:hAnsi="Times New Roman" w:cs="Times New Roman"/>
            <w:sz w:val="28"/>
            <w:szCs w:val="28"/>
            <w:lang w:eastAsia="ru-RU"/>
            <w:rPrChange w:id="1113" w:author="Юлия Новокшанова" w:date="2020-02-09T13:06:00Z">
              <w:rPr>
                <w:rFonts w:ascii="Times New Roman" w:eastAsia="Times New Roman" w:hAnsi="Times New Roman" w:cs="Times New Roman"/>
                <w:sz w:val="22"/>
                <w:szCs w:val="22"/>
                <w:lang w:eastAsia="ru-RU"/>
              </w:rPr>
            </w:rPrChange>
          </w:rPr>
          <w:delText>новая</w:delText>
        </w:r>
        <w:r w:rsidRPr="000810AB" w:rsidDel="00854DE3">
          <w:rPr>
            <w:rFonts w:ascii="Times New Roman" w:eastAsia="Times New Roman" w:hAnsi="Times New Roman" w:cs="Times New Roman"/>
            <w:sz w:val="28"/>
            <w:szCs w:val="28"/>
            <w:lang w:eastAsia="ru-RU"/>
            <w:rPrChange w:id="1114" w:author="Юлия Новокшанова" w:date="2020-02-23T10:59:00Z">
              <w:rPr>
                <w:rFonts w:ascii="Times New Roman" w:eastAsia="Times New Roman" w:hAnsi="Times New Roman" w:cs="Times New Roman"/>
                <w:sz w:val="22"/>
                <w:szCs w:val="22"/>
                <w:lang w:val="en-US" w:eastAsia="ru-RU"/>
              </w:rPr>
            </w:rPrChange>
          </w:rPr>
          <w:delText xml:space="preserve"> </w:delText>
        </w:r>
        <w:r w:rsidRPr="00630D51" w:rsidDel="00854DE3">
          <w:rPr>
            <w:rFonts w:ascii="Times New Roman" w:eastAsia="Times New Roman" w:hAnsi="Times New Roman" w:cs="Times New Roman"/>
            <w:sz w:val="28"/>
            <w:szCs w:val="28"/>
            <w:lang w:eastAsia="ru-RU"/>
            <w:rPrChange w:id="1115" w:author="Юлия Новокшанова" w:date="2020-02-09T13:06:00Z">
              <w:rPr>
                <w:rFonts w:ascii="Times New Roman" w:eastAsia="Times New Roman" w:hAnsi="Times New Roman" w:cs="Times New Roman"/>
                <w:sz w:val="22"/>
                <w:szCs w:val="22"/>
                <w:lang w:eastAsia="ru-RU"/>
              </w:rPr>
            </w:rPrChange>
          </w:rPr>
          <w:delText>ширина</w:delText>
        </w:r>
        <w:r w:rsidRPr="000810AB" w:rsidDel="00854DE3">
          <w:rPr>
            <w:rFonts w:ascii="Times New Roman" w:eastAsia="Times New Roman" w:hAnsi="Times New Roman" w:cs="Times New Roman"/>
            <w:sz w:val="28"/>
            <w:szCs w:val="28"/>
            <w:lang w:eastAsia="ru-RU"/>
            <w:rPrChange w:id="1116" w:author="Юлия Новокшанова" w:date="2020-02-23T10:59:00Z">
              <w:rPr>
                <w:rFonts w:ascii="Times New Roman" w:eastAsia="Times New Roman" w:hAnsi="Times New Roman" w:cs="Times New Roman"/>
                <w:sz w:val="22"/>
                <w:szCs w:val="22"/>
                <w:lang w:val="en-US" w:eastAsia="ru-RU"/>
              </w:rPr>
            </w:rPrChange>
          </w:rPr>
          <w:delText xml:space="preserve">; </w:delText>
        </w:r>
      </w:del>
    </w:p>
    <w:p w14:paraId="571DABC1" w14:textId="77777777" w:rsidR="00667D61" w:rsidRPr="00630D51" w:rsidDel="00854DE3" w:rsidRDefault="00667D61">
      <w:pPr>
        <w:spacing w:before="100" w:beforeAutospacing="1" w:after="100" w:afterAutospacing="1" w:line="360" w:lineRule="auto"/>
        <w:jc w:val="both"/>
        <w:rPr>
          <w:del w:id="1117" w:author="Юлия Новокшанова" w:date="2020-02-13T19:59:00Z"/>
          <w:rFonts w:ascii="Times New Roman" w:eastAsia="Times New Roman" w:hAnsi="Times New Roman" w:cs="Times New Roman"/>
          <w:sz w:val="28"/>
          <w:szCs w:val="28"/>
          <w:lang w:eastAsia="ru-RU"/>
          <w:rPrChange w:id="1118" w:author="Юлия Новокшанова" w:date="2020-02-09T13:06:00Z">
            <w:rPr>
              <w:del w:id="1119" w:author="Юлия Новокшанова" w:date="2020-02-13T19:59:00Z"/>
              <w:rFonts w:ascii="Times New Roman" w:eastAsia="Times New Roman" w:hAnsi="Times New Roman" w:cs="Times New Roman"/>
              <w:lang w:eastAsia="ru-RU"/>
            </w:rPr>
          </w:rPrChange>
        </w:rPr>
        <w:pPrChange w:id="1120" w:author="Юлия Новокшанова" w:date="2020-02-09T13:07:00Z">
          <w:pPr>
            <w:spacing w:before="100" w:beforeAutospacing="1" w:after="100" w:afterAutospacing="1"/>
          </w:pPr>
        </w:pPrChange>
      </w:pPr>
      <w:del w:id="1121" w:author="Юлия Новокшанова" w:date="2020-02-13T19:59:00Z">
        <w:r w:rsidRPr="00630D51" w:rsidDel="00854DE3">
          <w:rPr>
            <w:rFonts w:ascii="Times New Roman" w:eastAsia="Times New Roman" w:hAnsi="Times New Roman" w:cs="Times New Roman"/>
            <w:sz w:val="28"/>
            <w:szCs w:val="28"/>
            <w:lang w:eastAsia="ru-RU"/>
            <w:rPrChange w:id="1122" w:author="Юлия Новокшанова" w:date="2020-02-09T13:06:00Z">
              <w:rPr>
                <w:rFonts w:ascii="Times New Roman" w:eastAsia="Times New Roman" w:hAnsi="Times New Roman" w:cs="Times New Roman"/>
                <w:sz w:val="22"/>
                <w:szCs w:val="22"/>
                <w:lang w:eastAsia="ru-RU"/>
              </w:rPr>
            </w:rPrChange>
          </w:rPr>
          <w:delText xml:space="preserve">outHeight – новая высота; inWidht – прежняя ширина; </w:delText>
        </w:r>
      </w:del>
    </w:p>
    <w:p w14:paraId="2852E10F" w14:textId="77777777" w:rsidR="00667D61" w:rsidRPr="00630D51" w:rsidDel="00854DE3" w:rsidRDefault="00667D61">
      <w:pPr>
        <w:spacing w:before="100" w:beforeAutospacing="1" w:after="100" w:afterAutospacing="1" w:line="360" w:lineRule="auto"/>
        <w:jc w:val="both"/>
        <w:rPr>
          <w:del w:id="1123" w:author="Юлия Новокшанова" w:date="2020-02-13T19:59:00Z"/>
          <w:rFonts w:ascii="Times New Roman" w:eastAsia="Times New Roman" w:hAnsi="Times New Roman" w:cs="Times New Roman"/>
          <w:sz w:val="28"/>
          <w:szCs w:val="28"/>
          <w:lang w:eastAsia="ru-RU"/>
          <w:rPrChange w:id="1124" w:author="Юлия Новокшанова" w:date="2020-02-09T13:06:00Z">
            <w:rPr>
              <w:del w:id="1125" w:author="Юлия Новокшанова" w:date="2020-02-13T19:59:00Z"/>
              <w:rFonts w:ascii="Times New Roman" w:eastAsia="Times New Roman" w:hAnsi="Times New Roman" w:cs="Times New Roman"/>
              <w:lang w:eastAsia="ru-RU"/>
            </w:rPr>
          </w:rPrChange>
        </w:rPr>
        <w:pPrChange w:id="1126" w:author="Юлия Новокшанова" w:date="2020-02-09T13:07:00Z">
          <w:pPr>
            <w:spacing w:before="100" w:beforeAutospacing="1" w:after="100" w:afterAutospacing="1"/>
          </w:pPr>
        </w:pPrChange>
      </w:pPr>
    </w:p>
    <w:p w14:paraId="0E90BD0A" w14:textId="77777777" w:rsidR="00667D61" w:rsidRPr="00630D51" w:rsidDel="00854DE3" w:rsidRDefault="00667D61">
      <w:pPr>
        <w:spacing w:before="100" w:beforeAutospacing="1" w:after="100" w:afterAutospacing="1" w:line="360" w:lineRule="auto"/>
        <w:jc w:val="both"/>
        <w:rPr>
          <w:del w:id="1127" w:author="Юлия Новокшанова" w:date="2020-02-13T19:59:00Z"/>
          <w:rFonts w:ascii="Times New Roman" w:eastAsia="Times New Roman" w:hAnsi="Times New Roman" w:cs="Times New Roman"/>
          <w:sz w:val="28"/>
          <w:szCs w:val="28"/>
          <w:lang w:eastAsia="ru-RU"/>
          <w:rPrChange w:id="1128" w:author="Юлия Новокшанова" w:date="2020-02-09T13:06:00Z">
            <w:rPr>
              <w:del w:id="1129" w:author="Юлия Новокшанова" w:date="2020-02-13T19:59:00Z"/>
              <w:rFonts w:ascii="Times New Roman" w:eastAsia="Times New Roman" w:hAnsi="Times New Roman" w:cs="Times New Roman"/>
              <w:lang w:eastAsia="ru-RU"/>
            </w:rPr>
          </w:rPrChange>
        </w:rPr>
        <w:pPrChange w:id="1130" w:author="Юлия Новокшанова" w:date="2020-02-09T13:07:00Z">
          <w:pPr>
            <w:spacing w:before="100" w:beforeAutospacing="1" w:after="100" w:afterAutospacing="1"/>
          </w:pPr>
        </w:pPrChange>
      </w:pPr>
      <w:del w:id="1131" w:author="Юлия Новокшанова" w:date="2020-02-13T19:59:00Z">
        <w:r w:rsidRPr="00630D51" w:rsidDel="00854DE3">
          <w:rPr>
            <w:rFonts w:ascii="Times New Roman" w:eastAsia="Times New Roman" w:hAnsi="Times New Roman" w:cs="Times New Roman"/>
            <w:sz w:val="28"/>
            <w:szCs w:val="28"/>
            <w:lang w:eastAsia="ru-RU"/>
            <w:rPrChange w:id="1132" w:author="Юлия Новокшанова" w:date="2020-02-09T13:06:00Z">
              <w:rPr>
                <w:rFonts w:ascii="Times New Roman" w:eastAsia="Times New Roman" w:hAnsi="Times New Roman" w:cs="Times New Roman"/>
                <w:sz w:val="22"/>
                <w:szCs w:val="22"/>
                <w:lang w:eastAsia="ru-RU"/>
              </w:rPr>
            </w:rPrChange>
          </w:rPr>
          <w:delText>inHeight – прежняя высота;</w:delText>
        </w:r>
        <w:r w:rsidRPr="00630D51" w:rsidDel="00854DE3">
          <w:rPr>
            <w:rFonts w:ascii="Times New Roman" w:eastAsia="Times New Roman" w:hAnsi="Times New Roman" w:cs="Times New Roman"/>
            <w:sz w:val="28"/>
            <w:szCs w:val="28"/>
            <w:lang w:eastAsia="ru-RU"/>
            <w:rPrChange w:id="1133" w:author="Юлия Новокшанова" w:date="2020-02-09T13:06:00Z">
              <w:rPr>
                <w:rFonts w:ascii="Times New Roman" w:eastAsia="Times New Roman" w:hAnsi="Times New Roman" w:cs="Times New Roman"/>
                <w:sz w:val="22"/>
                <w:szCs w:val="22"/>
                <w:lang w:eastAsia="ru-RU"/>
              </w:rPr>
            </w:rPrChange>
          </w:rPr>
          <w:br/>
          <w:delText xml:space="preserve">postSize – размер, переданный пользователем. </w:delText>
        </w:r>
      </w:del>
    </w:p>
    <w:p w14:paraId="61B0F223" w14:textId="77777777" w:rsidR="00667D61" w:rsidRPr="00630D51" w:rsidDel="00854DE3" w:rsidRDefault="00667D61">
      <w:pPr>
        <w:spacing w:before="100" w:beforeAutospacing="1" w:after="100" w:afterAutospacing="1" w:line="360" w:lineRule="auto"/>
        <w:jc w:val="both"/>
        <w:rPr>
          <w:del w:id="1134" w:author="Юлия Новокшанова" w:date="2020-02-13T19:59:00Z"/>
          <w:rFonts w:ascii="Times New Roman" w:eastAsia="Times New Roman" w:hAnsi="Times New Roman" w:cs="Times New Roman"/>
          <w:sz w:val="28"/>
          <w:szCs w:val="28"/>
          <w:lang w:eastAsia="ru-RU"/>
          <w:rPrChange w:id="1135" w:author="Юлия Новокшанова" w:date="2020-02-09T13:06:00Z">
            <w:rPr>
              <w:del w:id="1136" w:author="Юлия Новокшанова" w:date="2020-02-13T19:59:00Z"/>
              <w:rFonts w:ascii="Times New Roman" w:eastAsia="Times New Roman" w:hAnsi="Times New Roman" w:cs="Times New Roman"/>
              <w:lang w:eastAsia="ru-RU"/>
            </w:rPr>
          </w:rPrChange>
        </w:rPr>
        <w:pPrChange w:id="1137" w:author="Юлия Новокшанова" w:date="2020-02-09T13:07:00Z">
          <w:pPr>
            <w:spacing w:before="100" w:beforeAutospacing="1" w:after="100" w:afterAutospacing="1"/>
          </w:pPr>
        </w:pPrChange>
      </w:pPr>
      <w:del w:id="1138" w:author="Юлия Новокшанова" w:date="2020-02-13T19:59:00Z">
        <w:r w:rsidRPr="00630D51" w:rsidDel="00854DE3">
          <w:rPr>
            <w:rFonts w:ascii="Times New Roman" w:eastAsia="Times New Roman" w:hAnsi="Times New Roman" w:cs="Times New Roman"/>
            <w:sz w:val="28"/>
            <w:szCs w:val="28"/>
            <w:lang w:eastAsia="ru-RU"/>
            <w:rPrChange w:id="1139" w:author="Юлия Новокшанова" w:date="2020-02-09T13:06:00Z">
              <w:rPr>
                <w:rFonts w:ascii="Times New Roman" w:eastAsia="Times New Roman" w:hAnsi="Times New Roman" w:cs="Times New Roman"/>
                <w:sz w:val="22"/>
                <w:szCs w:val="22"/>
                <w:lang w:eastAsia="ru-RU"/>
              </w:rPr>
            </w:rPrChange>
          </w:rPr>
          <w:delText xml:space="preserve">7 “Фильтры” </w:delText>
        </w:r>
      </w:del>
    </w:p>
    <w:p w14:paraId="5C4609D2" w14:textId="77777777" w:rsidR="00667D61" w:rsidRPr="00630D51" w:rsidDel="00854DE3" w:rsidRDefault="00667D61">
      <w:pPr>
        <w:spacing w:before="100" w:beforeAutospacing="1" w:after="100" w:afterAutospacing="1" w:line="360" w:lineRule="auto"/>
        <w:jc w:val="both"/>
        <w:rPr>
          <w:del w:id="1140" w:author="Юлия Новокшанова" w:date="2020-02-13T19:59:00Z"/>
          <w:rFonts w:ascii="Times New Roman" w:eastAsia="Times New Roman" w:hAnsi="Times New Roman" w:cs="Times New Roman"/>
          <w:sz w:val="28"/>
          <w:szCs w:val="28"/>
          <w:lang w:eastAsia="ru-RU"/>
          <w:rPrChange w:id="1141" w:author="Юлия Новокшанова" w:date="2020-02-09T13:06:00Z">
            <w:rPr>
              <w:del w:id="1142" w:author="Юлия Новокшанова" w:date="2020-02-13T19:59:00Z"/>
              <w:rFonts w:ascii="Times New Roman" w:eastAsia="Times New Roman" w:hAnsi="Times New Roman" w:cs="Times New Roman"/>
              <w:lang w:eastAsia="ru-RU"/>
            </w:rPr>
          </w:rPrChange>
        </w:rPr>
        <w:pPrChange w:id="1143" w:author="Юлия Новокшанова" w:date="2020-02-09T13:07:00Z">
          <w:pPr>
            <w:spacing w:before="100" w:beforeAutospacing="1" w:after="100" w:afterAutospacing="1"/>
          </w:pPr>
        </w:pPrChange>
      </w:pPr>
      <w:del w:id="1144" w:author="Юлия Новокшанова" w:date="2020-02-13T19:59:00Z">
        <w:r w:rsidRPr="00630D51" w:rsidDel="00854DE3">
          <w:rPr>
            <w:rFonts w:ascii="Times New Roman" w:eastAsia="Times New Roman" w:hAnsi="Times New Roman" w:cs="Times New Roman"/>
            <w:sz w:val="28"/>
            <w:szCs w:val="28"/>
            <w:lang w:eastAsia="ru-RU"/>
            <w:rPrChange w:id="1145" w:author="Юлия Новокшанова" w:date="2020-02-09T13:06:00Z">
              <w:rPr>
                <w:rFonts w:ascii="Times New Roman" w:eastAsia="Times New Roman" w:hAnsi="Times New Roman" w:cs="Times New Roman"/>
                <w:sz w:val="22"/>
                <w:szCs w:val="22"/>
                <w:lang w:eastAsia="ru-RU"/>
              </w:rPr>
            </w:rPrChange>
          </w:rPr>
          <w:delText xml:space="preserve">Приложение Polo умеет накладывать 20 различных фильтров. С их помощью можно преобразовать изображение, придать ему стиля. Также пользователю доступна матрица свертки, в которую он может вбить самостоятельно данные для обработки. </w:delText>
        </w:r>
      </w:del>
    </w:p>
    <w:p w14:paraId="05F3A6B8" w14:textId="77777777" w:rsidR="00667D61" w:rsidRPr="00630D51" w:rsidDel="00854DE3" w:rsidRDefault="00667D61">
      <w:pPr>
        <w:spacing w:before="100" w:beforeAutospacing="1" w:after="100" w:afterAutospacing="1" w:line="360" w:lineRule="auto"/>
        <w:jc w:val="both"/>
        <w:rPr>
          <w:del w:id="1146" w:author="Юлия Новокшанова" w:date="2020-02-13T19:59:00Z"/>
          <w:rFonts w:ascii="Times New Roman" w:eastAsia="Times New Roman" w:hAnsi="Times New Roman" w:cs="Times New Roman"/>
          <w:sz w:val="28"/>
          <w:szCs w:val="28"/>
          <w:lang w:eastAsia="ru-RU"/>
          <w:rPrChange w:id="1147" w:author="Юлия Новокшанова" w:date="2020-02-09T13:06:00Z">
            <w:rPr>
              <w:del w:id="1148" w:author="Юлия Новокшанова" w:date="2020-02-13T19:59:00Z"/>
              <w:rFonts w:ascii="Times New Roman" w:eastAsia="Times New Roman" w:hAnsi="Times New Roman" w:cs="Times New Roman"/>
              <w:lang w:eastAsia="ru-RU"/>
            </w:rPr>
          </w:rPrChange>
        </w:rPr>
        <w:pPrChange w:id="1149" w:author="Юлия Новокшанова" w:date="2020-02-09T13:07:00Z">
          <w:pPr>
            <w:spacing w:before="100" w:beforeAutospacing="1" w:after="100" w:afterAutospacing="1"/>
          </w:pPr>
        </w:pPrChange>
      </w:pPr>
      <w:del w:id="1150" w:author="Юлия Новокшанова" w:date="2020-02-13T19:59:00Z">
        <w:r w:rsidRPr="00630D51" w:rsidDel="00854DE3">
          <w:rPr>
            <w:rFonts w:ascii="Times New Roman" w:eastAsia="Times New Roman" w:hAnsi="Times New Roman" w:cs="Times New Roman"/>
            <w:sz w:val="28"/>
            <w:szCs w:val="28"/>
            <w:lang w:eastAsia="ru-RU"/>
            <w:rPrChange w:id="1151" w:author="Юлия Новокшанова" w:date="2020-02-09T13:06:00Z">
              <w:rPr>
                <w:rFonts w:ascii="Times New Roman" w:eastAsia="Times New Roman" w:hAnsi="Times New Roman" w:cs="Times New Roman"/>
                <w:sz w:val="22"/>
                <w:szCs w:val="22"/>
                <w:lang w:eastAsia="ru-RU"/>
              </w:rPr>
            </w:rPrChange>
          </w:rPr>
          <w:delText xml:space="preserve">Для инверсии, Ч-Б и сепии применяется класс PictureThread.java. В нем у каждого эффекта есть собственный ColorMatrix. Данная матрица заполняется по принципу указанному в таблице 1. </w:delText>
        </w:r>
      </w:del>
    </w:p>
    <w:p w14:paraId="6F4F83C2" w14:textId="77777777" w:rsidR="00F6139C" w:rsidRDefault="00667D61" w:rsidP="00F6139C">
      <w:pPr>
        <w:pStyle w:val="HTML"/>
        <w:shd w:val="clear" w:color="auto" w:fill="FFFFFF"/>
        <w:rPr>
          <w:ins w:id="1152" w:author="Юлия Новокшанова" w:date="2020-02-13T20:07:00Z"/>
          <w:rFonts w:ascii="Menlo" w:hAnsi="Menlo" w:cs="Menlo"/>
          <w:b/>
          <w:bCs/>
          <w:color w:val="008080"/>
        </w:rPr>
      </w:pPr>
      <w:del w:id="1153" w:author="Юлия Новокшанова" w:date="2020-02-13T19:59:00Z">
        <w:r w:rsidRPr="00630D51" w:rsidDel="00854DE3">
          <w:rPr>
            <w:rFonts w:ascii="Times New Roman" w:hAnsi="Times New Roman" w:cs="Times New Roman"/>
            <w:sz w:val="28"/>
            <w:szCs w:val="28"/>
            <w:rPrChange w:id="1154" w:author="Юлия Новокшанова" w:date="2020-02-09T13:06:00Z">
              <w:rPr>
                <w:rFonts w:ascii="Times New Roman" w:hAnsi="Times New Roman" w:cs="Times New Roman"/>
                <w:sz w:val="22"/>
                <w:szCs w:val="22"/>
              </w:rPr>
            </w:rPrChange>
          </w:rPr>
          <w:delText>Таблица 1 – Фильтр для изменения цвета, использующий значения 4x5 матрицы</w:delText>
        </w:r>
      </w:del>
      <w:r w:rsidRPr="00630D51">
        <w:rPr>
          <w:rFonts w:ascii="Times New Roman" w:hAnsi="Times New Roman" w:cs="Times New Roman"/>
          <w:sz w:val="28"/>
          <w:szCs w:val="28"/>
          <w:rPrChange w:id="1155" w:author="Юлия Новокшанова" w:date="2020-02-09T13:06:00Z">
            <w:rPr>
              <w:rFonts w:ascii="Times New Roman" w:hAnsi="Times New Roman" w:cs="Times New Roman"/>
              <w:sz w:val="22"/>
              <w:szCs w:val="22"/>
            </w:rPr>
          </w:rPrChange>
        </w:rPr>
        <w:t xml:space="preserve"> </w:t>
      </w:r>
      <w:ins w:id="1156" w:author="Юлия Новокшанова" w:date="2020-02-13T20:00:00Z">
        <w:r w:rsidR="00854DE3">
          <w:rPr>
            <w:rFonts w:ascii="Times New Roman" w:hAnsi="Times New Roman" w:cs="Times New Roman"/>
            <w:sz w:val="28"/>
            <w:szCs w:val="28"/>
          </w:rPr>
          <w:t>Данная часть программы предназначена, для уведомления пользователя об успешной записи</w:t>
        </w:r>
        <w:r w:rsidR="00F6139C">
          <w:rPr>
            <w:rFonts w:ascii="Times New Roman" w:hAnsi="Times New Roman" w:cs="Times New Roman"/>
            <w:sz w:val="28"/>
            <w:szCs w:val="28"/>
          </w:rPr>
          <w:t>. На почту указанную</w:t>
        </w:r>
      </w:ins>
      <w:ins w:id="1157" w:author="Юлия Новокшанова" w:date="2020-02-13T20:01:00Z">
        <w:r w:rsidR="00F6139C">
          <w:rPr>
            <w:rFonts w:ascii="Times New Roman" w:hAnsi="Times New Roman" w:cs="Times New Roman"/>
            <w:sz w:val="28"/>
            <w:szCs w:val="28"/>
          </w:rPr>
          <w:t xml:space="preserve"> пользователем отправляется сообщение в данной форме: </w:t>
        </w:r>
        <w:r w:rsidR="00F6139C" w:rsidRPr="00F6139C">
          <w:rPr>
            <w:rFonts w:ascii="Menlo" w:hAnsi="Menlo" w:cs="Menlo"/>
            <w:b/>
            <w:bCs/>
            <w:color w:val="008080"/>
          </w:rPr>
          <w:t xml:space="preserve">"Уважаемый, </w:t>
        </w:r>
        <w:r w:rsidR="00F6139C" w:rsidRPr="00F6139C">
          <w:rPr>
            <w:rFonts w:ascii="Menlo" w:hAnsi="Menlo" w:cs="Menlo"/>
            <w:b/>
            <w:bCs/>
            <w:color w:val="000080"/>
          </w:rPr>
          <w:t>{</w:t>
        </w:r>
        <w:r w:rsidR="00F6139C" w:rsidRPr="00F6139C">
          <w:rPr>
            <w:rFonts w:ascii="Menlo" w:hAnsi="Menlo" w:cs="Menlo"/>
            <w:color w:val="000000"/>
          </w:rPr>
          <w:t>user</w:t>
        </w:r>
        <w:r w:rsidR="00F6139C" w:rsidRPr="00F6139C">
          <w:rPr>
            <w:rFonts w:ascii="Menlo" w:hAnsi="Menlo" w:cs="Menlo"/>
            <w:b/>
            <w:bCs/>
            <w:color w:val="000080"/>
          </w:rPr>
          <w:t>}</w:t>
        </w:r>
        <w:r w:rsidR="00F6139C" w:rsidRPr="00F6139C">
          <w:rPr>
            <w:rFonts w:ascii="Menlo" w:hAnsi="Menlo" w:cs="Menlo"/>
            <w:b/>
            <w:bCs/>
            <w:color w:val="008080"/>
          </w:rPr>
          <w:t xml:space="preserve">! Вы записаны на прием к </w:t>
        </w:r>
        <w:r w:rsidR="00F6139C" w:rsidRPr="00F6139C">
          <w:rPr>
            <w:rFonts w:ascii="Menlo" w:hAnsi="Menlo" w:cs="Menlo"/>
            <w:b/>
            <w:bCs/>
            <w:color w:val="000080"/>
          </w:rPr>
          <w:t>{</w:t>
        </w:r>
        <w:r w:rsidR="00F6139C" w:rsidRPr="00F6139C">
          <w:rPr>
            <w:rFonts w:ascii="Menlo" w:hAnsi="Menlo" w:cs="Menlo"/>
            <w:color w:val="000000"/>
          </w:rPr>
          <w:t>doctor</w:t>
        </w:r>
        <w:r w:rsidR="00F6139C" w:rsidRPr="00F6139C">
          <w:rPr>
            <w:rFonts w:ascii="Menlo" w:hAnsi="Menlo" w:cs="Menlo"/>
            <w:b/>
            <w:bCs/>
            <w:color w:val="000080"/>
          </w:rPr>
          <w:t>}</w:t>
        </w:r>
        <w:r w:rsidR="00F6139C" w:rsidRPr="00F6139C">
          <w:rPr>
            <w:rFonts w:ascii="Menlo" w:hAnsi="Menlo" w:cs="Menlo"/>
            <w:b/>
            <w:bCs/>
            <w:color w:val="008080"/>
          </w:rPr>
          <w:t xml:space="preserve"> на </w:t>
        </w:r>
        <w:r w:rsidR="00F6139C" w:rsidRPr="00F6139C">
          <w:rPr>
            <w:rFonts w:ascii="Menlo" w:hAnsi="Menlo" w:cs="Menlo"/>
            <w:b/>
            <w:bCs/>
            <w:color w:val="000080"/>
          </w:rPr>
          <w:t>{</w:t>
        </w:r>
        <w:r w:rsidR="00F6139C" w:rsidRPr="00F6139C">
          <w:rPr>
            <w:rFonts w:ascii="Menlo" w:hAnsi="Menlo" w:cs="Menlo"/>
            <w:color w:val="000000"/>
          </w:rPr>
          <w:t>time</w:t>
        </w:r>
        <w:r w:rsidR="00F6139C" w:rsidRPr="00F6139C">
          <w:rPr>
            <w:rFonts w:ascii="Menlo" w:hAnsi="Menlo" w:cs="Menlo"/>
            <w:b/>
            <w:bCs/>
            <w:color w:val="000080"/>
          </w:rPr>
          <w:t>} {</w:t>
        </w:r>
        <w:r w:rsidR="00F6139C" w:rsidRPr="00F6139C">
          <w:rPr>
            <w:rFonts w:ascii="Menlo" w:hAnsi="Menlo" w:cs="Menlo"/>
            <w:color w:val="000000"/>
          </w:rPr>
          <w:t>day</w:t>
        </w:r>
        <w:r w:rsidR="00F6139C" w:rsidRPr="00F6139C">
          <w:rPr>
            <w:rFonts w:ascii="Menlo" w:hAnsi="Menlo" w:cs="Menlo"/>
            <w:b/>
            <w:bCs/>
            <w:color w:val="000080"/>
          </w:rPr>
          <w:t>}</w:t>
        </w:r>
        <w:r w:rsidR="00F6139C" w:rsidRPr="00F6139C">
          <w:rPr>
            <w:rFonts w:ascii="Menlo" w:hAnsi="Menlo" w:cs="Menlo"/>
            <w:b/>
            <w:bCs/>
            <w:color w:val="008080"/>
          </w:rPr>
          <w:t>"</w:t>
        </w:r>
      </w:ins>
      <w:ins w:id="1158" w:author="Юлия Новокшанова" w:date="2020-02-13T20:06:00Z">
        <w:r w:rsidR="00F6139C">
          <w:rPr>
            <w:rFonts w:ascii="Menlo" w:hAnsi="Menlo" w:cs="Menlo"/>
            <w:b/>
            <w:bCs/>
            <w:color w:val="008080"/>
          </w:rPr>
          <w:t xml:space="preserve"> </w:t>
        </w:r>
      </w:ins>
    </w:p>
    <w:p w14:paraId="587E9C0A" w14:textId="77777777" w:rsidR="00F6139C" w:rsidRDefault="00F6139C" w:rsidP="00F6139C">
      <w:pPr>
        <w:pStyle w:val="HTML"/>
        <w:shd w:val="clear" w:color="auto" w:fill="FFFFFF"/>
        <w:rPr>
          <w:ins w:id="1159" w:author="Юлия Новокшанова" w:date="2020-02-13T20:08:00Z"/>
          <w:rFonts w:ascii="Menlo" w:hAnsi="Menlo" w:cs="Menlo"/>
          <w:color w:val="000000"/>
        </w:rPr>
      </w:pPr>
    </w:p>
    <w:p w14:paraId="0C352180" w14:textId="77777777" w:rsidR="00F6139C" w:rsidRDefault="00F6139C" w:rsidP="00F6139C">
      <w:pPr>
        <w:pStyle w:val="HTML"/>
        <w:shd w:val="clear" w:color="auto" w:fill="FFFFFF"/>
        <w:rPr>
          <w:ins w:id="1160" w:author="Юлия Новокшанова" w:date="2020-02-13T20:12:00Z"/>
          <w:rFonts w:ascii="Menlo" w:hAnsi="Menlo" w:cs="Menlo"/>
          <w:color w:val="000000"/>
        </w:rPr>
      </w:pPr>
      <w:ins w:id="1161" w:author="Юлия Новокшанова" w:date="2020-02-13T20:08:00Z">
        <w:r w:rsidRPr="00F6139C">
          <w:rPr>
            <w:rFonts w:ascii="Menlo" w:hAnsi="Menlo" w:cs="Menlo"/>
            <w:color w:val="000000"/>
          </w:rPr>
          <w:t>Поэтому пользователь будет не толькло предупрежден о записи, но и узнает дату, время и доктора</w:t>
        </w:r>
        <w:r>
          <w:rPr>
            <w:rFonts w:ascii="Menlo" w:hAnsi="Menlo" w:cs="Menlo"/>
            <w:color w:val="000000"/>
          </w:rPr>
          <w:t>.</w:t>
        </w:r>
      </w:ins>
    </w:p>
    <w:p w14:paraId="6D52D442" w14:textId="77777777" w:rsidR="001D1F28" w:rsidRDefault="001D1F28" w:rsidP="001D1F28">
      <w:pPr>
        <w:pStyle w:val="HTML"/>
        <w:shd w:val="clear" w:color="auto" w:fill="FFFFFF"/>
        <w:rPr>
          <w:ins w:id="1162" w:author="Юлия Новокшанова" w:date="2020-02-13T20:13:00Z"/>
          <w:rFonts w:ascii="Menlo" w:hAnsi="Menlo" w:cs="Menlo"/>
          <w:b/>
          <w:bCs/>
          <w:color w:val="008080"/>
        </w:rPr>
      </w:pPr>
      <w:ins w:id="1163" w:author="Юлия Новокшанова" w:date="2020-02-13T20:12:00Z">
        <w:r>
          <w:rPr>
            <w:rFonts w:ascii="Menlo" w:hAnsi="Menlo" w:cs="Menlo"/>
            <w:color w:val="000000"/>
          </w:rPr>
          <w:t xml:space="preserve">Поиск нужной кнопки осщестляется путем поиска элементов по </w:t>
        </w:r>
        <w:r>
          <w:rPr>
            <w:rFonts w:ascii="Menlo" w:hAnsi="Menlo" w:cs="Menlo"/>
            <w:color w:val="000000"/>
            <w:lang w:val="en-US"/>
          </w:rPr>
          <w:t>XPATH</w:t>
        </w:r>
        <w:r>
          <w:rPr>
            <w:rFonts w:ascii="Menlo" w:hAnsi="Menlo" w:cs="Menlo"/>
            <w:color w:val="000000"/>
          </w:rPr>
          <w:t>:</w:t>
        </w:r>
      </w:ins>
      <w:ins w:id="1164" w:author="Юлия Новокшанова" w:date="2020-02-13T20:13:00Z">
        <w:r w:rsidRPr="001D1F28">
          <w:rPr>
            <w:rFonts w:ascii="Menlo" w:hAnsi="Menlo" w:cs="Menlo"/>
            <w:color w:val="000000"/>
          </w:rPr>
          <w:t xml:space="preserve"> </w:t>
        </w:r>
        <w:r>
          <w:rPr>
            <w:rFonts w:ascii="Menlo" w:hAnsi="Menlo" w:cs="Menlo"/>
            <w:color w:val="000000"/>
          </w:rPr>
          <w:t xml:space="preserve">By.XPATH, </w:t>
        </w:r>
        <w:r>
          <w:rPr>
            <w:rFonts w:ascii="Menlo" w:hAnsi="Menlo" w:cs="Menlo"/>
            <w:b/>
            <w:bCs/>
            <w:color w:val="008080"/>
          </w:rPr>
          <w:t>f'*//h3[contains(text(), "</w:t>
        </w:r>
        <w:r>
          <w:rPr>
            <w:rFonts w:ascii="Menlo" w:hAnsi="Menlo" w:cs="Menlo"/>
            <w:b/>
            <w:bCs/>
            <w:color w:val="000080"/>
          </w:rPr>
          <w:t>{</w:t>
        </w:r>
        <w:r>
          <w:rPr>
            <w:rFonts w:ascii="Menlo" w:hAnsi="Menlo" w:cs="Menlo"/>
            <w:color w:val="000000"/>
          </w:rPr>
          <w:t>a</w:t>
        </w:r>
        <w:r>
          <w:rPr>
            <w:rFonts w:ascii="Menlo" w:hAnsi="Menlo" w:cs="Menlo"/>
            <w:b/>
            <w:bCs/>
            <w:color w:val="000080"/>
          </w:rPr>
          <w:t>}</w:t>
        </w:r>
        <w:r>
          <w:rPr>
            <w:rFonts w:ascii="Menlo" w:hAnsi="Menlo" w:cs="Menlo"/>
            <w:b/>
            <w:bCs/>
            <w:color w:val="008080"/>
          </w:rPr>
          <w:t>")]'</w:t>
        </w:r>
      </w:ins>
    </w:p>
    <w:p w14:paraId="1DA5E0FD" w14:textId="77777777" w:rsidR="001D1F28" w:rsidRPr="001D1F28" w:rsidRDefault="001D1F28" w:rsidP="001D1F28">
      <w:pPr>
        <w:pStyle w:val="HTML"/>
        <w:shd w:val="clear" w:color="auto" w:fill="FFFFFF"/>
        <w:rPr>
          <w:ins w:id="1165" w:author="Юлия Новокшанова" w:date="2020-02-13T20:13:00Z"/>
          <w:rFonts w:ascii="Menlo" w:hAnsi="Menlo" w:cs="Menlo"/>
          <w:b/>
          <w:bCs/>
          <w:color w:val="008080"/>
          <w:rPrChange w:id="1166" w:author="Юлия Новокшанова" w:date="2020-02-13T20:13:00Z">
            <w:rPr>
              <w:ins w:id="1167" w:author="Юлия Новокшанова" w:date="2020-02-13T20:13:00Z"/>
              <w:rFonts w:ascii="Menlo" w:hAnsi="Menlo" w:cs="Menlo"/>
              <w:color w:val="000000"/>
            </w:rPr>
          </w:rPrChange>
        </w:rPr>
      </w:pPr>
    </w:p>
    <w:p w14:paraId="7FB50ADF" w14:textId="77777777" w:rsidR="001D1F28" w:rsidRPr="001D1F28" w:rsidRDefault="001D1F28" w:rsidP="00F6139C">
      <w:pPr>
        <w:pStyle w:val="HTML"/>
        <w:shd w:val="clear" w:color="auto" w:fill="FFFFFF"/>
        <w:rPr>
          <w:ins w:id="1168" w:author="Юлия Новокшанова" w:date="2020-02-13T20:08:00Z"/>
          <w:rFonts w:ascii="Menlo" w:hAnsi="Menlo" w:cs="Menlo"/>
          <w:color w:val="000000"/>
        </w:rPr>
      </w:pPr>
    </w:p>
    <w:p w14:paraId="5F6EF95B" w14:textId="77777777" w:rsidR="00F6139C" w:rsidRDefault="00F6139C" w:rsidP="00F6139C">
      <w:pPr>
        <w:pStyle w:val="HTML"/>
        <w:shd w:val="clear" w:color="auto" w:fill="FFFFFF"/>
        <w:rPr>
          <w:ins w:id="1169" w:author="Юлия Новокшанова" w:date="2020-02-13T20:08:00Z"/>
          <w:rFonts w:ascii="Menlo" w:hAnsi="Menlo" w:cs="Menlo"/>
          <w:bCs/>
          <w:color w:val="FF0000"/>
        </w:rPr>
      </w:pPr>
    </w:p>
    <w:p w14:paraId="3F610B13" w14:textId="77777777" w:rsidR="00667D61" w:rsidRPr="00F6139C" w:rsidRDefault="00F6139C">
      <w:pPr>
        <w:spacing w:before="100" w:beforeAutospacing="1" w:after="100" w:afterAutospacing="1" w:line="360" w:lineRule="auto"/>
        <w:jc w:val="both"/>
        <w:rPr>
          <w:rFonts w:ascii="Times New Roman" w:eastAsia="Times New Roman" w:hAnsi="Times New Roman" w:cs="Times New Roman"/>
          <w:sz w:val="28"/>
          <w:szCs w:val="28"/>
          <w:lang w:eastAsia="ru-RU"/>
          <w:rPrChange w:id="1170" w:author="Юлия Новокшанова" w:date="2020-02-13T20:02:00Z">
            <w:rPr>
              <w:rFonts w:ascii="Times New Roman" w:eastAsia="Times New Roman" w:hAnsi="Times New Roman" w:cs="Times New Roman"/>
              <w:lang w:eastAsia="ru-RU"/>
            </w:rPr>
          </w:rPrChange>
        </w:rPr>
        <w:pPrChange w:id="1171" w:author="Юлия Новокшанова" w:date="2020-02-09T13:07:00Z">
          <w:pPr>
            <w:spacing w:before="100" w:beforeAutospacing="1" w:after="100" w:afterAutospacing="1"/>
          </w:pPr>
        </w:pPrChange>
      </w:pPr>
      <w:ins w:id="1172" w:author="Юлия Новокшанова" w:date="2020-02-13T20:06:00Z">
        <w:r>
          <w:rPr>
            <w:rFonts w:ascii="Times New Roman" w:eastAsia="Times New Roman" w:hAnsi="Times New Roman" w:cs="Times New Roman"/>
            <w:noProof/>
            <w:sz w:val="28"/>
            <w:szCs w:val="28"/>
            <w:lang w:eastAsia="ru-RU"/>
          </w:rPr>
          <w:drawing>
            <wp:inline distT="0" distB="0" distL="0" distR="0" wp14:anchorId="1B015615" wp14:editId="1D50274B">
              <wp:extent cx="1518962" cy="3295267"/>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w46crVVcIk.jpg"/>
                      <pic:cNvPicPr/>
                    </pic:nvPicPr>
                    <pic:blipFill>
                      <a:blip r:embed="rId12">
                        <a:extLst>
                          <a:ext uri="{28A0092B-C50C-407E-A947-70E740481C1C}">
                            <a14:useLocalDpi xmlns:a14="http://schemas.microsoft.com/office/drawing/2010/main" val="0"/>
                          </a:ext>
                        </a:extLst>
                      </a:blip>
                      <a:stretch>
                        <a:fillRect/>
                      </a:stretch>
                    </pic:blipFill>
                    <pic:spPr>
                      <a:xfrm>
                        <a:off x="0" y="0"/>
                        <a:ext cx="1539899" cy="3340688"/>
                      </a:xfrm>
                      <a:prstGeom prst="rect">
                        <a:avLst/>
                      </a:prstGeom>
                    </pic:spPr>
                  </pic:pic>
                </a:graphicData>
              </a:graphic>
            </wp:inline>
          </w:drawing>
        </w:r>
      </w:ins>
    </w:p>
    <w:tbl>
      <w:tblPr>
        <w:tblW w:w="0" w:type="auto"/>
        <w:tblCellMar>
          <w:top w:w="15" w:type="dxa"/>
          <w:left w:w="15" w:type="dxa"/>
          <w:bottom w:w="15" w:type="dxa"/>
          <w:right w:w="15" w:type="dxa"/>
        </w:tblCellMar>
        <w:tblLook w:val="04A0" w:firstRow="1" w:lastRow="0" w:firstColumn="1" w:lastColumn="0" w:noHBand="0" w:noVBand="1"/>
      </w:tblPr>
      <w:tblGrid>
        <w:gridCol w:w="357"/>
        <w:gridCol w:w="373"/>
        <w:gridCol w:w="1351"/>
        <w:gridCol w:w="373"/>
        <w:gridCol w:w="1351"/>
      </w:tblGrid>
      <w:tr w:rsidR="00667D61" w:rsidRPr="00630D51" w:rsidDel="00854DE3" w14:paraId="208FBB9B" w14:textId="77777777" w:rsidTr="00667D61">
        <w:trPr>
          <w:del w:id="1173" w:author="Юлия Новокшанова" w:date="2020-02-13T19:59:00Z"/>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8F2AAC7" w14:textId="77777777" w:rsidR="00667D61" w:rsidRPr="00630D51" w:rsidDel="00854DE3" w:rsidRDefault="00667D61">
            <w:pPr>
              <w:spacing w:before="100" w:beforeAutospacing="1" w:after="100" w:afterAutospacing="1" w:line="360" w:lineRule="auto"/>
              <w:jc w:val="both"/>
              <w:rPr>
                <w:del w:id="1174" w:author="Юлия Новокшанова" w:date="2020-02-13T19:59:00Z"/>
                <w:rFonts w:ascii="Times New Roman" w:eastAsia="Times New Roman" w:hAnsi="Times New Roman" w:cs="Times New Roman"/>
                <w:sz w:val="28"/>
                <w:szCs w:val="28"/>
                <w:lang w:eastAsia="ru-RU"/>
                <w:rPrChange w:id="1175" w:author="Юлия Новокшанова" w:date="2020-02-09T13:06:00Z">
                  <w:rPr>
                    <w:del w:id="1176" w:author="Юлия Новокшанова" w:date="2020-02-13T19:59:00Z"/>
                    <w:rFonts w:ascii="Times New Roman" w:eastAsia="Times New Roman" w:hAnsi="Times New Roman" w:cs="Times New Roman"/>
                    <w:lang w:eastAsia="ru-RU"/>
                  </w:rPr>
                </w:rPrChange>
              </w:rPr>
              <w:pPrChange w:id="1177" w:author="Юлия Новокшанова" w:date="2020-02-09T13:07:00Z">
                <w:pPr>
                  <w:spacing w:before="100" w:beforeAutospacing="1" w:after="100" w:afterAutospacing="1"/>
                </w:pPr>
              </w:pPrChange>
            </w:pPr>
            <w:del w:id="1178" w:author="Юлия Новокшанова" w:date="2020-02-13T19:59:00Z">
              <w:r w:rsidRPr="00630D51" w:rsidDel="00854DE3">
                <w:rPr>
                  <w:rFonts w:ascii="Times New Roman" w:eastAsia="Times New Roman" w:hAnsi="Times New Roman" w:cs="Times New Roman"/>
                  <w:sz w:val="28"/>
                  <w:szCs w:val="28"/>
                  <w:lang w:eastAsia="ru-RU"/>
                  <w:rPrChange w:id="1179" w:author="Юлия Новокшанова" w:date="2020-02-09T13:06:00Z">
                    <w:rPr>
                      <w:rFonts w:ascii="Times New Roman" w:eastAsia="Times New Roman" w:hAnsi="Times New Roman" w:cs="Times New Roman"/>
                      <w:sz w:val="22"/>
                      <w:szCs w:val="22"/>
                      <w:lang w:eastAsia="ru-RU"/>
                    </w:rPr>
                  </w:rPrChange>
                </w:rPr>
                <w:delText xml:space="preserve">rR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08E43B9" w14:textId="77777777" w:rsidR="00667D61" w:rsidRPr="00630D51" w:rsidDel="00854DE3" w:rsidRDefault="00667D61">
            <w:pPr>
              <w:spacing w:before="100" w:beforeAutospacing="1" w:after="100" w:afterAutospacing="1" w:line="360" w:lineRule="auto"/>
              <w:jc w:val="both"/>
              <w:rPr>
                <w:del w:id="1180" w:author="Юлия Новокшанова" w:date="2020-02-13T19:59:00Z"/>
                <w:rFonts w:ascii="Times New Roman" w:eastAsia="Times New Roman" w:hAnsi="Times New Roman" w:cs="Times New Roman"/>
                <w:sz w:val="28"/>
                <w:szCs w:val="28"/>
                <w:lang w:eastAsia="ru-RU"/>
                <w:rPrChange w:id="1181" w:author="Юлия Новокшанова" w:date="2020-02-09T13:06:00Z">
                  <w:rPr>
                    <w:del w:id="1182" w:author="Юлия Новокшанова" w:date="2020-02-13T19:59:00Z"/>
                    <w:rFonts w:ascii="Times New Roman" w:eastAsia="Times New Roman" w:hAnsi="Times New Roman" w:cs="Times New Roman"/>
                    <w:lang w:eastAsia="ru-RU"/>
                  </w:rPr>
                </w:rPrChange>
              </w:rPr>
              <w:pPrChange w:id="1183" w:author="Юлия Новокшанова" w:date="2020-02-09T13:07:00Z">
                <w:pPr>
                  <w:spacing w:before="100" w:beforeAutospacing="1" w:after="100" w:afterAutospacing="1"/>
                </w:pPr>
              </w:pPrChange>
            </w:pPr>
            <w:del w:id="1184" w:author="Юлия Новокшанова" w:date="2020-02-13T19:59:00Z">
              <w:r w:rsidRPr="00630D51" w:rsidDel="00854DE3">
                <w:rPr>
                  <w:rFonts w:ascii="Times New Roman" w:eastAsia="Times New Roman" w:hAnsi="Times New Roman" w:cs="Times New Roman"/>
                  <w:sz w:val="28"/>
                  <w:szCs w:val="28"/>
                  <w:lang w:eastAsia="ru-RU"/>
                  <w:rPrChange w:id="1185" w:author="Юлия Новокшанова" w:date="2020-02-09T13:06:00Z">
                    <w:rPr>
                      <w:rFonts w:ascii="Times New Roman" w:eastAsia="Times New Roman" w:hAnsi="Times New Roman" w:cs="Times New Roman"/>
                      <w:sz w:val="22"/>
                      <w:szCs w:val="22"/>
                      <w:lang w:eastAsia="ru-RU"/>
                    </w:rPr>
                  </w:rPrChange>
                </w:rPr>
                <w:delText xml:space="preserve">rG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CC8E939" w14:textId="77777777" w:rsidR="00667D61" w:rsidRPr="00630D51" w:rsidDel="00854DE3" w:rsidRDefault="00667D61">
            <w:pPr>
              <w:spacing w:before="100" w:beforeAutospacing="1" w:after="100" w:afterAutospacing="1" w:line="360" w:lineRule="auto"/>
              <w:jc w:val="both"/>
              <w:rPr>
                <w:del w:id="1186" w:author="Юлия Новокшанова" w:date="2020-02-13T19:59:00Z"/>
                <w:rFonts w:ascii="Times New Roman" w:eastAsia="Times New Roman" w:hAnsi="Times New Roman" w:cs="Times New Roman"/>
                <w:sz w:val="28"/>
                <w:szCs w:val="28"/>
                <w:lang w:eastAsia="ru-RU"/>
                <w:rPrChange w:id="1187" w:author="Юлия Новокшанова" w:date="2020-02-09T13:06:00Z">
                  <w:rPr>
                    <w:del w:id="1188" w:author="Юлия Новокшанова" w:date="2020-02-13T19:59:00Z"/>
                    <w:rFonts w:ascii="Times New Roman" w:eastAsia="Times New Roman" w:hAnsi="Times New Roman" w:cs="Times New Roman"/>
                    <w:lang w:eastAsia="ru-RU"/>
                  </w:rPr>
                </w:rPrChange>
              </w:rPr>
              <w:pPrChange w:id="1189" w:author="Юлия Новокшанова" w:date="2020-02-09T13:07:00Z">
                <w:pPr>
                  <w:spacing w:before="100" w:beforeAutospacing="1" w:after="100" w:afterAutospacing="1"/>
                </w:pPr>
              </w:pPrChange>
            </w:pPr>
            <w:del w:id="1190" w:author="Юлия Новокшанова" w:date="2020-02-13T19:59:00Z">
              <w:r w:rsidRPr="00630D51" w:rsidDel="00854DE3">
                <w:rPr>
                  <w:rFonts w:ascii="Times New Roman" w:eastAsia="Times New Roman" w:hAnsi="Times New Roman" w:cs="Times New Roman"/>
                  <w:sz w:val="28"/>
                  <w:szCs w:val="28"/>
                  <w:lang w:eastAsia="ru-RU"/>
                  <w:rPrChange w:id="1191" w:author="Юлия Новокшанова" w:date="2020-02-09T13:06:00Z">
                    <w:rPr>
                      <w:rFonts w:ascii="Times New Roman" w:eastAsia="Times New Roman" w:hAnsi="Times New Roman" w:cs="Times New Roman"/>
                      <w:sz w:val="22"/>
                      <w:szCs w:val="22"/>
                      <w:lang w:eastAsia="ru-RU"/>
                    </w:rPr>
                  </w:rPrChange>
                </w:rPr>
                <w:delText xml:space="preserve">rB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2A80174" w14:textId="77777777" w:rsidR="00667D61" w:rsidRPr="00630D51" w:rsidDel="00854DE3" w:rsidRDefault="00667D61">
            <w:pPr>
              <w:spacing w:before="100" w:beforeAutospacing="1" w:after="100" w:afterAutospacing="1" w:line="360" w:lineRule="auto"/>
              <w:jc w:val="both"/>
              <w:rPr>
                <w:del w:id="1192" w:author="Юлия Новокшанова" w:date="2020-02-13T19:59:00Z"/>
                <w:rFonts w:ascii="Times New Roman" w:eastAsia="Times New Roman" w:hAnsi="Times New Roman" w:cs="Times New Roman"/>
                <w:sz w:val="28"/>
                <w:szCs w:val="28"/>
                <w:lang w:eastAsia="ru-RU"/>
                <w:rPrChange w:id="1193" w:author="Юлия Новокшанова" w:date="2020-02-09T13:06:00Z">
                  <w:rPr>
                    <w:del w:id="1194" w:author="Юлия Новокшанова" w:date="2020-02-13T19:59:00Z"/>
                    <w:rFonts w:ascii="Times New Roman" w:eastAsia="Times New Roman" w:hAnsi="Times New Roman" w:cs="Times New Roman"/>
                    <w:lang w:eastAsia="ru-RU"/>
                  </w:rPr>
                </w:rPrChange>
              </w:rPr>
              <w:pPrChange w:id="1195" w:author="Юлия Новокшанова" w:date="2020-02-09T13:07:00Z">
                <w:pPr>
                  <w:spacing w:before="100" w:beforeAutospacing="1" w:after="100" w:afterAutospacing="1"/>
                </w:pPr>
              </w:pPrChange>
            </w:pPr>
            <w:del w:id="1196" w:author="Юлия Новокшанова" w:date="2020-02-13T19:59:00Z">
              <w:r w:rsidRPr="00630D51" w:rsidDel="00854DE3">
                <w:rPr>
                  <w:rFonts w:ascii="Times New Roman" w:eastAsia="Times New Roman" w:hAnsi="Times New Roman" w:cs="Times New Roman"/>
                  <w:sz w:val="28"/>
                  <w:szCs w:val="28"/>
                  <w:lang w:eastAsia="ru-RU"/>
                  <w:rPrChange w:id="1197" w:author="Юлия Новокшанова" w:date="2020-02-09T13:06:00Z">
                    <w:rPr>
                      <w:rFonts w:ascii="Times New Roman" w:eastAsia="Times New Roman" w:hAnsi="Times New Roman" w:cs="Times New Roman"/>
                      <w:sz w:val="22"/>
                      <w:szCs w:val="22"/>
                      <w:lang w:eastAsia="ru-RU"/>
                    </w:rPr>
                  </w:rPrChange>
                </w:rPr>
                <w:delText xml:space="preserve">rA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24C9F80" w14:textId="77777777" w:rsidR="00667D61" w:rsidRPr="00630D51" w:rsidDel="00854DE3" w:rsidRDefault="00667D61">
            <w:pPr>
              <w:spacing w:before="100" w:beforeAutospacing="1" w:after="100" w:afterAutospacing="1" w:line="360" w:lineRule="auto"/>
              <w:jc w:val="both"/>
              <w:rPr>
                <w:del w:id="1198" w:author="Юлия Новокшанова" w:date="2020-02-13T19:59:00Z"/>
                <w:rFonts w:ascii="Times New Roman" w:eastAsia="Times New Roman" w:hAnsi="Times New Roman" w:cs="Times New Roman"/>
                <w:sz w:val="28"/>
                <w:szCs w:val="28"/>
                <w:lang w:eastAsia="ru-RU"/>
                <w:rPrChange w:id="1199" w:author="Юлия Новокшанова" w:date="2020-02-09T13:06:00Z">
                  <w:rPr>
                    <w:del w:id="1200" w:author="Юлия Новокшанова" w:date="2020-02-13T19:59:00Z"/>
                    <w:rFonts w:ascii="Times New Roman" w:eastAsia="Times New Roman" w:hAnsi="Times New Roman" w:cs="Times New Roman"/>
                    <w:lang w:eastAsia="ru-RU"/>
                  </w:rPr>
                </w:rPrChange>
              </w:rPr>
              <w:pPrChange w:id="1201" w:author="Юлия Новокшанова" w:date="2020-02-09T13:07:00Z">
                <w:pPr>
                  <w:spacing w:before="100" w:beforeAutospacing="1" w:after="100" w:afterAutospacing="1"/>
                </w:pPr>
              </w:pPrChange>
            </w:pPr>
            <w:del w:id="1202" w:author="Юлия Новокшанова" w:date="2020-02-13T19:59:00Z">
              <w:r w:rsidRPr="00630D51" w:rsidDel="00854DE3">
                <w:rPr>
                  <w:rFonts w:ascii="Times New Roman" w:eastAsia="Times New Roman" w:hAnsi="Times New Roman" w:cs="Times New Roman"/>
                  <w:sz w:val="28"/>
                  <w:szCs w:val="28"/>
                  <w:lang w:eastAsia="ru-RU"/>
                  <w:rPrChange w:id="1203" w:author="Юлия Новокшанова" w:date="2020-02-09T13:06:00Z">
                    <w:rPr>
                      <w:rFonts w:ascii="Times New Roman" w:eastAsia="Times New Roman" w:hAnsi="Times New Roman" w:cs="Times New Roman"/>
                      <w:sz w:val="22"/>
                      <w:szCs w:val="22"/>
                      <w:lang w:eastAsia="ru-RU"/>
                    </w:rPr>
                  </w:rPrChange>
                </w:rPr>
                <w:delText xml:space="preserve">rT </w:delText>
              </w:r>
            </w:del>
          </w:p>
        </w:tc>
      </w:tr>
      <w:tr w:rsidR="00667D61" w:rsidRPr="00630D51" w:rsidDel="00854DE3" w14:paraId="4CCC7F95" w14:textId="77777777" w:rsidTr="00667D61">
        <w:trPr>
          <w:del w:id="1204" w:author="Юлия Новокшанова" w:date="2020-02-13T19:59:00Z"/>
        </w:trPr>
        <w:tc>
          <w:tcPr>
            <w:tcW w:w="0" w:type="auto"/>
            <w:tcBorders>
              <w:top w:val="single" w:sz="4" w:space="0" w:color="000000"/>
              <w:left w:val="single" w:sz="4" w:space="0" w:color="000000"/>
              <w:bottom w:val="single" w:sz="4" w:space="0" w:color="000000"/>
              <w:right w:val="single" w:sz="4" w:space="0" w:color="000000"/>
            </w:tcBorders>
            <w:vAlign w:val="center"/>
            <w:hideMark/>
          </w:tcPr>
          <w:p w14:paraId="451CF570" w14:textId="77777777" w:rsidR="00667D61" w:rsidRPr="00630D51" w:rsidDel="00854DE3" w:rsidRDefault="00667D61">
            <w:pPr>
              <w:spacing w:before="100" w:beforeAutospacing="1" w:after="100" w:afterAutospacing="1" w:line="360" w:lineRule="auto"/>
              <w:jc w:val="both"/>
              <w:rPr>
                <w:del w:id="1205" w:author="Юлия Новокшанова" w:date="2020-02-13T19:59:00Z"/>
                <w:rFonts w:ascii="Times New Roman" w:eastAsia="Times New Roman" w:hAnsi="Times New Roman" w:cs="Times New Roman"/>
                <w:sz w:val="28"/>
                <w:szCs w:val="28"/>
                <w:lang w:eastAsia="ru-RU"/>
                <w:rPrChange w:id="1206" w:author="Юлия Новокшанова" w:date="2020-02-09T13:06:00Z">
                  <w:rPr>
                    <w:del w:id="1207" w:author="Юлия Новокшанова" w:date="2020-02-13T19:59:00Z"/>
                    <w:rFonts w:ascii="Times New Roman" w:eastAsia="Times New Roman" w:hAnsi="Times New Roman" w:cs="Times New Roman"/>
                    <w:lang w:eastAsia="ru-RU"/>
                  </w:rPr>
                </w:rPrChange>
              </w:rPr>
              <w:pPrChange w:id="1208" w:author="Юлия Новокшанова" w:date="2020-02-09T13:07:00Z">
                <w:pPr>
                  <w:spacing w:before="100" w:beforeAutospacing="1" w:after="100" w:afterAutospacing="1"/>
                </w:pPr>
              </w:pPrChange>
            </w:pPr>
            <w:del w:id="1209" w:author="Юлия Новокшанова" w:date="2020-02-13T19:59:00Z">
              <w:r w:rsidRPr="00630D51" w:rsidDel="00854DE3">
                <w:rPr>
                  <w:rFonts w:ascii="Times New Roman" w:eastAsia="Times New Roman" w:hAnsi="Times New Roman" w:cs="Times New Roman"/>
                  <w:sz w:val="28"/>
                  <w:szCs w:val="28"/>
                  <w:lang w:eastAsia="ru-RU"/>
                  <w:rPrChange w:id="1210" w:author="Юлия Новокшанова" w:date="2020-02-09T13:06:00Z">
                    <w:rPr>
                      <w:rFonts w:ascii="Times New Roman" w:eastAsia="Times New Roman" w:hAnsi="Times New Roman" w:cs="Times New Roman"/>
                      <w:sz w:val="22"/>
                      <w:szCs w:val="22"/>
                      <w:lang w:eastAsia="ru-RU"/>
                    </w:rPr>
                  </w:rPrChange>
                </w:rPr>
                <w:delText xml:space="preserve">gR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3009226" w14:textId="77777777" w:rsidR="00667D61" w:rsidRPr="00630D51" w:rsidDel="00854DE3" w:rsidRDefault="00667D61">
            <w:pPr>
              <w:spacing w:before="100" w:beforeAutospacing="1" w:after="100" w:afterAutospacing="1" w:line="360" w:lineRule="auto"/>
              <w:jc w:val="both"/>
              <w:rPr>
                <w:del w:id="1211" w:author="Юлия Новокшанова" w:date="2020-02-13T19:59:00Z"/>
                <w:rFonts w:ascii="Times New Roman" w:eastAsia="Times New Roman" w:hAnsi="Times New Roman" w:cs="Times New Roman"/>
                <w:sz w:val="28"/>
                <w:szCs w:val="28"/>
                <w:lang w:eastAsia="ru-RU"/>
                <w:rPrChange w:id="1212" w:author="Юлия Новокшанова" w:date="2020-02-09T13:06:00Z">
                  <w:rPr>
                    <w:del w:id="1213" w:author="Юлия Новокшанова" w:date="2020-02-13T19:59:00Z"/>
                    <w:rFonts w:ascii="Times New Roman" w:eastAsia="Times New Roman" w:hAnsi="Times New Roman" w:cs="Times New Roman"/>
                    <w:lang w:eastAsia="ru-RU"/>
                  </w:rPr>
                </w:rPrChange>
              </w:rPr>
              <w:pPrChange w:id="1214" w:author="Юлия Новокшанова" w:date="2020-02-09T13:07:00Z">
                <w:pPr>
                  <w:spacing w:before="100" w:beforeAutospacing="1" w:after="100" w:afterAutospacing="1"/>
                </w:pPr>
              </w:pPrChange>
            </w:pPr>
            <w:del w:id="1215" w:author="Юлия Новокшанова" w:date="2020-02-13T19:59:00Z">
              <w:r w:rsidRPr="00630D51" w:rsidDel="00854DE3">
                <w:rPr>
                  <w:rFonts w:ascii="Times New Roman" w:eastAsia="Times New Roman" w:hAnsi="Times New Roman" w:cs="Times New Roman"/>
                  <w:sz w:val="28"/>
                  <w:szCs w:val="28"/>
                  <w:lang w:eastAsia="ru-RU"/>
                  <w:rPrChange w:id="1216" w:author="Юлия Новокшанова" w:date="2020-02-09T13:06:00Z">
                    <w:rPr>
                      <w:rFonts w:ascii="Times New Roman" w:eastAsia="Times New Roman" w:hAnsi="Times New Roman" w:cs="Times New Roman"/>
                      <w:sz w:val="22"/>
                      <w:szCs w:val="22"/>
                      <w:lang w:eastAsia="ru-RU"/>
                    </w:rPr>
                  </w:rPrChange>
                </w:rPr>
                <w:delText xml:space="preserve">gG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7F361B8" w14:textId="462EF940" w:rsidR="00667D61" w:rsidRPr="00630D51" w:rsidDel="00854DE3" w:rsidRDefault="00667D61">
            <w:pPr>
              <w:spacing w:line="360" w:lineRule="auto"/>
              <w:jc w:val="both"/>
              <w:rPr>
                <w:del w:id="1217" w:author="Юлия Новокшанова" w:date="2020-02-13T19:59:00Z"/>
                <w:rFonts w:ascii="Times New Roman" w:eastAsia="Times New Roman" w:hAnsi="Times New Roman" w:cs="Times New Roman"/>
                <w:sz w:val="28"/>
                <w:szCs w:val="28"/>
                <w:lang w:eastAsia="ru-RU"/>
                <w:rPrChange w:id="1218" w:author="Юлия Новокшанова" w:date="2020-02-09T13:06:00Z">
                  <w:rPr>
                    <w:del w:id="1219" w:author="Юлия Новокшанова" w:date="2020-02-13T19:59:00Z"/>
                    <w:rFonts w:ascii="Times New Roman" w:eastAsia="Times New Roman" w:hAnsi="Times New Roman" w:cs="Times New Roman"/>
                    <w:lang w:eastAsia="ru-RU"/>
                  </w:rPr>
                </w:rPrChange>
              </w:rPr>
              <w:pPrChange w:id="1220" w:author="Юлия Новокшанова" w:date="2020-02-09T13:07:00Z">
                <w:pPr/>
              </w:pPrChange>
            </w:pPr>
            <w:del w:id="1221" w:author="Юлия Новокшанова" w:date="2020-02-13T19:59:00Z">
              <w:r w:rsidRPr="00630D51" w:rsidDel="00854DE3">
                <w:rPr>
                  <w:rFonts w:ascii="Times New Roman" w:eastAsia="Times New Roman" w:hAnsi="Times New Roman" w:cs="Times New Roman"/>
                  <w:sz w:val="28"/>
                  <w:szCs w:val="28"/>
                  <w:lang w:eastAsia="ru-RU"/>
                  <w:rPrChange w:id="1222"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"D:\\var\\folders\\vl\\tbywg53x4jj1m58jlvt3h1nw0000gn\\T\\com.microsoft.Word\\WebArchiveCopyPasteTempFiles\\page231image2151643024" \* MERGEFORMAT </w:instrText>
            </w:r>
            <w:del w:id="1223" w:author="Юлия Новокшанова" w:date="2020-02-13T19:59:00Z">
              <w:r w:rsidRPr="00630D51" w:rsidDel="00854DE3">
                <w:rPr>
                  <w:rFonts w:ascii="Times New Roman" w:eastAsia="Times New Roman" w:hAnsi="Times New Roman" w:cs="Times New Roman"/>
                  <w:sz w:val="28"/>
                  <w:szCs w:val="28"/>
                  <w:lang w:eastAsia="ru-RU"/>
                  <w:rPrChange w:id="1224"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225" w:author="Юлия Новокшанова" w:date="2020-02-09T13:06:00Z">
                    <w:rPr>
                      <w:rFonts w:ascii="Times New Roman" w:eastAsia="Times New Roman" w:hAnsi="Times New Roman" w:cs="Times New Roman"/>
                      <w:noProof/>
                      <w:lang w:eastAsia="ru-RU"/>
                    </w:rPr>
                  </w:rPrChange>
                </w:rPr>
                <w:drawing>
                  <wp:inline distT="0" distB="0" distL="0" distR="0" wp14:anchorId="27001C8C" wp14:editId="4A53F875">
                    <wp:extent cx="838835" cy="2743200"/>
                    <wp:effectExtent l="0" t="0" r="0" b="0"/>
                    <wp:docPr id="55" name="Рисунок 55" descr="page231image215164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ge231image21516430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8835" cy="274320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226" w:author="Юлия Новокшанова" w:date="2020-02-09T13:06:00Z">
                    <w:rPr>
                      <w:rFonts w:ascii="Times New Roman" w:eastAsia="Times New Roman" w:hAnsi="Times New Roman" w:cs="Times New Roman"/>
                      <w:lang w:eastAsia="ru-RU"/>
                    </w:rPr>
                  </w:rPrChange>
                </w:rPr>
                <w:fldChar w:fldCharType="end"/>
              </w:r>
            </w:del>
          </w:p>
          <w:p w14:paraId="5EF8A63D" w14:textId="77777777" w:rsidR="00667D61" w:rsidRPr="00630D51" w:rsidDel="00854DE3" w:rsidRDefault="00667D61">
            <w:pPr>
              <w:spacing w:before="100" w:beforeAutospacing="1" w:after="100" w:afterAutospacing="1" w:line="360" w:lineRule="auto"/>
              <w:jc w:val="both"/>
              <w:rPr>
                <w:del w:id="1227" w:author="Юлия Новокшанова" w:date="2020-02-13T19:59:00Z"/>
                <w:rFonts w:ascii="Times New Roman" w:eastAsia="Times New Roman" w:hAnsi="Times New Roman" w:cs="Times New Roman"/>
                <w:sz w:val="28"/>
                <w:szCs w:val="28"/>
                <w:lang w:eastAsia="ru-RU"/>
                <w:rPrChange w:id="1228" w:author="Юлия Новокшанова" w:date="2020-02-09T13:06:00Z">
                  <w:rPr>
                    <w:del w:id="1229" w:author="Юлия Новокшанова" w:date="2020-02-13T19:59:00Z"/>
                    <w:rFonts w:ascii="Times New Roman" w:eastAsia="Times New Roman" w:hAnsi="Times New Roman" w:cs="Times New Roman"/>
                    <w:lang w:eastAsia="ru-RU"/>
                  </w:rPr>
                </w:rPrChange>
              </w:rPr>
              <w:pPrChange w:id="1230" w:author="Юлия Новокшанова" w:date="2020-02-09T13:07:00Z">
                <w:pPr>
                  <w:spacing w:before="100" w:beforeAutospacing="1" w:after="100" w:afterAutospacing="1"/>
                </w:pPr>
              </w:pPrChange>
            </w:pPr>
            <w:del w:id="1231" w:author="Юлия Новокшанова" w:date="2020-02-13T19:59:00Z">
              <w:r w:rsidRPr="00630D51" w:rsidDel="00854DE3">
                <w:rPr>
                  <w:rFonts w:ascii="Times New Roman" w:eastAsia="Times New Roman" w:hAnsi="Times New Roman" w:cs="Times New Roman"/>
                  <w:sz w:val="28"/>
                  <w:szCs w:val="28"/>
                  <w:lang w:eastAsia="ru-RU"/>
                  <w:rPrChange w:id="1232" w:author="Юлия Новокшанова" w:date="2020-02-09T13:06:00Z">
                    <w:rPr>
                      <w:rFonts w:ascii="Times New Roman" w:eastAsia="Times New Roman" w:hAnsi="Times New Roman" w:cs="Times New Roman"/>
                      <w:sz w:val="22"/>
                      <w:szCs w:val="22"/>
                      <w:lang w:eastAsia="ru-RU"/>
                    </w:rPr>
                  </w:rPrChange>
                </w:rPr>
                <w:delText xml:space="preserve">gB </w:delText>
              </w:r>
            </w:del>
          </w:p>
          <w:p w14:paraId="040E4D34" w14:textId="763B68A2" w:rsidR="00667D61" w:rsidRPr="00630D51" w:rsidDel="00854DE3" w:rsidRDefault="00667D61">
            <w:pPr>
              <w:spacing w:line="360" w:lineRule="auto"/>
              <w:jc w:val="both"/>
              <w:rPr>
                <w:del w:id="1233" w:author="Юлия Новокшанова" w:date="2020-02-13T19:59:00Z"/>
                <w:rFonts w:ascii="Times New Roman" w:eastAsia="Times New Roman" w:hAnsi="Times New Roman" w:cs="Times New Roman"/>
                <w:sz w:val="28"/>
                <w:szCs w:val="28"/>
                <w:lang w:eastAsia="ru-RU"/>
                <w:rPrChange w:id="1234" w:author="Юлия Новокшанова" w:date="2020-02-09T13:06:00Z">
                  <w:rPr>
                    <w:del w:id="1235" w:author="Юлия Новокшанова" w:date="2020-02-13T19:59:00Z"/>
                    <w:rFonts w:ascii="Times New Roman" w:eastAsia="Times New Roman" w:hAnsi="Times New Roman" w:cs="Times New Roman"/>
                    <w:lang w:eastAsia="ru-RU"/>
                  </w:rPr>
                </w:rPrChange>
              </w:rPr>
              <w:pPrChange w:id="1236" w:author="Юлия Новокшанова" w:date="2020-02-09T13:07:00Z">
                <w:pPr/>
              </w:pPrChange>
            </w:pPr>
            <w:del w:id="1237" w:author="Юлия Новокшанова" w:date="2020-02-13T19:59:00Z">
              <w:r w:rsidRPr="00630D51" w:rsidDel="00854DE3">
                <w:rPr>
                  <w:rFonts w:ascii="Times New Roman" w:eastAsia="Times New Roman" w:hAnsi="Times New Roman" w:cs="Times New Roman"/>
                  <w:sz w:val="28"/>
                  <w:szCs w:val="28"/>
                  <w:lang w:eastAsia="ru-RU"/>
                  <w:rPrChange w:id="1238"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"D:\\var\\folders\\vl\\tbywg53x4jj1m58jlvt3h1nw0000gn\\T\\com.microsoft.Word\\WebArchiveCopyPasteTempFiles\\page231image2151646272" \* MERGEFORMAT </w:instrText>
            </w:r>
            <w:del w:id="1239" w:author="Юлия Новокшанова" w:date="2020-02-13T19:59:00Z">
              <w:r w:rsidRPr="00630D51" w:rsidDel="00854DE3">
                <w:rPr>
                  <w:rFonts w:ascii="Times New Roman" w:eastAsia="Times New Roman" w:hAnsi="Times New Roman" w:cs="Times New Roman"/>
                  <w:sz w:val="28"/>
                  <w:szCs w:val="28"/>
                  <w:lang w:eastAsia="ru-RU"/>
                  <w:rPrChange w:id="1240"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241" w:author="Юлия Новокшанова" w:date="2020-02-09T13:06:00Z">
                    <w:rPr>
                      <w:rFonts w:ascii="Times New Roman" w:eastAsia="Times New Roman" w:hAnsi="Times New Roman" w:cs="Times New Roman"/>
                      <w:noProof/>
                      <w:lang w:eastAsia="ru-RU"/>
                    </w:rPr>
                  </w:rPrChange>
                </w:rPr>
                <w:drawing>
                  <wp:inline distT="0" distB="0" distL="0" distR="0" wp14:anchorId="126F72EE" wp14:editId="5898C071">
                    <wp:extent cx="838835" cy="2743200"/>
                    <wp:effectExtent l="0" t="0" r="0" b="0"/>
                    <wp:docPr id="54" name="Рисунок 54" descr="page231image215164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age231image21516462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8835" cy="274320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242" w:author="Юлия Новокшанова" w:date="2020-02-09T13:06:00Z">
                    <w:rPr>
                      <w:rFonts w:ascii="Times New Roman" w:eastAsia="Times New Roman" w:hAnsi="Times New Roman" w:cs="Times New Roman"/>
                      <w:lang w:eastAsia="ru-RU"/>
                    </w:rPr>
                  </w:rPrChange>
                </w:rPr>
                <w:fldChar w:fldCharType="end"/>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3B46B9B" w14:textId="77777777" w:rsidR="00667D61" w:rsidRPr="00630D51" w:rsidDel="00854DE3" w:rsidRDefault="00667D61">
            <w:pPr>
              <w:spacing w:before="100" w:beforeAutospacing="1" w:after="100" w:afterAutospacing="1" w:line="360" w:lineRule="auto"/>
              <w:jc w:val="both"/>
              <w:rPr>
                <w:del w:id="1243" w:author="Юлия Новокшанова" w:date="2020-02-13T19:59:00Z"/>
                <w:rFonts w:ascii="Times New Roman" w:eastAsia="Times New Roman" w:hAnsi="Times New Roman" w:cs="Times New Roman"/>
                <w:sz w:val="28"/>
                <w:szCs w:val="28"/>
                <w:lang w:eastAsia="ru-RU"/>
                <w:rPrChange w:id="1244" w:author="Юлия Новокшанова" w:date="2020-02-09T13:06:00Z">
                  <w:rPr>
                    <w:del w:id="1245" w:author="Юлия Новокшанова" w:date="2020-02-13T19:59:00Z"/>
                    <w:rFonts w:ascii="Times New Roman" w:eastAsia="Times New Roman" w:hAnsi="Times New Roman" w:cs="Times New Roman"/>
                    <w:lang w:eastAsia="ru-RU"/>
                  </w:rPr>
                </w:rPrChange>
              </w:rPr>
              <w:pPrChange w:id="1246" w:author="Юлия Новокшанова" w:date="2020-02-09T13:07:00Z">
                <w:pPr>
                  <w:spacing w:before="100" w:beforeAutospacing="1" w:after="100" w:afterAutospacing="1"/>
                </w:pPr>
              </w:pPrChange>
            </w:pPr>
            <w:del w:id="1247" w:author="Юлия Новокшанова" w:date="2020-02-13T19:59:00Z">
              <w:r w:rsidRPr="00630D51" w:rsidDel="00854DE3">
                <w:rPr>
                  <w:rFonts w:ascii="Times New Roman" w:eastAsia="Times New Roman" w:hAnsi="Times New Roman" w:cs="Times New Roman"/>
                  <w:sz w:val="28"/>
                  <w:szCs w:val="28"/>
                  <w:lang w:eastAsia="ru-RU"/>
                  <w:rPrChange w:id="1248" w:author="Юлия Новокшанова" w:date="2020-02-09T13:06:00Z">
                    <w:rPr>
                      <w:rFonts w:ascii="Times New Roman" w:eastAsia="Times New Roman" w:hAnsi="Times New Roman" w:cs="Times New Roman"/>
                      <w:sz w:val="22"/>
                      <w:szCs w:val="22"/>
                      <w:lang w:eastAsia="ru-RU"/>
                    </w:rPr>
                  </w:rPrChange>
                </w:rPr>
                <w:delText xml:space="preserve">gA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B90D720" w14:textId="1BD923D8" w:rsidR="00667D61" w:rsidRPr="00630D51" w:rsidDel="00854DE3" w:rsidRDefault="00667D61">
            <w:pPr>
              <w:spacing w:line="360" w:lineRule="auto"/>
              <w:jc w:val="both"/>
              <w:rPr>
                <w:del w:id="1249" w:author="Юлия Новокшанова" w:date="2020-02-13T19:59:00Z"/>
                <w:rFonts w:ascii="Times New Roman" w:eastAsia="Times New Roman" w:hAnsi="Times New Roman" w:cs="Times New Roman"/>
                <w:sz w:val="28"/>
                <w:szCs w:val="28"/>
                <w:lang w:eastAsia="ru-RU"/>
                <w:rPrChange w:id="1250" w:author="Юлия Новокшанова" w:date="2020-02-09T13:06:00Z">
                  <w:rPr>
                    <w:del w:id="1251" w:author="Юлия Новокшанова" w:date="2020-02-13T19:59:00Z"/>
                    <w:rFonts w:ascii="Times New Roman" w:eastAsia="Times New Roman" w:hAnsi="Times New Roman" w:cs="Times New Roman"/>
                    <w:lang w:eastAsia="ru-RU"/>
                  </w:rPr>
                </w:rPrChange>
              </w:rPr>
              <w:pPrChange w:id="1252" w:author="Юлия Новокшанова" w:date="2020-02-09T13:07:00Z">
                <w:pPr/>
              </w:pPrChange>
            </w:pPr>
            <w:del w:id="1253" w:author="Юлия Новокшанова" w:date="2020-02-13T19:59:00Z">
              <w:r w:rsidRPr="00630D51" w:rsidDel="00854DE3">
                <w:rPr>
                  <w:rFonts w:ascii="Times New Roman" w:eastAsia="Times New Roman" w:hAnsi="Times New Roman" w:cs="Times New Roman"/>
                  <w:sz w:val="28"/>
                  <w:szCs w:val="28"/>
                  <w:lang w:eastAsia="ru-RU"/>
                  <w:rPrChange w:id="1254"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"D:\\var\\folders\\vl\\tbywg53x4jj1m58jlvt3h1nw0000gn\\T\\com.microsoft.Word\\WebArchiveCopyPasteTempFiles\\page231image2151650672" \* MERGEFORMAT </w:instrText>
            </w:r>
            <w:del w:id="1255" w:author="Юлия Новокшанова" w:date="2020-02-13T19:59:00Z">
              <w:r w:rsidRPr="00630D51" w:rsidDel="00854DE3">
                <w:rPr>
                  <w:rFonts w:ascii="Times New Roman" w:eastAsia="Times New Roman" w:hAnsi="Times New Roman" w:cs="Times New Roman"/>
                  <w:sz w:val="28"/>
                  <w:szCs w:val="28"/>
                  <w:lang w:eastAsia="ru-RU"/>
                  <w:rPrChange w:id="1256"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257" w:author="Юлия Новокшанова" w:date="2020-02-09T13:06:00Z">
                    <w:rPr>
                      <w:rFonts w:ascii="Times New Roman" w:eastAsia="Times New Roman" w:hAnsi="Times New Roman" w:cs="Times New Roman"/>
                      <w:noProof/>
                      <w:lang w:eastAsia="ru-RU"/>
                    </w:rPr>
                  </w:rPrChange>
                </w:rPr>
                <w:drawing>
                  <wp:inline distT="0" distB="0" distL="0" distR="0" wp14:anchorId="771BA0CA" wp14:editId="79F45B3E">
                    <wp:extent cx="838835" cy="2743200"/>
                    <wp:effectExtent l="0" t="0" r="0" b="0"/>
                    <wp:docPr id="53" name="Рисунок 53" descr="page231image215165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e231image21516506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835" cy="274320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258" w:author="Юлия Новокшанова" w:date="2020-02-09T13:06:00Z">
                    <w:rPr>
                      <w:rFonts w:ascii="Times New Roman" w:eastAsia="Times New Roman" w:hAnsi="Times New Roman" w:cs="Times New Roman"/>
                      <w:lang w:eastAsia="ru-RU"/>
                    </w:rPr>
                  </w:rPrChange>
                </w:rPr>
                <w:fldChar w:fldCharType="end"/>
              </w:r>
            </w:del>
          </w:p>
          <w:p w14:paraId="6E99BAD8" w14:textId="77777777" w:rsidR="00667D61" w:rsidRPr="00630D51" w:rsidDel="00854DE3" w:rsidRDefault="00667D61">
            <w:pPr>
              <w:spacing w:before="100" w:beforeAutospacing="1" w:after="100" w:afterAutospacing="1" w:line="360" w:lineRule="auto"/>
              <w:jc w:val="both"/>
              <w:rPr>
                <w:del w:id="1259" w:author="Юлия Новокшанова" w:date="2020-02-13T19:59:00Z"/>
                <w:rFonts w:ascii="Times New Roman" w:eastAsia="Times New Roman" w:hAnsi="Times New Roman" w:cs="Times New Roman"/>
                <w:sz w:val="28"/>
                <w:szCs w:val="28"/>
                <w:lang w:eastAsia="ru-RU"/>
                <w:rPrChange w:id="1260" w:author="Юлия Новокшанова" w:date="2020-02-09T13:06:00Z">
                  <w:rPr>
                    <w:del w:id="1261" w:author="Юлия Новокшанова" w:date="2020-02-13T19:59:00Z"/>
                    <w:rFonts w:ascii="Times New Roman" w:eastAsia="Times New Roman" w:hAnsi="Times New Roman" w:cs="Times New Roman"/>
                    <w:lang w:eastAsia="ru-RU"/>
                  </w:rPr>
                </w:rPrChange>
              </w:rPr>
              <w:pPrChange w:id="1262" w:author="Юлия Новокшанова" w:date="2020-02-09T13:07:00Z">
                <w:pPr>
                  <w:spacing w:before="100" w:beforeAutospacing="1" w:after="100" w:afterAutospacing="1"/>
                </w:pPr>
              </w:pPrChange>
            </w:pPr>
            <w:del w:id="1263" w:author="Юлия Новокшанова" w:date="2020-02-13T19:59:00Z">
              <w:r w:rsidRPr="00630D51" w:rsidDel="00854DE3">
                <w:rPr>
                  <w:rFonts w:ascii="Times New Roman" w:eastAsia="Times New Roman" w:hAnsi="Times New Roman" w:cs="Times New Roman"/>
                  <w:sz w:val="28"/>
                  <w:szCs w:val="28"/>
                  <w:lang w:eastAsia="ru-RU"/>
                  <w:rPrChange w:id="1264" w:author="Юлия Новокшанова" w:date="2020-02-09T13:06:00Z">
                    <w:rPr>
                      <w:rFonts w:ascii="Times New Roman" w:eastAsia="Times New Roman" w:hAnsi="Times New Roman" w:cs="Times New Roman"/>
                      <w:sz w:val="22"/>
                      <w:szCs w:val="22"/>
                      <w:lang w:eastAsia="ru-RU"/>
                    </w:rPr>
                  </w:rPrChange>
                </w:rPr>
                <w:delText xml:space="preserve">gT </w:delText>
              </w:r>
            </w:del>
          </w:p>
          <w:p w14:paraId="1AA1D09B" w14:textId="5CB33A27" w:rsidR="00667D61" w:rsidRPr="00630D51" w:rsidDel="00854DE3" w:rsidRDefault="00667D61">
            <w:pPr>
              <w:spacing w:line="360" w:lineRule="auto"/>
              <w:jc w:val="both"/>
              <w:rPr>
                <w:del w:id="1265" w:author="Юлия Новокшанова" w:date="2020-02-13T19:59:00Z"/>
                <w:rFonts w:ascii="Times New Roman" w:eastAsia="Times New Roman" w:hAnsi="Times New Roman" w:cs="Times New Roman"/>
                <w:sz w:val="28"/>
                <w:szCs w:val="28"/>
                <w:lang w:eastAsia="ru-RU"/>
                <w:rPrChange w:id="1266" w:author="Юлия Новокшанова" w:date="2020-02-09T13:06:00Z">
                  <w:rPr>
                    <w:del w:id="1267" w:author="Юлия Новокшанова" w:date="2020-02-13T19:59:00Z"/>
                    <w:rFonts w:ascii="Times New Roman" w:eastAsia="Times New Roman" w:hAnsi="Times New Roman" w:cs="Times New Roman"/>
                    <w:lang w:eastAsia="ru-RU"/>
                  </w:rPr>
                </w:rPrChange>
              </w:rPr>
              <w:pPrChange w:id="1268" w:author="Юлия Новокшанова" w:date="2020-02-09T13:07:00Z">
                <w:pPr/>
              </w:pPrChange>
            </w:pPr>
            <w:del w:id="1269" w:author="Юлия Новокшанова" w:date="2020-02-13T19:59:00Z">
              <w:r w:rsidRPr="00630D51" w:rsidDel="00854DE3">
                <w:rPr>
                  <w:rFonts w:ascii="Times New Roman" w:eastAsia="Times New Roman" w:hAnsi="Times New Roman" w:cs="Times New Roman"/>
                  <w:sz w:val="28"/>
                  <w:szCs w:val="28"/>
                  <w:lang w:eastAsia="ru-RU"/>
                  <w:rPrChange w:id="1270"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"D:\\var\\folders\\vl\\tbywg53x4jj1m58jlvt3h1nw0000gn\\T\\com.microsoft.Word\\WebArchiveCopyPasteTempFiles\\page231image2151648128" \* MERGEFORMAT </w:instrText>
            </w:r>
            <w:del w:id="1271" w:author="Юлия Новокшанова" w:date="2020-02-13T19:59:00Z">
              <w:r w:rsidRPr="00630D51" w:rsidDel="00854DE3">
                <w:rPr>
                  <w:rFonts w:ascii="Times New Roman" w:eastAsia="Times New Roman" w:hAnsi="Times New Roman" w:cs="Times New Roman"/>
                  <w:sz w:val="28"/>
                  <w:szCs w:val="28"/>
                  <w:lang w:eastAsia="ru-RU"/>
                  <w:rPrChange w:id="1272"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273" w:author="Юлия Новокшанова" w:date="2020-02-09T13:06:00Z">
                    <w:rPr>
                      <w:rFonts w:ascii="Times New Roman" w:eastAsia="Times New Roman" w:hAnsi="Times New Roman" w:cs="Times New Roman"/>
                      <w:noProof/>
                      <w:lang w:eastAsia="ru-RU"/>
                    </w:rPr>
                  </w:rPrChange>
                </w:rPr>
                <w:drawing>
                  <wp:inline distT="0" distB="0" distL="0" distR="0" wp14:anchorId="2E5D4F16" wp14:editId="4CAFD8AE">
                    <wp:extent cx="838835" cy="2743200"/>
                    <wp:effectExtent l="0" t="0" r="0" b="0"/>
                    <wp:docPr id="52" name="Рисунок 52" descr="page231image215164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ge231image21516481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835" cy="274320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274" w:author="Юлия Новокшанова" w:date="2020-02-09T13:06:00Z">
                    <w:rPr>
                      <w:rFonts w:ascii="Times New Roman" w:eastAsia="Times New Roman" w:hAnsi="Times New Roman" w:cs="Times New Roman"/>
                      <w:lang w:eastAsia="ru-RU"/>
                    </w:rPr>
                  </w:rPrChange>
                </w:rPr>
                <w:fldChar w:fldCharType="end"/>
              </w:r>
            </w:del>
          </w:p>
        </w:tc>
      </w:tr>
      <w:tr w:rsidR="00667D61" w:rsidRPr="00630D51" w:rsidDel="00854DE3" w14:paraId="615DB2F7" w14:textId="77777777" w:rsidTr="00667D61">
        <w:trPr>
          <w:del w:id="1275" w:author="Юлия Новокшанова" w:date="2020-02-13T19:59:00Z"/>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C475696" w14:textId="77777777" w:rsidR="00667D61" w:rsidRPr="00630D51" w:rsidDel="00854DE3" w:rsidRDefault="00667D61">
            <w:pPr>
              <w:spacing w:before="100" w:beforeAutospacing="1" w:after="100" w:afterAutospacing="1" w:line="360" w:lineRule="auto"/>
              <w:jc w:val="both"/>
              <w:rPr>
                <w:del w:id="1276" w:author="Юлия Новокшанова" w:date="2020-02-13T19:59:00Z"/>
                <w:rFonts w:ascii="Times New Roman" w:eastAsia="Times New Roman" w:hAnsi="Times New Roman" w:cs="Times New Roman"/>
                <w:sz w:val="28"/>
                <w:szCs w:val="28"/>
                <w:lang w:eastAsia="ru-RU"/>
                <w:rPrChange w:id="1277" w:author="Юлия Новокшанова" w:date="2020-02-09T13:06:00Z">
                  <w:rPr>
                    <w:del w:id="1278" w:author="Юлия Новокшанова" w:date="2020-02-13T19:59:00Z"/>
                    <w:rFonts w:ascii="Times New Roman" w:eastAsia="Times New Roman" w:hAnsi="Times New Roman" w:cs="Times New Roman"/>
                    <w:lang w:eastAsia="ru-RU"/>
                  </w:rPr>
                </w:rPrChange>
              </w:rPr>
              <w:pPrChange w:id="1279" w:author="Юлия Новокшанова" w:date="2020-02-09T13:07:00Z">
                <w:pPr>
                  <w:spacing w:before="100" w:beforeAutospacing="1" w:after="100" w:afterAutospacing="1"/>
                </w:pPr>
              </w:pPrChange>
            </w:pPr>
            <w:del w:id="1280" w:author="Юлия Новокшанова" w:date="2020-02-13T19:59:00Z">
              <w:r w:rsidRPr="00630D51" w:rsidDel="00854DE3">
                <w:rPr>
                  <w:rFonts w:ascii="Times New Roman" w:eastAsia="Times New Roman" w:hAnsi="Times New Roman" w:cs="Times New Roman"/>
                  <w:sz w:val="28"/>
                  <w:szCs w:val="28"/>
                  <w:lang w:eastAsia="ru-RU"/>
                  <w:rPrChange w:id="1281" w:author="Юлия Новокшанова" w:date="2020-02-09T13:06:00Z">
                    <w:rPr>
                      <w:rFonts w:ascii="Times New Roman" w:eastAsia="Times New Roman" w:hAnsi="Times New Roman" w:cs="Times New Roman"/>
                      <w:sz w:val="22"/>
                      <w:szCs w:val="22"/>
                      <w:lang w:eastAsia="ru-RU"/>
                    </w:rPr>
                  </w:rPrChange>
                </w:rPr>
                <w:delText xml:space="preserve">bR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7D1A211" w14:textId="77777777" w:rsidR="00667D61" w:rsidRPr="00630D51" w:rsidDel="00854DE3" w:rsidRDefault="00667D61">
            <w:pPr>
              <w:spacing w:before="100" w:beforeAutospacing="1" w:after="100" w:afterAutospacing="1" w:line="360" w:lineRule="auto"/>
              <w:jc w:val="both"/>
              <w:rPr>
                <w:del w:id="1282" w:author="Юлия Новокшанова" w:date="2020-02-13T19:59:00Z"/>
                <w:rFonts w:ascii="Times New Roman" w:eastAsia="Times New Roman" w:hAnsi="Times New Roman" w:cs="Times New Roman"/>
                <w:sz w:val="28"/>
                <w:szCs w:val="28"/>
                <w:lang w:eastAsia="ru-RU"/>
                <w:rPrChange w:id="1283" w:author="Юлия Новокшанова" w:date="2020-02-09T13:06:00Z">
                  <w:rPr>
                    <w:del w:id="1284" w:author="Юлия Новокшанова" w:date="2020-02-13T19:59:00Z"/>
                    <w:rFonts w:ascii="Times New Roman" w:eastAsia="Times New Roman" w:hAnsi="Times New Roman" w:cs="Times New Roman"/>
                    <w:lang w:eastAsia="ru-RU"/>
                  </w:rPr>
                </w:rPrChange>
              </w:rPr>
              <w:pPrChange w:id="1285" w:author="Юлия Новокшанова" w:date="2020-02-09T13:07:00Z">
                <w:pPr>
                  <w:spacing w:before="100" w:beforeAutospacing="1" w:after="100" w:afterAutospacing="1"/>
                </w:pPr>
              </w:pPrChange>
            </w:pPr>
            <w:del w:id="1286" w:author="Юлия Новокшанова" w:date="2020-02-13T19:59:00Z">
              <w:r w:rsidRPr="00630D51" w:rsidDel="00854DE3">
                <w:rPr>
                  <w:rFonts w:ascii="Times New Roman" w:eastAsia="Times New Roman" w:hAnsi="Times New Roman" w:cs="Times New Roman"/>
                  <w:sz w:val="28"/>
                  <w:szCs w:val="28"/>
                  <w:lang w:eastAsia="ru-RU"/>
                  <w:rPrChange w:id="1287" w:author="Юлия Новокшанова" w:date="2020-02-09T13:06:00Z">
                    <w:rPr>
                      <w:rFonts w:ascii="Times New Roman" w:eastAsia="Times New Roman" w:hAnsi="Times New Roman" w:cs="Times New Roman"/>
                      <w:sz w:val="22"/>
                      <w:szCs w:val="22"/>
                      <w:lang w:eastAsia="ru-RU"/>
                    </w:rPr>
                  </w:rPrChange>
                </w:rPr>
                <w:delText xml:space="preserve">bG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0433D66" w14:textId="77777777" w:rsidR="00667D61" w:rsidRPr="00630D51" w:rsidDel="00854DE3" w:rsidRDefault="00667D61">
            <w:pPr>
              <w:spacing w:before="100" w:beforeAutospacing="1" w:after="100" w:afterAutospacing="1" w:line="360" w:lineRule="auto"/>
              <w:jc w:val="both"/>
              <w:rPr>
                <w:del w:id="1288" w:author="Юлия Новокшанова" w:date="2020-02-13T19:59:00Z"/>
                <w:rFonts w:ascii="Times New Roman" w:eastAsia="Times New Roman" w:hAnsi="Times New Roman" w:cs="Times New Roman"/>
                <w:sz w:val="28"/>
                <w:szCs w:val="28"/>
                <w:lang w:eastAsia="ru-RU"/>
                <w:rPrChange w:id="1289" w:author="Юлия Новокшанова" w:date="2020-02-09T13:06:00Z">
                  <w:rPr>
                    <w:del w:id="1290" w:author="Юлия Новокшанова" w:date="2020-02-13T19:59:00Z"/>
                    <w:rFonts w:ascii="Times New Roman" w:eastAsia="Times New Roman" w:hAnsi="Times New Roman" w:cs="Times New Roman"/>
                    <w:lang w:eastAsia="ru-RU"/>
                  </w:rPr>
                </w:rPrChange>
              </w:rPr>
              <w:pPrChange w:id="1291" w:author="Юлия Новокшанова" w:date="2020-02-09T13:07:00Z">
                <w:pPr>
                  <w:spacing w:before="100" w:beforeAutospacing="1" w:after="100" w:afterAutospacing="1"/>
                </w:pPr>
              </w:pPrChange>
            </w:pPr>
            <w:del w:id="1292" w:author="Юлия Новокшанова" w:date="2020-02-13T19:59:00Z">
              <w:r w:rsidRPr="00630D51" w:rsidDel="00854DE3">
                <w:rPr>
                  <w:rFonts w:ascii="Times New Roman" w:eastAsia="Times New Roman" w:hAnsi="Times New Roman" w:cs="Times New Roman"/>
                  <w:sz w:val="28"/>
                  <w:szCs w:val="28"/>
                  <w:lang w:eastAsia="ru-RU"/>
                  <w:rPrChange w:id="1293" w:author="Юлия Новокшанова" w:date="2020-02-09T13:06:00Z">
                    <w:rPr>
                      <w:rFonts w:ascii="Times New Roman" w:eastAsia="Times New Roman" w:hAnsi="Times New Roman" w:cs="Times New Roman"/>
                      <w:sz w:val="22"/>
                      <w:szCs w:val="22"/>
                      <w:lang w:eastAsia="ru-RU"/>
                    </w:rPr>
                  </w:rPrChange>
                </w:rPr>
                <w:delText xml:space="preserve">bB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E970FA7" w14:textId="77777777" w:rsidR="00667D61" w:rsidRPr="00630D51" w:rsidDel="00854DE3" w:rsidRDefault="00667D61">
            <w:pPr>
              <w:spacing w:before="100" w:beforeAutospacing="1" w:after="100" w:afterAutospacing="1" w:line="360" w:lineRule="auto"/>
              <w:jc w:val="both"/>
              <w:rPr>
                <w:del w:id="1294" w:author="Юлия Новокшанова" w:date="2020-02-13T19:59:00Z"/>
                <w:rFonts w:ascii="Times New Roman" w:eastAsia="Times New Roman" w:hAnsi="Times New Roman" w:cs="Times New Roman"/>
                <w:sz w:val="28"/>
                <w:szCs w:val="28"/>
                <w:lang w:eastAsia="ru-RU"/>
                <w:rPrChange w:id="1295" w:author="Юлия Новокшанова" w:date="2020-02-09T13:06:00Z">
                  <w:rPr>
                    <w:del w:id="1296" w:author="Юлия Новокшанова" w:date="2020-02-13T19:59:00Z"/>
                    <w:rFonts w:ascii="Times New Roman" w:eastAsia="Times New Roman" w:hAnsi="Times New Roman" w:cs="Times New Roman"/>
                    <w:lang w:eastAsia="ru-RU"/>
                  </w:rPr>
                </w:rPrChange>
              </w:rPr>
              <w:pPrChange w:id="1297" w:author="Юлия Новокшанова" w:date="2020-02-09T13:07:00Z">
                <w:pPr>
                  <w:spacing w:before="100" w:beforeAutospacing="1" w:after="100" w:afterAutospacing="1"/>
                </w:pPr>
              </w:pPrChange>
            </w:pPr>
            <w:del w:id="1298" w:author="Юлия Новокшанова" w:date="2020-02-13T19:59:00Z">
              <w:r w:rsidRPr="00630D51" w:rsidDel="00854DE3">
                <w:rPr>
                  <w:rFonts w:ascii="Times New Roman" w:eastAsia="Times New Roman" w:hAnsi="Times New Roman" w:cs="Times New Roman"/>
                  <w:sz w:val="28"/>
                  <w:szCs w:val="28"/>
                  <w:lang w:eastAsia="ru-RU"/>
                  <w:rPrChange w:id="1299" w:author="Юлия Новокшанова" w:date="2020-02-09T13:06:00Z">
                    <w:rPr>
                      <w:rFonts w:ascii="Times New Roman" w:eastAsia="Times New Roman" w:hAnsi="Times New Roman" w:cs="Times New Roman"/>
                      <w:sz w:val="22"/>
                      <w:szCs w:val="22"/>
                      <w:lang w:eastAsia="ru-RU"/>
                    </w:rPr>
                  </w:rPrChange>
                </w:rPr>
                <w:delText xml:space="preserve">bA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44049D7" w14:textId="77777777" w:rsidR="00667D61" w:rsidRPr="00630D51" w:rsidDel="00854DE3" w:rsidRDefault="00667D61">
            <w:pPr>
              <w:spacing w:before="100" w:beforeAutospacing="1" w:after="100" w:afterAutospacing="1" w:line="360" w:lineRule="auto"/>
              <w:jc w:val="both"/>
              <w:rPr>
                <w:del w:id="1300" w:author="Юлия Новокшанова" w:date="2020-02-13T19:59:00Z"/>
                <w:rFonts w:ascii="Times New Roman" w:eastAsia="Times New Roman" w:hAnsi="Times New Roman" w:cs="Times New Roman"/>
                <w:sz w:val="28"/>
                <w:szCs w:val="28"/>
                <w:lang w:eastAsia="ru-RU"/>
                <w:rPrChange w:id="1301" w:author="Юлия Новокшанова" w:date="2020-02-09T13:06:00Z">
                  <w:rPr>
                    <w:del w:id="1302" w:author="Юлия Новокшанова" w:date="2020-02-13T19:59:00Z"/>
                    <w:rFonts w:ascii="Times New Roman" w:eastAsia="Times New Roman" w:hAnsi="Times New Roman" w:cs="Times New Roman"/>
                    <w:lang w:eastAsia="ru-RU"/>
                  </w:rPr>
                </w:rPrChange>
              </w:rPr>
              <w:pPrChange w:id="1303" w:author="Юлия Новокшанова" w:date="2020-02-09T13:07:00Z">
                <w:pPr>
                  <w:spacing w:before="100" w:beforeAutospacing="1" w:after="100" w:afterAutospacing="1"/>
                </w:pPr>
              </w:pPrChange>
            </w:pPr>
            <w:del w:id="1304" w:author="Юлия Новокшанова" w:date="2020-02-13T19:59:00Z">
              <w:r w:rsidRPr="00630D51" w:rsidDel="00854DE3">
                <w:rPr>
                  <w:rFonts w:ascii="Times New Roman" w:eastAsia="Times New Roman" w:hAnsi="Times New Roman" w:cs="Times New Roman"/>
                  <w:sz w:val="28"/>
                  <w:szCs w:val="28"/>
                  <w:lang w:eastAsia="ru-RU"/>
                  <w:rPrChange w:id="1305" w:author="Юлия Новокшанова" w:date="2020-02-09T13:06:00Z">
                    <w:rPr>
                      <w:rFonts w:ascii="Times New Roman" w:eastAsia="Times New Roman" w:hAnsi="Times New Roman" w:cs="Times New Roman"/>
                      <w:sz w:val="22"/>
                      <w:szCs w:val="22"/>
                      <w:lang w:eastAsia="ru-RU"/>
                    </w:rPr>
                  </w:rPrChange>
                </w:rPr>
                <w:delText xml:space="preserve">bT </w:delText>
              </w:r>
            </w:del>
          </w:p>
        </w:tc>
      </w:tr>
      <w:tr w:rsidR="00667D61" w:rsidRPr="00630D51" w:rsidDel="00854DE3" w14:paraId="3A72B1D2" w14:textId="77777777" w:rsidTr="00667D61">
        <w:trPr>
          <w:del w:id="1306" w:author="Юлия Новокшанова" w:date="2020-02-13T19:59:00Z"/>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2A7A34B" w14:textId="77777777" w:rsidR="00667D61" w:rsidRPr="00630D51" w:rsidDel="00854DE3" w:rsidRDefault="00667D61">
            <w:pPr>
              <w:spacing w:before="100" w:beforeAutospacing="1" w:after="100" w:afterAutospacing="1" w:line="360" w:lineRule="auto"/>
              <w:jc w:val="both"/>
              <w:rPr>
                <w:del w:id="1307" w:author="Юлия Новокшанова" w:date="2020-02-13T19:59:00Z"/>
                <w:rFonts w:ascii="Times New Roman" w:eastAsia="Times New Roman" w:hAnsi="Times New Roman" w:cs="Times New Roman"/>
                <w:sz w:val="28"/>
                <w:szCs w:val="28"/>
                <w:lang w:eastAsia="ru-RU"/>
                <w:rPrChange w:id="1308" w:author="Юлия Новокшанова" w:date="2020-02-09T13:06:00Z">
                  <w:rPr>
                    <w:del w:id="1309" w:author="Юлия Новокшанова" w:date="2020-02-13T19:59:00Z"/>
                    <w:rFonts w:ascii="Times New Roman" w:eastAsia="Times New Roman" w:hAnsi="Times New Roman" w:cs="Times New Roman"/>
                    <w:lang w:eastAsia="ru-RU"/>
                  </w:rPr>
                </w:rPrChange>
              </w:rPr>
              <w:pPrChange w:id="1310" w:author="Юлия Новокшанова" w:date="2020-02-09T13:07:00Z">
                <w:pPr>
                  <w:spacing w:before="100" w:beforeAutospacing="1" w:after="100" w:afterAutospacing="1"/>
                </w:pPr>
              </w:pPrChange>
            </w:pPr>
            <w:del w:id="1311" w:author="Юлия Новокшанова" w:date="2020-02-13T19:59:00Z">
              <w:r w:rsidRPr="00630D51" w:rsidDel="00854DE3">
                <w:rPr>
                  <w:rFonts w:ascii="Times New Roman" w:eastAsia="Times New Roman" w:hAnsi="Times New Roman" w:cs="Times New Roman"/>
                  <w:sz w:val="28"/>
                  <w:szCs w:val="28"/>
                  <w:lang w:eastAsia="ru-RU"/>
                  <w:rPrChange w:id="1312" w:author="Юлия Новокшанова" w:date="2020-02-09T13:06:00Z">
                    <w:rPr>
                      <w:rFonts w:ascii="Times New Roman" w:eastAsia="Times New Roman" w:hAnsi="Times New Roman" w:cs="Times New Roman"/>
                      <w:sz w:val="22"/>
                      <w:szCs w:val="22"/>
                      <w:lang w:eastAsia="ru-RU"/>
                    </w:rPr>
                  </w:rPrChange>
                </w:rPr>
                <w:delText xml:space="preserve">aR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4304DDC" w14:textId="77777777" w:rsidR="00667D61" w:rsidRPr="00630D51" w:rsidDel="00854DE3" w:rsidRDefault="00667D61">
            <w:pPr>
              <w:spacing w:before="100" w:beforeAutospacing="1" w:after="100" w:afterAutospacing="1" w:line="360" w:lineRule="auto"/>
              <w:jc w:val="both"/>
              <w:rPr>
                <w:del w:id="1313" w:author="Юлия Новокшанова" w:date="2020-02-13T19:59:00Z"/>
                <w:rFonts w:ascii="Times New Roman" w:eastAsia="Times New Roman" w:hAnsi="Times New Roman" w:cs="Times New Roman"/>
                <w:sz w:val="28"/>
                <w:szCs w:val="28"/>
                <w:lang w:eastAsia="ru-RU"/>
                <w:rPrChange w:id="1314" w:author="Юлия Новокшанова" w:date="2020-02-09T13:06:00Z">
                  <w:rPr>
                    <w:del w:id="1315" w:author="Юлия Новокшанова" w:date="2020-02-13T19:59:00Z"/>
                    <w:rFonts w:ascii="Times New Roman" w:eastAsia="Times New Roman" w:hAnsi="Times New Roman" w:cs="Times New Roman"/>
                    <w:lang w:eastAsia="ru-RU"/>
                  </w:rPr>
                </w:rPrChange>
              </w:rPr>
              <w:pPrChange w:id="1316" w:author="Юлия Новокшанова" w:date="2020-02-09T13:07:00Z">
                <w:pPr>
                  <w:spacing w:before="100" w:beforeAutospacing="1" w:after="100" w:afterAutospacing="1"/>
                </w:pPr>
              </w:pPrChange>
            </w:pPr>
            <w:del w:id="1317" w:author="Юлия Новокшанова" w:date="2020-02-13T19:59:00Z">
              <w:r w:rsidRPr="00630D51" w:rsidDel="00854DE3">
                <w:rPr>
                  <w:rFonts w:ascii="Times New Roman" w:eastAsia="Times New Roman" w:hAnsi="Times New Roman" w:cs="Times New Roman"/>
                  <w:sz w:val="28"/>
                  <w:szCs w:val="28"/>
                  <w:lang w:eastAsia="ru-RU"/>
                  <w:rPrChange w:id="1318" w:author="Юлия Новокшанова" w:date="2020-02-09T13:06:00Z">
                    <w:rPr>
                      <w:rFonts w:ascii="Times New Roman" w:eastAsia="Times New Roman" w:hAnsi="Times New Roman" w:cs="Times New Roman"/>
                      <w:sz w:val="22"/>
                      <w:szCs w:val="22"/>
                      <w:lang w:eastAsia="ru-RU"/>
                    </w:rPr>
                  </w:rPrChange>
                </w:rPr>
                <w:delText xml:space="preserve">aG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C27D40D" w14:textId="6178EF6A" w:rsidR="00667D61" w:rsidRPr="00630D51" w:rsidDel="00854DE3" w:rsidRDefault="00667D61">
            <w:pPr>
              <w:spacing w:line="360" w:lineRule="auto"/>
              <w:jc w:val="both"/>
              <w:rPr>
                <w:del w:id="1319" w:author="Юлия Новокшанова" w:date="2020-02-13T19:59:00Z"/>
                <w:rFonts w:ascii="Times New Roman" w:eastAsia="Times New Roman" w:hAnsi="Times New Roman" w:cs="Times New Roman"/>
                <w:sz w:val="28"/>
                <w:szCs w:val="28"/>
                <w:lang w:eastAsia="ru-RU"/>
                <w:rPrChange w:id="1320" w:author="Юлия Новокшанова" w:date="2020-02-09T13:06:00Z">
                  <w:rPr>
                    <w:del w:id="1321" w:author="Юлия Новокшанова" w:date="2020-02-13T19:59:00Z"/>
                    <w:rFonts w:ascii="Times New Roman" w:eastAsia="Times New Roman" w:hAnsi="Times New Roman" w:cs="Times New Roman"/>
                    <w:lang w:eastAsia="ru-RU"/>
                  </w:rPr>
                </w:rPrChange>
              </w:rPr>
              <w:pPrChange w:id="1322" w:author="Юлия Новокшанова" w:date="2020-02-09T13:07:00Z">
                <w:pPr/>
              </w:pPrChange>
            </w:pPr>
            <w:del w:id="1323" w:author="Юлия Новокшанова" w:date="2020-02-13T19:59:00Z">
              <w:r w:rsidRPr="00630D51" w:rsidDel="00854DE3">
                <w:rPr>
                  <w:rFonts w:ascii="Times New Roman" w:eastAsia="Times New Roman" w:hAnsi="Times New Roman" w:cs="Times New Roman"/>
                  <w:sz w:val="28"/>
                  <w:szCs w:val="28"/>
                  <w:lang w:eastAsia="ru-RU"/>
                  <w:rPrChange w:id="1324"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"D:\\var\\folders\\vl\\tbywg53x4jj1m58jlvt3h1nw0000gn\\T\\com.microsoft.Word\\WebArchiveCopyPasteTempFiles\\page231image2153785808" \* MERGEFORMAT </w:instrText>
            </w:r>
            <w:del w:id="1325" w:author="Юлия Новокшанова" w:date="2020-02-13T19:59:00Z">
              <w:r w:rsidRPr="00630D51" w:rsidDel="00854DE3">
                <w:rPr>
                  <w:rFonts w:ascii="Times New Roman" w:eastAsia="Times New Roman" w:hAnsi="Times New Roman" w:cs="Times New Roman"/>
                  <w:sz w:val="28"/>
                  <w:szCs w:val="28"/>
                  <w:lang w:eastAsia="ru-RU"/>
                  <w:rPrChange w:id="1326"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327" w:author="Юлия Новокшанова" w:date="2020-02-09T13:06:00Z">
                    <w:rPr>
                      <w:rFonts w:ascii="Times New Roman" w:eastAsia="Times New Roman" w:hAnsi="Times New Roman" w:cs="Times New Roman"/>
                      <w:noProof/>
                      <w:lang w:eastAsia="ru-RU"/>
                    </w:rPr>
                  </w:rPrChange>
                </w:rPr>
                <w:drawing>
                  <wp:inline distT="0" distB="0" distL="0" distR="0" wp14:anchorId="11187550" wp14:editId="72593954">
                    <wp:extent cx="838835" cy="2743200"/>
                    <wp:effectExtent l="0" t="0" r="0" b="0"/>
                    <wp:docPr id="51" name="Рисунок 51" descr="page231image215378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231image21537858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8835" cy="274320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328" w:author="Юлия Новокшанова" w:date="2020-02-09T13:06:00Z">
                    <w:rPr>
                      <w:rFonts w:ascii="Times New Roman" w:eastAsia="Times New Roman" w:hAnsi="Times New Roman" w:cs="Times New Roman"/>
                      <w:lang w:eastAsia="ru-RU"/>
                    </w:rPr>
                  </w:rPrChange>
                </w:rPr>
                <w:fldChar w:fldCharType="end"/>
              </w:r>
            </w:del>
          </w:p>
          <w:p w14:paraId="7EFEDC79" w14:textId="77777777" w:rsidR="00667D61" w:rsidRPr="00630D51" w:rsidDel="00854DE3" w:rsidRDefault="00667D61">
            <w:pPr>
              <w:spacing w:before="100" w:beforeAutospacing="1" w:after="100" w:afterAutospacing="1" w:line="360" w:lineRule="auto"/>
              <w:jc w:val="both"/>
              <w:rPr>
                <w:del w:id="1329" w:author="Юлия Новокшанова" w:date="2020-02-13T19:59:00Z"/>
                <w:rFonts w:ascii="Times New Roman" w:eastAsia="Times New Roman" w:hAnsi="Times New Roman" w:cs="Times New Roman"/>
                <w:sz w:val="28"/>
                <w:szCs w:val="28"/>
                <w:lang w:eastAsia="ru-RU"/>
                <w:rPrChange w:id="1330" w:author="Юлия Новокшанова" w:date="2020-02-09T13:06:00Z">
                  <w:rPr>
                    <w:del w:id="1331" w:author="Юлия Новокшанова" w:date="2020-02-13T19:59:00Z"/>
                    <w:rFonts w:ascii="Times New Roman" w:eastAsia="Times New Roman" w:hAnsi="Times New Roman" w:cs="Times New Roman"/>
                    <w:lang w:eastAsia="ru-RU"/>
                  </w:rPr>
                </w:rPrChange>
              </w:rPr>
              <w:pPrChange w:id="1332" w:author="Юлия Новокшанова" w:date="2020-02-09T13:07:00Z">
                <w:pPr>
                  <w:spacing w:before="100" w:beforeAutospacing="1" w:after="100" w:afterAutospacing="1"/>
                </w:pPr>
              </w:pPrChange>
            </w:pPr>
            <w:del w:id="1333" w:author="Юлия Новокшанова" w:date="2020-02-13T19:59:00Z">
              <w:r w:rsidRPr="00630D51" w:rsidDel="00854DE3">
                <w:rPr>
                  <w:rFonts w:ascii="Times New Roman" w:eastAsia="Times New Roman" w:hAnsi="Times New Roman" w:cs="Times New Roman"/>
                  <w:sz w:val="28"/>
                  <w:szCs w:val="28"/>
                  <w:lang w:eastAsia="ru-RU"/>
                  <w:rPrChange w:id="1334" w:author="Юлия Новокшанова" w:date="2020-02-09T13:06:00Z">
                    <w:rPr>
                      <w:rFonts w:ascii="Times New Roman" w:eastAsia="Times New Roman" w:hAnsi="Times New Roman" w:cs="Times New Roman"/>
                      <w:sz w:val="22"/>
                      <w:szCs w:val="22"/>
                      <w:lang w:eastAsia="ru-RU"/>
                    </w:rPr>
                  </w:rPrChange>
                </w:rPr>
                <w:delText xml:space="preserve">aB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25D016D" w14:textId="77777777" w:rsidR="00667D61" w:rsidRPr="00630D51" w:rsidDel="00854DE3" w:rsidRDefault="00667D61">
            <w:pPr>
              <w:spacing w:before="100" w:beforeAutospacing="1" w:after="100" w:afterAutospacing="1" w:line="360" w:lineRule="auto"/>
              <w:jc w:val="both"/>
              <w:rPr>
                <w:del w:id="1335" w:author="Юлия Новокшанова" w:date="2020-02-13T19:59:00Z"/>
                <w:rFonts w:ascii="Times New Roman" w:eastAsia="Times New Roman" w:hAnsi="Times New Roman" w:cs="Times New Roman"/>
                <w:sz w:val="28"/>
                <w:szCs w:val="28"/>
                <w:lang w:eastAsia="ru-RU"/>
                <w:rPrChange w:id="1336" w:author="Юлия Новокшанова" w:date="2020-02-09T13:06:00Z">
                  <w:rPr>
                    <w:del w:id="1337" w:author="Юлия Новокшанова" w:date="2020-02-13T19:59:00Z"/>
                    <w:rFonts w:ascii="Times New Roman" w:eastAsia="Times New Roman" w:hAnsi="Times New Roman" w:cs="Times New Roman"/>
                    <w:lang w:eastAsia="ru-RU"/>
                  </w:rPr>
                </w:rPrChange>
              </w:rPr>
              <w:pPrChange w:id="1338" w:author="Юлия Новокшанова" w:date="2020-02-09T13:07:00Z">
                <w:pPr>
                  <w:spacing w:before="100" w:beforeAutospacing="1" w:after="100" w:afterAutospacing="1"/>
                </w:pPr>
              </w:pPrChange>
            </w:pPr>
            <w:del w:id="1339" w:author="Юлия Новокшанова" w:date="2020-02-13T19:59:00Z">
              <w:r w:rsidRPr="00630D51" w:rsidDel="00854DE3">
                <w:rPr>
                  <w:rFonts w:ascii="Times New Roman" w:eastAsia="Times New Roman" w:hAnsi="Times New Roman" w:cs="Times New Roman"/>
                  <w:sz w:val="28"/>
                  <w:szCs w:val="28"/>
                  <w:lang w:eastAsia="ru-RU"/>
                  <w:rPrChange w:id="1340" w:author="Юлия Новокшанова" w:date="2020-02-09T13:06:00Z">
                    <w:rPr>
                      <w:rFonts w:ascii="Times New Roman" w:eastAsia="Times New Roman" w:hAnsi="Times New Roman" w:cs="Times New Roman"/>
                      <w:sz w:val="22"/>
                      <w:szCs w:val="22"/>
                      <w:lang w:eastAsia="ru-RU"/>
                    </w:rPr>
                  </w:rPrChange>
                </w:rPr>
                <w:delText xml:space="preserve">aA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50C62A1" w14:textId="4A9ACD20" w:rsidR="00667D61" w:rsidRPr="00630D51" w:rsidDel="00854DE3" w:rsidRDefault="00667D61">
            <w:pPr>
              <w:spacing w:line="360" w:lineRule="auto"/>
              <w:jc w:val="both"/>
              <w:rPr>
                <w:del w:id="1341" w:author="Юлия Новокшанова" w:date="2020-02-13T19:59:00Z"/>
                <w:rFonts w:ascii="Times New Roman" w:eastAsia="Times New Roman" w:hAnsi="Times New Roman" w:cs="Times New Roman"/>
                <w:sz w:val="28"/>
                <w:szCs w:val="28"/>
                <w:lang w:eastAsia="ru-RU"/>
                <w:rPrChange w:id="1342" w:author="Юлия Новокшанова" w:date="2020-02-09T13:06:00Z">
                  <w:rPr>
                    <w:del w:id="1343" w:author="Юлия Новокшанова" w:date="2020-02-13T19:59:00Z"/>
                    <w:rFonts w:ascii="Times New Roman" w:eastAsia="Times New Roman" w:hAnsi="Times New Roman" w:cs="Times New Roman"/>
                    <w:lang w:eastAsia="ru-RU"/>
                  </w:rPr>
                </w:rPrChange>
              </w:rPr>
              <w:pPrChange w:id="1344" w:author="Юлия Новокшанова" w:date="2020-02-09T13:07:00Z">
                <w:pPr/>
              </w:pPrChange>
            </w:pPr>
            <w:del w:id="1345" w:author="Юлия Новокшанова" w:date="2020-02-13T19:59:00Z">
              <w:r w:rsidRPr="00630D51" w:rsidDel="00854DE3">
                <w:rPr>
                  <w:rFonts w:ascii="Times New Roman" w:eastAsia="Times New Roman" w:hAnsi="Times New Roman" w:cs="Times New Roman"/>
                  <w:sz w:val="28"/>
                  <w:szCs w:val="28"/>
                  <w:lang w:eastAsia="ru-RU"/>
                  <w:rPrChange w:id="1346"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"D:\\var\\folders\\vl\\tbywg53x4jj1m58jlvt3h1nw0000gn\\T\\com.microsoft.Word\\WebArchiveCopyPasteTempFiles\\page231image2153790704" \* MERGEFORMAT </w:instrText>
            </w:r>
            <w:del w:id="1347" w:author="Юлия Новокшанова" w:date="2020-02-13T19:59:00Z">
              <w:r w:rsidRPr="00630D51" w:rsidDel="00854DE3">
                <w:rPr>
                  <w:rFonts w:ascii="Times New Roman" w:eastAsia="Times New Roman" w:hAnsi="Times New Roman" w:cs="Times New Roman"/>
                  <w:sz w:val="28"/>
                  <w:szCs w:val="28"/>
                  <w:lang w:eastAsia="ru-RU"/>
                  <w:rPrChange w:id="1348"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349" w:author="Юлия Новокшанова" w:date="2020-02-09T13:06:00Z">
                    <w:rPr>
                      <w:rFonts w:ascii="Times New Roman" w:eastAsia="Times New Roman" w:hAnsi="Times New Roman" w:cs="Times New Roman"/>
                      <w:noProof/>
                      <w:lang w:eastAsia="ru-RU"/>
                    </w:rPr>
                  </w:rPrChange>
                </w:rPr>
                <w:drawing>
                  <wp:inline distT="0" distB="0" distL="0" distR="0" wp14:anchorId="63F93F5A" wp14:editId="6C005900">
                    <wp:extent cx="838835" cy="2743200"/>
                    <wp:effectExtent l="0" t="0" r="0" b="0"/>
                    <wp:docPr id="50" name="Рисунок 50" descr="page231image215379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ge231image21537907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835" cy="274320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350" w:author="Юлия Новокшанова" w:date="2020-02-09T13:06:00Z">
                    <w:rPr>
                      <w:rFonts w:ascii="Times New Roman" w:eastAsia="Times New Roman" w:hAnsi="Times New Roman" w:cs="Times New Roman"/>
                      <w:lang w:eastAsia="ru-RU"/>
                    </w:rPr>
                  </w:rPrChange>
                </w:rPr>
                <w:fldChar w:fldCharType="end"/>
              </w:r>
            </w:del>
          </w:p>
          <w:p w14:paraId="17307E87" w14:textId="77777777" w:rsidR="00667D61" w:rsidRPr="00630D51" w:rsidDel="00854DE3" w:rsidRDefault="00667D61">
            <w:pPr>
              <w:spacing w:before="100" w:beforeAutospacing="1" w:after="100" w:afterAutospacing="1" w:line="360" w:lineRule="auto"/>
              <w:jc w:val="both"/>
              <w:rPr>
                <w:del w:id="1351" w:author="Юлия Новокшанова" w:date="2020-02-13T19:59:00Z"/>
                <w:rFonts w:ascii="Times New Roman" w:eastAsia="Times New Roman" w:hAnsi="Times New Roman" w:cs="Times New Roman"/>
                <w:sz w:val="28"/>
                <w:szCs w:val="28"/>
                <w:lang w:eastAsia="ru-RU"/>
                <w:rPrChange w:id="1352" w:author="Юлия Новокшанова" w:date="2020-02-09T13:06:00Z">
                  <w:rPr>
                    <w:del w:id="1353" w:author="Юлия Новокшанова" w:date="2020-02-13T19:59:00Z"/>
                    <w:rFonts w:ascii="Times New Roman" w:eastAsia="Times New Roman" w:hAnsi="Times New Roman" w:cs="Times New Roman"/>
                    <w:lang w:eastAsia="ru-RU"/>
                  </w:rPr>
                </w:rPrChange>
              </w:rPr>
              <w:pPrChange w:id="1354" w:author="Юлия Новокшанова" w:date="2020-02-09T13:07:00Z">
                <w:pPr>
                  <w:spacing w:before="100" w:beforeAutospacing="1" w:after="100" w:afterAutospacing="1"/>
                </w:pPr>
              </w:pPrChange>
            </w:pPr>
            <w:del w:id="1355" w:author="Юлия Новокшанова" w:date="2020-02-13T19:59:00Z">
              <w:r w:rsidRPr="00630D51" w:rsidDel="00854DE3">
                <w:rPr>
                  <w:rFonts w:ascii="Times New Roman" w:eastAsia="Times New Roman" w:hAnsi="Times New Roman" w:cs="Times New Roman"/>
                  <w:sz w:val="28"/>
                  <w:szCs w:val="28"/>
                  <w:lang w:eastAsia="ru-RU"/>
                  <w:rPrChange w:id="1356" w:author="Юлия Новокшанова" w:date="2020-02-09T13:06:00Z">
                    <w:rPr>
                      <w:rFonts w:ascii="Times New Roman" w:eastAsia="Times New Roman" w:hAnsi="Times New Roman" w:cs="Times New Roman"/>
                      <w:sz w:val="22"/>
                      <w:szCs w:val="22"/>
                      <w:lang w:eastAsia="ru-RU"/>
                    </w:rPr>
                  </w:rPrChange>
                </w:rPr>
                <w:delText xml:space="preserve">aT </w:delText>
              </w:r>
            </w:del>
          </w:p>
        </w:tc>
      </w:tr>
    </w:tbl>
    <w:p w14:paraId="5D1CA8A4" w14:textId="77777777" w:rsidR="00667D61" w:rsidRPr="00630D51" w:rsidDel="00854DE3" w:rsidRDefault="00667D61">
      <w:pPr>
        <w:spacing w:before="100" w:beforeAutospacing="1" w:after="100" w:afterAutospacing="1" w:line="360" w:lineRule="auto"/>
        <w:jc w:val="both"/>
        <w:rPr>
          <w:del w:id="1357" w:author="Юлия Новокшанова" w:date="2020-02-13T19:59:00Z"/>
          <w:rFonts w:ascii="Times New Roman" w:eastAsia="Times New Roman" w:hAnsi="Times New Roman" w:cs="Times New Roman"/>
          <w:sz w:val="28"/>
          <w:szCs w:val="28"/>
          <w:lang w:eastAsia="ru-RU"/>
          <w:rPrChange w:id="1358" w:author="Юлия Новокшанова" w:date="2020-02-09T13:06:00Z">
            <w:rPr>
              <w:del w:id="1359" w:author="Юлия Новокшанова" w:date="2020-02-13T19:59:00Z"/>
              <w:rFonts w:ascii="Times New Roman" w:eastAsia="Times New Roman" w:hAnsi="Times New Roman" w:cs="Times New Roman"/>
              <w:lang w:eastAsia="ru-RU"/>
            </w:rPr>
          </w:rPrChange>
        </w:rPr>
        <w:pPrChange w:id="1360" w:author="Юлия Новокшанова" w:date="2020-02-09T13:07:00Z">
          <w:pPr>
            <w:spacing w:before="100" w:beforeAutospacing="1" w:after="100" w:afterAutospacing="1"/>
          </w:pPr>
        </w:pPrChange>
      </w:pPr>
      <w:del w:id="1361" w:author="Юлия Новокшанова" w:date="2020-02-13T19:59:00Z">
        <w:r w:rsidRPr="00630D51" w:rsidDel="00854DE3">
          <w:rPr>
            <w:rFonts w:ascii="Times New Roman" w:eastAsia="Times New Roman" w:hAnsi="Times New Roman" w:cs="Times New Roman"/>
            <w:sz w:val="28"/>
            <w:szCs w:val="28"/>
            <w:lang w:eastAsia="ru-RU"/>
            <w:rPrChange w:id="1362" w:author="Юлия Новокшанова" w:date="2020-02-09T13:06:00Z">
              <w:rPr>
                <w:rFonts w:ascii="Times New Roman" w:eastAsia="Times New Roman" w:hAnsi="Times New Roman" w:cs="Times New Roman"/>
                <w:sz w:val="22"/>
                <w:szCs w:val="22"/>
                <w:lang w:eastAsia="ru-RU"/>
              </w:rPr>
            </w:rPrChange>
          </w:rPr>
          <w:delText xml:space="preserve">Новый красный канала будет высчитываться, как значения исходного цвета (R, G, B, A), перемноженные на первые четыре значения (rR, rG, rB, rA) из первой строки. К результату добавляется rT. С остальными каналами также. Данная матрица устанавливается в качестве параметра для ColorMatrixColorFilter. </w:delText>
        </w:r>
      </w:del>
    </w:p>
    <w:p w14:paraId="2F7E963D" w14:textId="77777777" w:rsidR="00667D61" w:rsidRPr="00630D51" w:rsidDel="00854DE3" w:rsidRDefault="00667D61">
      <w:pPr>
        <w:spacing w:before="100" w:beforeAutospacing="1" w:after="100" w:afterAutospacing="1" w:line="360" w:lineRule="auto"/>
        <w:jc w:val="both"/>
        <w:rPr>
          <w:del w:id="1363" w:author="Юлия Новокшанова" w:date="2020-02-13T19:59:00Z"/>
          <w:rFonts w:ascii="Times New Roman" w:eastAsia="Times New Roman" w:hAnsi="Times New Roman" w:cs="Times New Roman"/>
          <w:sz w:val="28"/>
          <w:szCs w:val="28"/>
          <w:lang w:eastAsia="ru-RU"/>
          <w:rPrChange w:id="1364" w:author="Юлия Новокшанова" w:date="2020-02-09T13:06:00Z">
            <w:rPr>
              <w:del w:id="1365" w:author="Юлия Новокшанова" w:date="2020-02-13T19:59:00Z"/>
              <w:rFonts w:ascii="Times New Roman" w:eastAsia="Times New Roman" w:hAnsi="Times New Roman" w:cs="Times New Roman"/>
              <w:lang w:eastAsia="ru-RU"/>
            </w:rPr>
          </w:rPrChange>
        </w:rPr>
        <w:pPrChange w:id="1366" w:author="Юлия Новокшанова" w:date="2020-02-09T13:07:00Z">
          <w:pPr>
            <w:spacing w:before="100" w:beforeAutospacing="1" w:after="100" w:afterAutospacing="1"/>
          </w:pPr>
        </w:pPrChange>
      </w:pPr>
      <w:del w:id="1367" w:author="Юлия Новокшанова" w:date="2020-02-13T19:59:00Z">
        <w:r w:rsidRPr="00630D51" w:rsidDel="00854DE3">
          <w:rPr>
            <w:rFonts w:ascii="Times New Roman" w:eastAsia="Times New Roman" w:hAnsi="Times New Roman" w:cs="Times New Roman"/>
            <w:sz w:val="28"/>
            <w:szCs w:val="28"/>
            <w:lang w:eastAsia="ru-RU"/>
            <w:rPrChange w:id="1368" w:author="Юлия Новокшанова" w:date="2020-02-09T13:06:00Z">
              <w:rPr>
                <w:rFonts w:ascii="Times New Roman" w:eastAsia="Times New Roman" w:hAnsi="Times New Roman" w:cs="Times New Roman"/>
                <w:sz w:val="22"/>
                <w:szCs w:val="22"/>
                <w:lang w:eastAsia="ru-RU"/>
              </w:rPr>
            </w:rPrChange>
          </w:rPr>
          <w:delText xml:space="preserve">Выполнение других фильтров происходит одновременно в пяти потоках. Реализация каждого скрыта в классе Filter.java. Программа проходит попиксельно изображение, меняя его согласно двумерному массиву или с помощью математических операций в соответствии с рисунком 4. </w:delText>
        </w:r>
      </w:del>
    </w:p>
    <w:p w14:paraId="265662E6" w14:textId="38600225" w:rsidR="00667D61" w:rsidRPr="00630D51" w:rsidDel="00854DE3" w:rsidRDefault="00667D61">
      <w:pPr>
        <w:spacing w:line="360" w:lineRule="auto"/>
        <w:jc w:val="both"/>
        <w:rPr>
          <w:del w:id="1369" w:author="Юлия Новокшанова" w:date="2020-02-13T19:59:00Z"/>
          <w:rFonts w:ascii="Times New Roman" w:eastAsia="Times New Roman" w:hAnsi="Times New Roman" w:cs="Times New Roman"/>
          <w:sz w:val="28"/>
          <w:szCs w:val="28"/>
          <w:lang w:eastAsia="ru-RU"/>
          <w:rPrChange w:id="1370" w:author="Юлия Новокшанова" w:date="2020-02-09T13:06:00Z">
            <w:rPr>
              <w:del w:id="1371" w:author="Юлия Новокшанова" w:date="2020-02-13T19:59:00Z"/>
              <w:rFonts w:ascii="Times New Roman" w:eastAsia="Times New Roman" w:hAnsi="Times New Roman" w:cs="Times New Roman"/>
              <w:lang w:eastAsia="ru-RU"/>
            </w:rPr>
          </w:rPrChange>
        </w:rPr>
        <w:pPrChange w:id="1372" w:author="Юлия Новокшанова" w:date="2020-02-09T13:07:00Z">
          <w:pPr/>
        </w:pPrChange>
      </w:pPr>
      <w:del w:id="1373" w:author="Юлия Новокшанова" w:date="2020-02-13T19:59:00Z">
        <w:r w:rsidRPr="00630D51" w:rsidDel="00854DE3">
          <w:rPr>
            <w:rFonts w:ascii="Times New Roman" w:eastAsia="Times New Roman" w:hAnsi="Times New Roman" w:cs="Times New Roman"/>
            <w:sz w:val="28"/>
            <w:szCs w:val="28"/>
            <w:lang w:eastAsia="ru-RU"/>
            <w:rPrChange w:id="1374"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"D:\\var\\folders\\vl\\tbywg53x4jj1m58jlvt3h1nw0000gn\\T\\com.microsoft.Word\\WebArchiveCopyPasteTempFiles\\page233image2155129888" \* MERGEFORMAT </w:instrText>
      </w:r>
      <w:del w:id="1375" w:author="Юлия Новокшанова" w:date="2020-02-13T19:59:00Z">
        <w:r w:rsidRPr="00630D51" w:rsidDel="00854DE3">
          <w:rPr>
            <w:rFonts w:ascii="Times New Roman" w:eastAsia="Times New Roman" w:hAnsi="Times New Roman" w:cs="Times New Roman"/>
            <w:sz w:val="28"/>
            <w:szCs w:val="28"/>
            <w:lang w:eastAsia="ru-RU"/>
            <w:rPrChange w:id="1376"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377" w:author="Юлия Новокшанова" w:date="2020-02-09T13:06:00Z">
              <w:rPr>
                <w:rFonts w:ascii="Times New Roman" w:eastAsia="Times New Roman" w:hAnsi="Times New Roman" w:cs="Times New Roman"/>
                <w:noProof/>
                <w:lang w:eastAsia="ru-RU"/>
              </w:rPr>
            </w:rPrChange>
          </w:rPr>
          <w:drawing>
            <wp:inline distT="0" distB="0" distL="0" distR="0" wp14:anchorId="6463581F" wp14:editId="523898AB">
              <wp:extent cx="4035425" cy="3514090"/>
              <wp:effectExtent l="0" t="0" r="3175" b="3810"/>
              <wp:docPr id="45" name="Рисунок 45" descr="page233image215512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age233image21551298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5425" cy="351409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378" w:author="Юлия Новокшанова" w:date="2020-02-09T13:06:00Z">
              <w:rPr>
                <w:rFonts w:ascii="Times New Roman" w:eastAsia="Times New Roman" w:hAnsi="Times New Roman" w:cs="Times New Roman"/>
                <w:lang w:eastAsia="ru-RU"/>
              </w:rPr>
            </w:rPrChange>
          </w:rPr>
          <w:fldChar w:fldCharType="end"/>
        </w:r>
      </w:del>
    </w:p>
    <w:p w14:paraId="5B1CE8FF" w14:textId="77777777" w:rsidR="00667D61" w:rsidRPr="00630D51" w:rsidDel="00854DE3" w:rsidRDefault="00667D61">
      <w:pPr>
        <w:spacing w:before="100" w:beforeAutospacing="1" w:after="100" w:afterAutospacing="1" w:line="360" w:lineRule="auto"/>
        <w:jc w:val="both"/>
        <w:rPr>
          <w:del w:id="1379" w:author="Юлия Новокшанова" w:date="2020-02-13T19:59:00Z"/>
          <w:rFonts w:ascii="Times New Roman" w:eastAsia="Times New Roman" w:hAnsi="Times New Roman" w:cs="Times New Roman"/>
          <w:sz w:val="28"/>
          <w:szCs w:val="28"/>
          <w:lang w:eastAsia="ru-RU"/>
          <w:rPrChange w:id="1380" w:author="Юлия Новокшанова" w:date="2020-02-09T13:06:00Z">
            <w:rPr>
              <w:del w:id="1381" w:author="Юлия Новокшанова" w:date="2020-02-13T19:59:00Z"/>
              <w:rFonts w:ascii="Times New Roman" w:eastAsia="Times New Roman" w:hAnsi="Times New Roman" w:cs="Times New Roman"/>
              <w:lang w:eastAsia="ru-RU"/>
            </w:rPr>
          </w:rPrChange>
        </w:rPr>
        <w:pPrChange w:id="1382" w:author="Юлия Новокшанова" w:date="2020-02-09T13:07:00Z">
          <w:pPr>
            <w:spacing w:before="100" w:beforeAutospacing="1" w:after="100" w:afterAutospacing="1"/>
          </w:pPr>
        </w:pPrChange>
      </w:pPr>
      <w:del w:id="1383" w:author="Юлия Новокшанова" w:date="2020-02-13T19:59:00Z">
        <w:r w:rsidRPr="00630D51" w:rsidDel="00854DE3">
          <w:rPr>
            <w:rFonts w:ascii="Times New Roman" w:eastAsia="Times New Roman" w:hAnsi="Times New Roman" w:cs="Times New Roman"/>
            <w:sz w:val="28"/>
            <w:szCs w:val="28"/>
            <w:lang w:eastAsia="ru-RU"/>
            <w:rPrChange w:id="1384" w:author="Юлия Новокшанова" w:date="2020-02-09T13:06:00Z">
              <w:rPr>
                <w:rFonts w:ascii="Times New Roman" w:eastAsia="Times New Roman" w:hAnsi="Times New Roman" w:cs="Times New Roman"/>
                <w:sz w:val="22"/>
                <w:szCs w:val="22"/>
                <w:lang w:eastAsia="ru-RU"/>
              </w:rPr>
            </w:rPrChange>
          </w:rPr>
          <w:delText xml:space="preserve">Рисунок 4 – Панель меню инструмента “Фильтры” и пример обработки изображения </w:delText>
        </w:r>
      </w:del>
    </w:p>
    <w:p w14:paraId="7F235780" w14:textId="77777777" w:rsidR="00667D61" w:rsidRPr="00630D51" w:rsidDel="00854DE3" w:rsidRDefault="00667D61">
      <w:pPr>
        <w:spacing w:before="100" w:beforeAutospacing="1" w:after="100" w:afterAutospacing="1" w:line="360" w:lineRule="auto"/>
        <w:jc w:val="both"/>
        <w:rPr>
          <w:del w:id="1385" w:author="Юлия Новокшанова" w:date="2020-02-13T19:59:00Z"/>
          <w:rFonts w:ascii="Times New Roman" w:eastAsia="Times New Roman" w:hAnsi="Times New Roman" w:cs="Times New Roman"/>
          <w:sz w:val="28"/>
          <w:szCs w:val="28"/>
          <w:lang w:eastAsia="ru-RU"/>
          <w:rPrChange w:id="1386" w:author="Юлия Новокшанова" w:date="2020-02-09T13:06:00Z">
            <w:rPr>
              <w:del w:id="1387" w:author="Юлия Новокшанова" w:date="2020-02-13T19:59:00Z"/>
              <w:rFonts w:ascii="Times New Roman" w:eastAsia="Times New Roman" w:hAnsi="Times New Roman" w:cs="Times New Roman"/>
              <w:lang w:eastAsia="ru-RU"/>
            </w:rPr>
          </w:rPrChange>
        </w:rPr>
        <w:pPrChange w:id="1388" w:author="Юлия Новокшанова" w:date="2020-02-09T13:07:00Z">
          <w:pPr>
            <w:spacing w:before="100" w:beforeAutospacing="1" w:after="100" w:afterAutospacing="1"/>
          </w:pPr>
        </w:pPrChange>
      </w:pPr>
      <w:del w:id="1389" w:author="Юлия Новокшанова" w:date="2020-02-13T19:59:00Z">
        <w:r w:rsidRPr="00630D51" w:rsidDel="00854DE3">
          <w:rPr>
            <w:rFonts w:ascii="Times New Roman" w:eastAsia="Times New Roman" w:hAnsi="Times New Roman" w:cs="Times New Roman"/>
            <w:sz w:val="28"/>
            <w:szCs w:val="28"/>
            <w:lang w:eastAsia="ru-RU"/>
            <w:rPrChange w:id="1390" w:author="Юлия Новокшанова" w:date="2020-02-09T13:06:00Z">
              <w:rPr>
                <w:rFonts w:ascii="Times New Roman" w:eastAsia="Times New Roman" w:hAnsi="Times New Roman" w:cs="Times New Roman"/>
                <w:sz w:val="22"/>
                <w:szCs w:val="22"/>
                <w:lang w:eastAsia="ru-RU"/>
              </w:rPr>
            </w:rPrChange>
          </w:rPr>
          <w:delText xml:space="preserve">Матрица свертки – это матрица коэффициентов, которая “умножается” на значение пикселей изображения для получения требуемого результата. На вход она получает матрицу 3 на 3 (классический размер), а также значения div(делитель) и offset(коэффициент). Результат преобразования делится на div и нему прибавляется offset. </w:delText>
        </w:r>
      </w:del>
    </w:p>
    <w:p w14:paraId="09E0B3AD" w14:textId="77777777" w:rsidR="00667D61" w:rsidRPr="00630D51" w:rsidDel="00854DE3" w:rsidRDefault="00667D61">
      <w:pPr>
        <w:spacing w:before="100" w:beforeAutospacing="1" w:after="100" w:afterAutospacing="1" w:line="360" w:lineRule="auto"/>
        <w:jc w:val="both"/>
        <w:rPr>
          <w:del w:id="1391" w:author="Юлия Новокшанова" w:date="2020-02-13T19:59:00Z"/>
          <w:rFonts w:ascii="Times New Roman" w:eastAsia="Times New Roman" w:hAnsi="Times New Roman" w:cs="Times New Roman"/>
          <w:sz w:val="28"/>
          <w:szCs w:val="28"/>
          <w:lang w:eastAsia="ru-RU"/>
          <w:rPrChange w:id="1392" w:author="Юлия Новокшанова" w:date="2020-02-09T13:06:00Z">
            <w:rPr>
              <w:del w:id="1393" w:author="Юлия Новокшанова" w:date="2020-02-13T19:59:00Z"/>
              <w:rFonts w:ascii="Times New Roman" w:eastAsia="Times New Roman" w:hAnsi="Times New Roman" w:cs="Times New Roman"/>
              <w:lang w:eastAsia="ru-RU"/>
            </w:rPr>
          </w:rPrChange>
        </w:rPr>
        <w:pPrChange w:id="1394" w:author="Юлия Новокшанова" w:date="2020-02-09T13:07:00Z">
          <w:pPr>
            <w:spacing w:before="100" w:beforeAutospacing="1" w:after="100" w:afterAutospacing="1"/>
          </w:pPr>
        </w:pPrChange>
      </w:pPr>
      <w:del w:id="1395" w:author="Юлия Новокшанова" w:date="2020-02-13T19:59:00Z">
        <w:r w:rsidRPr="00630D51" w:rsidDel="00854DE3">
          <w:rPr>
            <w:rFonts w:ascii="Times New Roman" w:eastAsia="Times New Roman" w:hAnsi="Times New Roman" w:cs="Times New Roman"/>
            <w:sz w:val="28"/>
            <w:szCs w:val="28"/>
            <w:lang w:eastAsia="ru-RU"/>
            <w:rPrChange w:id="1396" w:author="Юлия Новокшанова" w:date="2020-02-09T13:06:00Z">
              <w:rPr>
                <w:rFonts w:ascii="Times New Roman" w:eastAsia="Times New Roman" w:hAnsi="Times New Roman" w:cs="Times New Roman"/>
                <w:sz w:val="22"/>
                <w:szCs w:val="22"/>
                <w:lang w:eastAsia="ru-RU"/>
              </w:rPr>
            </w:rPrChange>
          </w:rPr>
          <w:delText xml:space="preserve">8 “Уровни” </w:delText>
        </w:r>
      </w:del>
    </w:p>
    <w:p w14:paraId="0C59B62A" w14:textId="77777777" w:rsidR="00667D61" w:rsidRPr="00630D51" w:rsidDel="00854DE3" w:rsidRDefault="00667D61">
      <w:pPr>
        <w:spacing w:before="100" w:beforeAutospacing="1" w:after="100" w:afterAutospacing="1" w:line="360" w:lineRule="auto"/>
        <w:jc w:val="both"/>
        <w:rPr>
          <w:del w:id="1397" w:author="Юлия Новокшанова" w:date="2020-02-13T19:59:00Z"/>
          <w:rFonts w:ascii="Times New Roman" w:eastAsia="Times New Roman" w:hAnsi="Times New Roman" w:cs="Times New Roman"/>
          <w:sz w:val="28"/>
          <w:szCs w:val="28"/>
          <w:lang w:eastAsia="ru-RU"/>
          <w:rPrChange w:id="1398" w:author="Юлия Новокшанова" w:date="2020-02-09T13:06:00Z">
            <w:rPr>
              <w:del w:id="1399" w:author="Юлия Новокшанова" w:date="2020-02-13T19:59:00Z"/>
              <w:rFonts w:ascii="Times New Roman" w:eastAsia="Times New Roman" w:hAnsi="Times New Roman" w:cs="Times New Roman"/>
              <w:lang w:eastAsia="ru-RU"/>
            </w:rPr>
          </w:rPrChange>
        </w:rPr>
        <w:pPrChange w:id="1400" w:author="Юлия Новокшанова" w:date="2020-02-09T13:07:00Z">
          <w:pPr>
            <w:spacing w:before="100" w:beforeAutospacing="1" w:after="100" w:afterAutospacing="1"/>
          </w:pPr>
        </w:pPrChange>
      </w:pPr>
      <w:del w:id="1401" w:author="Юлия Новокшанова" w:date="2020-02-13T19:59:00Z">
        <w:r w:rsidRPr="00630D51" w:rsidDel="00854DE3">
          <w:rPr>
            <w:rFonts w:ascii="Times New Roman" w:eastAsia="Times New Roman" w:hAnsi="Times New Roman" w:cs="Times New Roman"/>
            <w:sz w:val="28"/>
            <w:szCs w:val="28"/>
            <w:lang w:eastAsia="ru-RU"/>
            <w:rPrChange w:id="1402" w:author="Юлия Новокшанова" w:date="2020-02-09T13:06:00Z">
              <w:rPr>
                <w:rFonts w:ascii="Times New Roman" w:eastAsia="Times New Roman" w:hAnsi="Times New Roman" w:cs="Times New Roman"/>
                <w:sz w:val="22"/>
                <w:szCs w:val="22"/>
                <w:lang w:eastAsia="ru-RU"/>
              </w:rPr>
            </w:rPrChange>
          </w:rPr>
          <w:delText xml:space="preserve">С помощью уровней можно тонко отредактировать изображение. Ползунок может увеличить или ослабить силу любого из каналов, яркость и насыщенность. Данный инструмент использует тот же класс PictureThread.java, что и фильтры. При вызове setLevel(); передается номер эффекта, который будет применен. Конструкция switch case выбирает нужную матрицу и устанавливает ее в соответствии с рисунком 5. </w:delText>
        </w:r>
      </w:del>
    </w:p>
    <w:p w14:paraId="68AE1337" w14:textId="77777777" w:rsidR="00667D61" w:rsidRPr="00630D51" w:rsidDel="00854DE3" w:rsidRDefault="00667D61">
      <w:pPr>
        <w:spacing w:before="100" w:beforeAutospacing="1" w:after="100" w:afterAutospacing="1" w:line="360" w:lineRule="auto"/>
        <w:jc w:val="both"/>
        <w:rPr>
          <w:del w:id="1403" w:author="Юлия Новокшанова" w:date="2020-02-13T19:59:00Z"/>
          <w:rFonts w:ascii="Times New Roman" w:eastAsia="Times New Roman" w:hAnsi="Times New Roman" w:cs="Times New Roman"/>
          <w:sz w:val="28"/>
          <w:szCs w:val="28"/>
          <w:lang w:eastAsia="ru-RU"/>
          <w:rPrChange w:id="1404" w:author="Юлия Новокшанова" w:date="2020-02-09T13:06:00Z">
            <w:rPr>
              <w:del w:id="1405" w:author="Юлия Новокшанова" w:date="2020-02-13T19:59:00Z"/>
              <w:rFonts w:ascii="Times New Roman" w:eastAsia="Times New Roman" w:hAnsi="Times New Roman" w:cs="Times New Roman"/>
              <w:lang w:eastAsia="ru-RU"/>
            </w:rPr>
          </w:rPrChange>
        </w:rPr>
        <w:pPrChange w:id="1406" w:author="Юлия Новокшанова" w:date="2020-02-09T13:07:00Z">
          <w:pPr>
            <w:spacing w:before="100" w:beforeAutospacing="1" w:after="100" w:afterAutospacing="1"/>
          </w:pPr>
        </w:pPrChange>
      </w:pPr>
    </w:p>
    <w:p w14:paraId="79241A64" w14:textId="5916DCDB" w:rsidR="00667D61" w:rsidRPr="00630D51" w:rsidDel="00854DE3" w:rsidRDefault="00667D61">
      <w:pPr>
        <w:spacing w:line="360" w:lineRule="auto"/>
        <w:jc w:val="both"/>
        <w:rPr>
          <w:del w:id="1407" w:author="Юлия Новокшанова" w:date="2020-02-13T19:59:00Z"/>
          <w:rFonts w:ascii="Times New Roman" w:eastAsia="Times New Roman" w:hAnsi="Times New Roman" w:cs="Times New Roman"/>
          <w:sz w:val="28"/>
          <w:szCs w:val="28"/>
          <w:lang w:eastAsia="ru-RU"/>
          <w:rPrChange w:id="1408" w:author="Юлия Новокшанова" w:date="2020-02-09T13:06:00Z">
            <w:rPr>
              <w:del w:id="1409" w:author="Юлия Новокшанова" w:date="2020-02-13T19:59:00Z"/>
              <w:rFonts w:ascii="Times New Roman" w:eastAsia="Times New Roman" w:hAnsi="Times New Roman" w:cs="Times New Roman"/>
              <w:lang w:eastAsia="ru-RU"/>
            </w:rPr>
          </w:rPrChange>
        </w:rPr>
        <w:pPrChange w:id="1410" w:author="Юлия Новокшанова" w:date="2020-02-09T13:07:00Z">
          <w:pPr/>
        </w:pPrChange>
      </w:pPr>
      <w:del w:id="1411" w:author="Юлия Новокшанова" w:date="2020-02-13T19:59:00Z">
        <w:r w:rsidRPr="00630D51" w:rsidDel="00854DE3">
          <w:rPr>
            <w:rFonts w:ascii="Times New Roman" w:eastAsia="Times New Roman" w:hAnsi="Times New Roman" w:cs="Times New Roman"/>
            <w:sz w:val="28"/>
            <w:szCs w:val="28"/>
            <w:lang w:eastAsia="ru-RU"/>
            <w:rPrChange w:id="1412"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"D:\\var\\folders\\vl\\tbywg53x4jj1m58jlvt3h1nw0000gn\\T\\com.microsoft.Word\\WebArchiveCopyPasteTempFiles\\page234image2115355872" \* MERGEFORMAT </w:instrText>
      </w:r>
      <w:del w:id="1413" w:author="Юлия Новокшанова" w:date="2020-02-13T19:59:00Z">
        <w:r w:rsidRPr="00630D51" w:rsidDel="00854DE3">
          <w:rPr>
            <w:rFonts w:ascii="Times New Roman" w:eastAsia="Times New Roman" w:hAnsi="Times New Roman" w:cs="Times New Roman"/>
            <w:sz w:val="28"/>
            <w:szCs w:val="28"/>
            <w:lang w:eastAsia="ru-RU"/>
            <w:rPrChange w:id="1414"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415" w:author="Юлия Новокшанова" w:date="2020-02-09T13:06:00Z">
              <w:rPr>
                <w:rFonts w:ascii="Times New Roman" w:eastAsia="Times New Roman" w:hAnsi="Times New Roman" w:cs="Times New Roman"/>
                <w:noProof/>
                <w:lang w:eastAsia="ru-RU"/>
              </w:rPr>
            </w:rPrChange>
          </w:rPr>
          <w:drawing>
            <wp:inline distT="0" distB="0" distL="0" distR="0" wp14:anchorId="6045B82D" wp14:editId="6DB7914D">
              <wp:extent cx="4035425" cy="3514090"/>
              <wp:effectExtent l="0" t="0" r="3175" b="3810"/>
              <wp:docPr id="42" name="Рисунок 42" descr="page234image2115355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age234image21153558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5425" cy="351409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416" w:author="Юлия Новокшанова" w:date="2020-02-09T13:06:00Z">
              <w:rPr>
                <w:rFonts w:ascii="Times New Roman" w:eastAsia="Times New Roman" w:hAnsi="Times New Roman" w:cs="Times New Roman"/>
                <w:lang w:eastAsia="ru-RU"/>
              </w:rPr>
            </w:rPrChange>
          </w:rPr>
          <w:fldChar w:fldCharType="end"/>
        </w:r>
      </w:del>
    </w:p>
    <w:p w14:paraId="7915605E" w14:textId="77777777" w:rsidR="00667D61" w:rsidRPr="00630D51" w:rsidDel="00854DE3" w:rsidRDefault="00667D61">
      <w:pPr>
        <w:spacing w:before="100" w:beforeAutospacing="1" w:after="100" w:afterAutospacing="1" w:line="360" w:lineRule="auto"/>
        <w:jc w:val="both"/>
        <w:rPr>
          <w:del w:id="1417" w:author="Юлия Новокшанова" w:date="2020-02-13T19:59:00Z"/>
          <w:rFonts w:ascii="Times New Roman" w:eastAsia="Times New Roman" w:hAnsi="Times New Roman" w:cs="Times New Roman"/>
          <w:sz w:val="28"/>
          <w:szCs w:val="28"/>
          <w:lang w:eastAsia="ru-RU"/>
          <w:rPrChange w:id="1418" w:author="Юлия Новокшанова" w:date="2020-02-09T13:06:00Z">
            <w:rPr>
              <w:del w:id="1419" w:author="Юлия Новокшанова" w:date="2020-02-13T19:59:00Z"/>
              <w:rFonts w:ascii="Times New Roman" w:eastAsia="Times New Roman" w:hAnsi="Times New Roman" w:cs="Times New Roman"/>
              <w:lang w:eastAsia="ru-RU"/>
            </w:rPr>
          </w:rPrChange>
        </w:rPr>
        <w:pPrChange w:id="1420" w:author="Юлия Новокшанова" w:date="2020-02-09T13:07:00Z">
          <w:pPr>
            <w:spacing w:before="100" w:beforeAutospacing="1" w:after="100" w:afterAutospacing="1"/>
          </w:pPr>
        </w:pPrChange>
      </w:pPr>
      <w:del w:id="1421" w:author="Юлия Новокшанова" w:date="2020-02-13T19:59:00Z">
        <w:r w:rsidRPr="00630D51" w:rsidDel="00854DE3">
          <w:rPr>
            <w:rFonts w:ascii="Times New Roman" w:eastAsia="Times New Roman" w:hAnsi="Times New Roman" w:cs="Times New Roman"/>
            <w:sz w:val="28"/>
            <w:szCs w:val="28"/>
            <w:lang w:eastAsia="ru-RU"/>
            <w:rPrChange w:id="1422" w:author="Юлия Новокшанова" w:date="2020-02-09T13:06:00Z">
              <w:rPr>
                <w:rFonts w:ascii="Times New Roman" w:eastAsia="Times New Roman" w:hAnsi="Times New Roman" w:cs="Times New Roman"/>
                <w:sz w:val="22"/>
                <w:szCs w:val="22"/>
                <w:lang w:eastAsia="ru-RU"/>
              </w:rPr>
            </w:rPrChange>
          </w:rPr>
          <w:delText xml:space="preserve">Рисунок 5 – Панель меню инструмента “Уровни” и пример обработки изображения </w:delText>
        </w:r>
      </w:del>
    </w:p>
    <w:p w14:paraId="441EE1AC" w14:textId="77777777" w:rsidR="00667D61" w:rsidRPr="00630D51" w:rsidDel="00854DE3" w:rsidRDefault="00667D61">
      <w:pPr>
        <w:spacing w:before="100" w:beforeAutospacing="1" w:after="100" w:afterAutospacing="1" w:line="360" w:lineRule="auto"/>
        <w:jc w:val="both"/>
        <w:rPr>
          <w:del w:id="1423" w:author="Юлия Новокшанова" w:date="2020-02-13T19:59:00Z"/>
          <w:rFonts w:ascii="Times New Roman" w:eastAsia="Times New Roman" w:hAnsi="Times New Roman" w:cs="Times New Roman"/>
          <w:sz w:val="28"/>
          <w:szCs w:val="28"/>
          <w:lang w:eastAsia="ru-RU"/>
          <w:rPrChange w:id="1424" w:author="Юлия Новокшанова" w:date="2020-02-09T13:06:00Z">
            <w:rPr>
              <w:del w:id="1425" w:author="Юлия Новокшанова" w:date="2020-02-13T19:59:00Z"/>
              <w:rFonts w:ascii="Times New Roman" w:eastAsia="Times New Roman" w:hAnsi="Times New Roman" w:cs="Times New Roman"/>
              <w:lang w:eastAsia="ru-RU"/>
            </w:rPr>
          </w:rPrChange>
        </w:rPr>
        <w:pPrChange w:id="1426" w:author="Юлия Новокшанова" w:date="2020-02-09T13:07:00Z">
          <w:pPr>
            <w:spacing w:before="100" w:beforeAutospacing="1" w:after="100" w:afterAutospacing="1"/>
          </w:pPr>
        </w:pPrChange>
      </w:pPr>
      <w:del w:id="1427" w:author="Юлия Новокшанова" w:date="2020-02-13T19:59:00Z">
        <w:r w:rsidRPr="00630D51" w:rsidDel="00854DE3">
          <w:rPr>
            <w:rFonts w:ascii="Times New Roman" w:eastAsia="Times New Roman" w:hAnsi="Times New Roman" w:cs="Times New Roman"/>
            <w:sz w:val="28"/>
            <w:szCs w:val="28"/>
            <w:lang w:eastAsia="ru-RU"/>
            <w:rPrChange w:id="1428" w:author="Юлия Новокшанова" w:date="2020-02-09T13:06:00Z">
              <w:rPr>
                <w:rFonts w:ascii="Times New Roman" w:eastAsia="Times New Roman" w:hAnsi="Times New Roman" w:cs="Times New Roman"/>
                <w:sz w:val="22"/>
                <w:szCs w:val="22"/>
                <w:lang w:eastAsia="ru-RU"/>
              </w:rPr>
            </w:rPrChange>
          </w:rPr>
          <w:delText xml:space="preserve">9 “Дизайн” </w:delText>
        </w:r>
      </w:del>
    </w:p>
    <w:p w14:paraId="6FC45022" w14:textId="77777777" w:rsidR="00667D61" w:rsidRPr="00630D51" w:rsidDel="00854DE3" w:rsidRDefault="00667D61">
      <w:pPr>
        <w:spacing w:before="100" w:beforeAutospacing="1" w:after="100" w:afterAutospacing="1" w:line="360" w:lineRule="auto"/>
        <w:jc w:val="both"/>
        <w:rPr>
          <w:del w:id="1429" w:author="Юлия Новокшанова" w:date="2020-02-13T19:59:00Z"/>
          <w:rFonts w:ascii="Times New Roman" w:eastAsia="Times New Roman" w:hAnsi="Times New Roman" w:cs="Times New Roman"/>
          <w:sz w:val="28"/>
          <w:szCs w:val="28"/>
          <w:lang w:eastAsia="ru-RU"/>
          <w:rPrChange w:id="1430" w:author="Юлия Новокшанова" w:date="2020-02-09T13:06:00Z">
            <w:rPr>
              <w:del w:id="1431" w:author="Юлия Новокшанова" w:date="2020-02-13T19:59:00Z"/>
              <w:rFonts w:ascii="Times New Roman" w:eastAsia="Times New Roman" w:hAnsi="Times New Roman" w:cs="Times New Roman"/>
              <w:lang w:eastAsia="ru-RU"/>
            </w:rPr>
          </w:rPrChange>
        </w:rPr>
        <w:pPrChange w:id="1432" w:author="Юлия Новокшанова" w:date="2020-02-09T13:07:00Z">
          <w:pPr>
            <w:spacing w:before="100" w:beforeAutospacing="1" w:after="100" w:afterAutospacing="1"/>
          </w:pPr>
        </w:pPrChange>
      </w:pPr>
      <w:del w:id="1433" w:author="Юлия Новокшанова" w:date="2020-02-13T19:59:00Z">
        <w:r w:rsidRPr="00630D51" w:rsidDel="00854DE3">
          <w:rPr>
            <w:rFonts w:ascii="Times New Roman" w:eastAsia="Times New Roman" w:hAnsi="Times New Roman" w:cs="Times New Roman"/>
            <w:sz w:val="28"/>
            <w:szCs w:val="28"/>
            <w:lang w:eastAsia="ru-RU"/>
            <w:rPrChange w:id="1434" w:author="Юлия Новокшанова" w:date="2020-02-09T13:06:00Z">
              <w:rPr>
                <w:rFonts w:ascii="Times New Roman" w:eastAsia="Times New Roman" w:hAnsi="Times New Roman" w:cs="Times New Roman"/>
                <w:sz w:val="22"/>
                <w:szCs w:val="22"/>
                <w:lang w:eastAsia="ru-RU"/>
              </w:rPr>
            </w:rPrChange>
          </w:rPr>
          <w:delText xml:space="preserve">У данного пера очень богатый функционал. В отличие от кисти, дизайн рисует не цветом, а узорами и градиентом. Пользователь может выбрать любой из 8 готовых иллюстраций и 5 градиентов. Изображения хранятся в подпапке drawable папки res. Для преобразования ресурса в Bitmap мы используем метод decodeResource();. Он получает доступ к ресурсам и вынимает указанный элемент. </w:delText>
        </w:r>
      </w:del>
    </w:p>
    <w:p w14:paraId="59432196" w14:textId="77777777" w:rsidR="00667D61" w:rsidRPr="00630D51" w:rsidDel="00854DE3" w:rsidRDefault="00667D61">
      <w:pPr>
        <w:spacing w:before="100" w:beforeAutospacing="1" w:after="100" w:afterAutospacing="1" w:line="360" w:lineRule="auto"/>
        <w:jc w:val="both"/>
        <w:rPr>
          <w:del w:id="1435" w:author="Юлия Новокшанова" w:date="2020-02-13T19:59:00Z"/>
          <w:rFonts w:ascii="Times New Roman" w:eastAsia="Times New Roman" w:hAnsi="Times New Roman" w:cs="Times New Roman"/>
          <w:sz w:val="28"/>
          <w:szCs w:val="28"/>
          <w:lang w:eastAsia="ru-RU"/>
          <w:rPrChange w:id="1436" w:author="Юлия Новокшанова" w:date="2020-02-09T13:06:00Z">
            <w:rPr>
              <w:del w:id="1437" w:author="Юлия Новокшанова" w:date="2020-02-13T19:59:00Z"/>
              <w:rFonts w:ascii="Times New Roman" w:eastAsia="Times New Roman" w:hAnsi="Times New Roman" w:cs="Times New Roman"/>
              <w:lang w:eastAsia="ru-RU"/>
            </w:rPr>
          </w:rPrChange>
        </w:rPr>
        <w:pPrChange w:id="1438" w:author="Юлия Новокшанова" w:date="2020-02-09T13:07:00Z">
          <w:pPr>
            <w:spacing w:before="100" w:beforeAutospacing="1" w:after="100" w:afterAutospacing="1"/>
          </w:pPr>
        </w:pPrChange>
      </w:pPr>
      <w:del w:id="1439" w:author="Юлия Новокшанова" w:date="2020-02-13T19:59:00Z">
        <w:r w:rsidRPr="00630D51" w:rsidDel="00854DE3">
          <w:rPr>
            <w:rFonts w:ascii="Times New Roman" w:eastAsia="Times New Roman" w:hAnsi="Times New Roman" w:cs="Times New Roman"/>
            <w:sz w:val="28"/>
            <w:szCs w:val="28"/>
            <w:lang w:eastAsia="ru-RU"/>
            <w:rPrChange w:id="1440" w:author="Юлия Новокшанова" w:date="2020-02-09T13:06:00Z">
              <w:rPr>
                <w:rFonts w:ascii="Times New Roman" w:eastAsia="Times New Roman" w:hAnsi="Times New Roman" w:cs="Times New Roman"/>
                <w:sz w:val="22"/>
                <w:szCs w:val="22"/>
                <w:lang w:eastAsia="ru-RU"/>
              </w:rPr>
            </w:rPrChange>
          </w:rPr>
          <w:delText xml:space="preserve">Расширения класса Shader позволяют создавать объекты Paint, которые закрашивают элементы более сложным образом, чем заливка сплошным цветом. Чтобы использовать их при рисовании, следует применить к объекту Paint метод setShader(); Наш шейдер будет состоять из узора, повторяющегося по горизонтали и по вертикали. </w:delText>
        </w:r>
      </w:del>
    </w:p>
    <w:p w14:paraId="7F6C4D6E" w14:textId="77777777" w:rsidR="00667D61" w:rsidRPr="00630D51" w:rsidDel="00854DE3" w:rsidRDefault="00667D61">
      <w:pPr>
        <w:spacing w:before="100" w:beforeAutospacing="1" w:after="100" w:afterAutospacing="1" w:line="360" w:lineRule="auto"/>
        <w:jc w:val="both"/>
        <w:rPr>
          <w:del w:id="1441" w:author="Юлия Новокшанова" w:date="2020-02-13T19:59:00Z"/>
          <w:rFonts w:ascii="Times New Roman" w:eastAsia="Times New Roman" w:hAnsi="Times New Roman" w:cs="Times New Roman"/>
          <w:sz w:val="28"/>
          <w:szCs w:val="28"/>
          <w:lang w:eastAsia="ru-RU"/>
          <w:rPrChange w:id="1442" w:author="Юлия Новокшанова" w:date="2020-02-09T13:06:00Z">
            <w:rPr>
              <w:del w:id="1443" w:author="Юлия Новокшанова" w:date="2020-02-13T19:59:00Z"/>
              <w:rFonts w:ascii="Times New Roman" w:eastAsia="Times New Roman" w:hAnsi="Times New Roman" w:cs="Times New Roman"/>
              <w:lang w:eastAsia="ru-RU"/>
            </w:rPr>
          </w:rPrChange>
        </w:rPr>
        <w:pPrChange w:id="1444" w:author="Юлия Новокшанова" w:date="2020-02-09T13:07:00Z">
          <w:pPr>
            <w:spacing w:before="100" w:beforeAutospacing="1" w:after="100" w:afterAutospacing="1"/>
          </w:pPr>
        </w:pPrChange>
      </w:pPr>
      <w:del w:id="1445" w:author="Юлия Новокшанова" w:date="2020-02-13T19:59:00Z">
        <w:r w:rsidRPr="00630D51" w:rsidDel="00854DE3">
          <w:rPr>
            <w:rFonts w:ascii="Times New Roman" w:eastAsia="Times New Roman" w:hAnsi="Times New Roman" w:cs="Times New Roman"/>
            <w:sz w:val="28"/>
            <w:szCs w:val="28"/>
            <w:lang w:eastAsia="ru-RU"/>
            <w:rPrChange w:id="1446" w:author="Юлия Новокшанова" w:date="2020-02-09T13:06:00Z">
              <w:rPr>
                <w:rFonts w:ascii="Times New Roman" w:eastAsia="Times New Roman" w:hAnsi="Times New Roman" w:cs="Times New Roman"/>
                <w:sz w:val="22"/>
                <w:szCs w:val="22"/>
                <w:lang w:eastAsia="ru-RU"/>
              </w:rPr>
            </w:rPrChange>
          </w:rPr>
          <w:delText xml:space="preserve">Для градиентов используется LinearGradient. В его конструкторе указываются координаты линии, по которой градиент будет идти, а его размер станет равным длине этой линии. Также передается массив цветов и режим отображения. Цвета задаются целыми числами. Как положительными, так и отрицательными. </w:delText>
        </w:r>
      </w:del>
    </w:p>
    <w:p w14:paraId="78E38246" w14:textId="77777777" w:rsidR="00667D61" w:rsidRPr="00630D51" w:rsidDel="00854DE3" w:rsidRDefault="00667D61">
      <w:pPr>
        <w:spacing w:before="100" w:beforeAutospacing="1" w:after="100" w:afterAutospacing="1" w:line="360" w:lineRule="auto"/>
        <w:jc w:val="both"/>
        <w:rPr>
          <w:del w:id="1447" w:author="Юлия Новокшанова" w:date="2020-02-13T19:59:00Z"/>
          <w:rFonts w:ascii="Times New Roman" w:eastAsia="Times New Roman" w:hAnsi="Times New Roman" w:cs="Times New Roman"/>
          <w:sz w:val="28"/>
          <w:szCs w:val="28"/>
          <w:lang w:eastAsia="ru-RU"/>
          <w:rPrChange w:id="1448" w:author="Юлия Новокшанова" w:date="2020-02-09T13:06:00Z">
            <w:rPr>
              <w:del w:id="1449" w:author="Юлия Новокшанова" w:date="2020-02-13T19:59:00Z"/>
              <w:rFonts w:ascii="Times New Roman" w:eastAsia="Times New Roman" w:hAnsi="Times New Roman" w:cs="Times New Roman"/>
              <w:lang w:eastAsia="ru-RU"/>
            </w:rPr>
          </w:rPrChange>
        </w:rPr>
        <w:pPrChange w:id="1450" w:author="Юлия Новокшанова" w:date="2020-02-09T13:07:00Z">
          <w:pPr>
            <w:spacing w:before="100" w:beforeAutospacing="1" w:after="100" w:afterAutospacing="1"/>
          </w:pPr>
        </w:pPrChange>
      </w:pPr>
      <w:del w:id="1451" w:author="Юлия Новокшанова" w:date="2020-02-13T19:59:00Z">
        <w:r w:rsidRPr="00630D51" w:rsidDel="00854DE3">
          <w:rPr>
            <w:rFonts w:ascii="Times New Roman" w:eastAsia="Times New Roman" w:hAnsi="Times New Roman" w:cs="Times New Roman"/>
            <w:sz w:val="28"/>
            <w:szCs w:val="28"/>
            <w:lang w:eastAsia="ru-RU"/>
            <w:rPrChange w:id="1452" w:author="Юлия Новокшанова" w:date="2020-02-09T13:06:00Z">
              <w:rPr>
                <w:rFonts w:ascii="Times New Roman" w:eastAsia="Times New Roman" w:hAnsi="Times New Roman" w:cs="Times New Roman"/>
                <w:sz w:val="22"/>
                <w:szCs w:val="22"/>
                <w:lang w:eastAsia="ru-RU"/>
              </w:rPr>
            </w:rPrChange>
          </w:rPr>
          <w:delText xml:space="preserve">Если среди существующих градиентов не найдется подходящий, то можно создать свой собственный в редакторе. С </w:delText>
        </w:r>
      </w:del>
    </w:p>
    <w:p w14:paraId="4B09A772" w14:textId="77777777" w:rsidR="00667D61" w:rsidRPr="00630D51" w:rsidDel="00854DE3" w:rsidRDefault="00667D61">
      <w:pPr>
        <w:spacing w:before="100" w:beforeAutospacing="1" w:after="100" w:afterAutospacing="1" w:line="360" w:lineRule="auto"/>
        <w:jc w:val="both"/>
        <w:rPr>
          <w:del w:id="1453" w:author="Юлия Новокшанова" w:date="2020-02-13T19:59:00Z"/>
          <w:rFonts w:ascii="Times New Roman" w:eastAsia="Times New Roman" w:hAnsi="Times New Roman" w:cs="Times New Roman"/>
          <w:sz w:val="28"/>
          <w:szCs w:val="28"/>
          <w:lang w:eastAsia="ru-RU"/>
          <w:rPrChange w:id="1454" w:author="Юлия Новокшанова" w:date="2020-02-09T13:06:00Z">
            <w:rPr>
              <w:del w:id="1455" w:author="Юлия Новокшанова" w:date="2020-02-13T19:59:00Z"/>
              <w:rFonts w:ascii="Times New Roman" w:eastAsia="Times New Roman" w:hAnsi="Times New Roman" w:cs="Times New Roman"/>
              <w:lang w:eastAsia="ru-RU"/>
            </w:rPr>
          </w:rPrChange>
        </w:rPr>
        <w:pPrChange w:id="1456" w:author="Юлия Новокшанова" w:date="2020-02-09T13:07:00Z">
          <w:pPr>
            <w:spacing w:before="100" w:beforeAutospacing="1" w:after="100" w:afterAutospacing="1"/>
          </w:pPr>
        </w:pPrChange>
      </w:pPr>
      <w:del w:id="1457" w:author="Юлия Новокшанова" w:date="2020-02-13T19:59:00Z">
        <w:r w:rsidRPr="00630D51" w:rsidDel="00854DE3">
          <w:rPr>
            <w:rFonts w:ascii="Times New Roman" w:eastAsia="Times New Roman" w:hAnsi="Times New Roman" w:cs="Times New Roman"/>
            <w:sz w:val="28"/>
            <w:szCs w:val="28"/>
            <w:lang w:eastAsia="ru-RU"/>
            <w:rPrChange w:id="1458" w:author="Юлия Новокшанова" w:date="2020-02-09T13:06:00Z">
              <w:rPr>
                <w:rFonts w:ascii="Times New Roman" w:eastAsia="Times New Roman" w:hAnsi="Times New Roman" w:cs="Times New Roman"/>
                <w:sz w:val="22"/>
                <w:szCs w:val="22"/>
                <w:lang w:eastAsia="ru-RU"/>
              </w:rPr>
            </w:rPrChange>
          </w:rPr>
          <w:delText xml:space="preserve">помощью трех ползунков (красный, зеленый и синий каналы) можно точечно выбрать нужный цвет. Создаваемый оттенок отображается в верхнем окне. При нажатии кнопки “Добавить” его код добавляется в целочисленный массив. Готовый градиент отображается ниже. </w:delText>
        </w:r>
      </w:del>
    </w:p>
    <w:p w14:paraId="4C69AF88" w14:textId="77777777" w:rsidR="00667D61" w:rsidRPr="00630D51" w:rsidDel="00854DE3" w:rsidRDefault="00667D61">
      <w:pPr>
        <w:spacing w:before="100" w:beforeAutospacing="1" w:after="100" w:afterAutospacing="1" w:line="360" w:lineRule="auto"/>
        <w:jc w:val="both"/>
        <w:rPr>
          <w:del w:id="1459" w:author="Юлия Новокшанова" w:date="2020-02-13T19:59:00Z"/>
          <w:rFonts w:ascii="Times New Roman" w:eastAsia="Times New Roman" w:hAnsi="Times New Roman" w:cs="Times New Roman"/>
          <w:sz w:val="28"/>
          <w:szCs w:val="28"/>
          <w:lang w:eastAsia="ru-RU"/>
          <w:rPrChange w:id="1460" w:author="Юлия Новокшанова" w:date="2020-02-09T13:06:00Z">
            <w:rPr>
              <w:del w:id="1461" w:author="Юлия Новокшанова" w:date="2020-02-13T19:59:00Z"/>
              <w:rFonts w:ascii="Times New Roman" w:eastAsia="Times New Roman" w:hAnsi="Times New Roman" w:cs="Times New Roman"/>
              <w:lang w:eastAsia="ru-RU"/>
            </w:rPr>
          </w:rPrChange>
        </w:rPr>
        <w:pPrChange w:id="1462" w:author="Юлия Новокшанова" w:date="2020-02-09T13:07:00Z">
          <w:pPr>
            <w:spacing w:before="100" w:beforeAutospacing="1" w:after="100" w:afterAutospacing="1"/>
          </w:pPr>
        </w:pPrChange>
      </w:pPr>
      <w:del w:id="1463" w:author="Юлия Новокшанова" w:date="2020-02-13T19:59:00Z">
        <w:r w:rsidRPr="00630D51" w:rsidDel="00854DE3">
          <w:rPr>
            <w:rFonts w:ascii="Times New Roman" w:eastAsia="Times New Roman" w:hAnsi="Times New Roman" w:cs="Times New Roman"/>
            <w:sz w:val="28"/>
            <w:szCs w:val="28"/>
            <w:lang w:eastAsia="ru-RU"/>
            <w:rPrChange w:id="1464" w:author="Юлия Новокшанова" w:date="2020-02-09T13:06:00Z">
              <w:rPr>
                <w:rFonts w:ascii="Times New Roman" w:eastAsia="Times New Roman" w:hAnsi="Times New Roman" w:cs="Times New Roman"/>
                <w:sz w:val="22"/>
                <w:szCs w:val="22"/>
                <w:lang w:eastAsia="ru-RU"/>
              </w:rPr>
            </w:rPrChange>
          </w:rPr>
          <w:delText xml:space="preserve">В дополнительном меню можно выбрать тип и направление градиента. Цвета могут зеркально повторяться или следовать друг за другом один раз. Превью цвета и градиента представляют собой ImageView с наложенным через метод setImageDrawable(); фоном в соответствии с рисунком 6. </w:delText>
        </w:r>
      </w:del>
    </w:p>
    <w:p w14:paraId="0D7FDC8F" w14:textId="56BBB0F6" w:rsidR="00667D61" w:rsidRPr="00630D51" w:rsidDel="00854DE3" w:rsidRDefault="00667D61">
      <w:pPr>
        <w:spacing w:line="360" w:lineRule="auto"/>
        <w:jc w:val="both"/>
        <w:rPr>
          <w:del w:id="1465" w:author="Юлия Новокшанова" w:date="2020-02-13T19:59:00Z"/>
          <w:rFonts w:ascii="Times New Roman" w:eastAsia="Times New Roman" w:hAnsi="Times New Roman" w:cs="Times New Roman"/>
          <w:sz w:val="28"/>
          <w:szCs w:val="28"/>
          <w:lang w:eastAsia="ru-RU"/>
          <w:rPrChange w:id="1466" w:author="Юлия Новокшанова" w:date="2020-02-09T13:06:00Z">
            <w:rPr>
              <w:del w:id="1467" w:author="Юлия Новокшанова" w:date="2020-02-13T19:59:00Z"/>
              <w:rFonts w:ascii="Times New Roman" w:eastAsia="Times New Roman" w:hAnsi="Times New Roman" w:cs="Times New Roman"/>
              <w:lang w:eastAsia="ru-RU"/>
            </w:rPr>
          </w:rPrChange>
        </w:rPr>
        <w:pPrChange w:id="1468" w:author="Юлия Новокшанова" w:date="2020-02-09T13:07:00Z">
          <w:pPr/>
        </w:pPrChange>
      </w:pPr>
      <w:del w:id="1469" w:author="Юлия Новокшанова" w:date="2020-02-13T19:59:00Z">
        <w:r w:rsidRPr="00630D51" w:rsidDel="00854DE3">
          <w:rPr>
            <w:rFonts w:ascii="Times New Roman" w:eastAsia="Times New Roman" w:hAnsi="Times New Roman" w:cs="Times New Roman"/>
            <w:sz w:val="28"/>
            <w:szCs w:val="28"/>
            <w:lang w:eastAsia="ru-RU"/>
            <w:rPrChange w:id="1470"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"D:\\var\\folders\\vl\\tbywg53x4jj1m58jlvt3h1nw0000gn\\T\\com.microsoft.Word\\WebArchiveCopyPasteTempFiles\\page237image2154395008" \* MERGEFORMAT </w:instrText>
      </w:r>
      <w:del w:id="1471" w:author="Юлия Новокшанова" w:date="2020-02-13T19:59:00Z">
        <w:r w:rsidRPr="00630D51" w:rsidDel="00854DE3">
          <w:rPr>
            <w:rFonts w:ascii="Times New Roman" w:eastAsia="Times New Roman" w:hAnsi="Times New Roman" w:cs="Times New Roman"/>
            <w:sz w:val="28"/>
            <w:szCs w:val="28"/>
            <w:lang w:eastAsia="ru-RU"/>
            <w:rPrChange w:id="1472"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473" w:author="Юлия Новокшанова" w:date="2020-02-09T13:06:00Z">
              <w:rPr>
                <w:rFonts w:ascii="Times New Roman" w:eastAsia="Times New Roman" w:hAnsi="Times New Roman" w:cs="Times New Roman"/>
                <w:noProof/>
                <w:lang w:eastAsia="ru-RU"/>
              </w:rPr>
            </w:rPrChange>
          </w:rPr>
          <w:drawing>
            <wp:inline distT="0" distB="0" distL="0" distR="0" wp14:anchorId="364E39F3" wp14:editId="7211E63B">
              <wp:extent cx="4035425" cy="3514090"/>
              <wp:effectExtent l="0" t="0" r="3175" b="3810"/>
              <wp:docPr id="35" name="Рисунок 35" descr="page237image215439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ge237image21543950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5425" cy="351409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474" w:author="Юлия Новокшанова" w:date="2020-02-09T13:06:00Z">
              <w:rPr>
                <w:rFonts w:ascii="Times New Roman" w:eastAsia="Times New Roman" w:hAnsi="Times New Roman" w:cs="Times New Roman"/>
                <w:lang w:eastAsia="ru-RU"/>
              </w:rPr>
            </w:rPrChange>
          </w:rPr>
          <w:fldChar w:fldCharType="end"/>
        </w:r>
      </w:del>
    </w:p>
    <w:p w14:paraId="7D3D1FDB" w14:textId="77777777" w:rsidR="00667D61" w:rsidRPr="00630D51" w:rsidDel="00854DE3" w:rsidRDefault="00667D61">
      <w:pPr>
        <w:spacing w:before="100" w:beforeAutospacing="1" w:after="100" w:afterAutospacing="1" w:line="360" w:lineRule="auto"/>
        <w:jc w:val="both"/>
        <w:rPr>
          <w:del w:id="1475" w:author="Юлия Новокшанова" w:date="2020-02-13T19:59:00Z"/>
          <w:rFonts w:ascii="Times New Roman" w:eastAsia="Times New Roman" w:hAnsi="Times New Roman" w:cs="Times New Roman"/>
          <w:sz w:val="28"/>
          <w:szCs w:val="28"/>
          <w:lang w:eastAsia="ru-RU"/>
          <w:rPrChange w:id="1476" w:author="Юлия Новокшанова" w:date="2020-02-09T13:06:00Z">
            <w:rPr>
              <w:del w:id="1477" w:author="Юлия Новокшанова" w:date="2020-02-13T19:59:00Z"/>
              <w:rFonts w:ascii="Times New Roman" w:eastAsia="Times New Roman" w:hAnsi="Times New Roman" w:cs="Times New Roman"/>
              <w:lang w:eastAsia="ru-RU"/>
            </w:rPr>
          </w:rPrChange>
        </w:rPr>
        <w:pPrChange w:id="1478" w:author="Юлия Новокшанова" w:date="2020-02-09T13:07:00Z">
          <w:pPr>
            <w:spacing w:before="100" w:beforeAutospacing="1" w:after="100" w:afterAutospacing="1"/>
          </w:pPr>
        </w:pPrChange>
      </w:pPr>
      <w:del w:id="1479" w:author="Юлия Новокшанова" w:date="2020-02-13T19:59:00Z">
        <w:r w:rsidRPr="00630D51" w:rsidDel="00854DE3">
          <w:rPr>
            <w:rFonts w:ascii="Times New Roman" w:eastAsia="Times New Roman" w:hAnsi="Times New Roman" w:cs="Times New Roman"/>
            <w:sz w:val="28"/>
            <w:szCs w:val="28"/>
            <w:lang w:eastAsia="ru-RU"/>
            <w:rPrChange w:id="1480" w:author="Юлия Новокшанова" w:date="2020-02-09T13:06:00Z">
              <w:rPr>
                <w:rFonts w:ascii="Times New Roman" w:eastAsia="Times New Roman" w:hAnsi="Times New Roman" w:cs="Times New Roman"/>
                <w:sz w:val="22"/>
                <w:szCs w:val="22"/>
                <w:lang w:eastAsia="ru-RU"/>
              </w:rPr>
            </w:rPrChange>
          </w:rPr>
          <w:delText xml:space="preserve">Рисунок 6 – Панель меню инструмента “Дизайн” и редактор градиентов </w:delText>
        </w:r>
      </w:del>
    </w:p>
    <w:p w14:paraId="2CFC0075" w14:textId="77777777" w:rsidR="00667D61" w:rsidRPr="00630D51" w:rsidDel="00854DE3" w:rsidRDefault="00667D61">
      <w:pPr>
        <w:spacing w:before="100" w:beforeAutospacing="1" w:after="100" w:afterAutospacing="1" w:line="360" w:lineRule="auto"/>
        <w:jc w:val="both"/>
        <w:rPr>
          <w:del w:id="1481" w:author="Юлия Новокшанова" w:date="2020-02-13T19:59:00Z"/>
          <w:rFonts w:ascii="Times New Roman" w:eastAsia="Times New Roman" w:hAnsi="Times New Roman" w:cs="Times New Roman"/>
          <w:sz w:val="28"/>
          <w:szCs w:val="28"/>
          <w:lang w:eastAsia="ru-RU"/>
          <w:rPrChange w:id="1482" w:author="Юлия Новокшанова" w:date="2020-02-09T13:06:00Z">
            <w:rPr>
              <w:del w:id="1483" w:author="Юлия Новокшанова" w:date="2020-02-13T19:59:00Z"/>
              <w:rFonts w:ascii="Times New Roman" w:eastAsia="Times New Roman" w:hAnsi="Times New Roman" w:cs="Times New Roman"/>
              <w:lang w:eastAsia="ru-RU"/>
            </w:rPr>
          </w:rPrChange>
        </w:rPr>
        <w:pPrChange w:id="1484" w:author="Юлия Новокшанова" w:date="2020-02-09T13:07:00Z">
          <w:pPr>
            <w:spacing w:before="100" w:beforeAutospacing="1" w:after="100" w:afterAutospacing="1"/>
          </w:pPr>
        </w:pPrChange>
      </w:pPr>
      <w:del w:id="1485" w:author="Юлия Новокшанова" w:date="2020-02-13T19:59:00Z">
        <w:r w:rsidRPr="00630D51" w:rsidDel="00854DE3">
          <w:rPr>
            <w:rFonts w:ascii="Times New Roman" w:eastAsia="Times New Roman" w:hAnsi="Times New Roman" w:cs="Times New Roman"/>
            <w:sz w:val="28"/>
            <w:szCs w:val="28"/>
            <w:lang w:eastAsia="ru-RU"/>
            <w:rPrChange w:id="1486" w:author="Юлия Новокшанова" w:date="2020-02-09T13:06:00Z">
              <w:rPr>
                <w:rFonts w:ascii="Times New Roman" w:eastAsia="Times New Roman" w:hAnsi="Times New Roman" w:cs="Times New Roman"/>
                <w:sz w:val="22"/>
                <w:szCs w:val="22"/>
                <w:lang w:eastAsia="ru-RU"/>
              </w:rPr>
            </w:rPrChange>
          </w:rPr>
          <w:delText xml:space="preserve">10 “Микс” </w:delText>
        </w:r>
      </w:del>
    </w:p>
    <w:p w14:paraId="5AAA518F" w14:textId="77777777" w:rsidR="00667D61" w:rsidRPr="00630D51" w:rsidDel="00854DE3" w:rsidRDefault="00667D61">
      <w:pPr>
        <w:spacing w:before="100" w:beforeAutospacing="1" w:after="100" w:afterAutospacing="1" w:line="360" w:lineRule="auto"/>
        <w:jc w:val="both"/>
        <w:rPr>
          <w:del w:id="1487" w:author="Юлия Новокшанова" w:date="2020-02-13T19:59:00Z"/>
          <w:rFonts w:ascii="Times New Roman" w:eastAsia="Times New Roman" w:hAnsi="Times New Roman" w:cs="Times New Roman"/>
          <w:sz w:val="28"/>
          <w:szCs w:val="28"/>
          <w:lang w:eastAsia="ru-RU"/>
          <w:rPrChange w:id="1488" w:author="Юлия Новокшанова" w:date="2020-02-09T13:06:00Z">
            <w:rPr>
              <w:del w:id="1489" w:author="Юлия Новокшанова" w:date="2020-02-13T19:59:00Z"/>
              <w:rFonts w:ascii="Times New Roman" w:eastAsia="Times New Roman" w:hAnsi="Times New Roman" w:cs="Times New Roman"/>
              <w:lang w:eastAsia="ru-RU"/>
            </w:rPr>
          </w:rPrChange>
        </w:rPr>
        <w:pPrChange w:id="1490" w:author="Юлия Новокшанова" w:date="2020-02-09T13:07:00Z">
          <w:pPr>
            <w:spacing w:before="100" w:beforeAutospacing="1" w:after="100" w:afterAutospacing="1"/>
          </w:pPr>
        </w:pPrChange>
      </w:pPr>
      <w:del w:id="1491" w:author="Юлия Новокшанова" w:date="2020-02-13T19:59:00Z">
        <w:r w:rsidRPr="00630D51" w:rsidDel="00854DE3">
          <w:rPr>
            <w:rFonts w:ascii="Times New Roman" w:eastAsia="Times New Roman" w:hAnsi="Times New Roman" w:cs="Times New Roman"/>
            <w:sz w:val="28"/>
            <w:szCs w:val="28"/>
            <w:lang w:eastAsia="ru-RU"/>
            <w:rPrChange w:id="1492" w:author="Юлия Новокшанова" w:date="2020-02-09T13:06:00Z">
              <w:rPr>
                <w:rFonts w:ascii="Times New Roman" w:eastAsia="Times New Roman" w:hAnsi="Times New Roman" w:cs="Times New Roman"/>
                <w:sz w:val="22"/>
                <w:szCs w:val="22"/>
                <w:lang w:eastAsia="ru-RU"/>
              </w:rPr>
            </w:rPrChange>
          </w:rPr>
          <w:delText xml:space="preserve">В меню “Микс” пользователь может воссоздать свое изображение из набора элементов или добавить ему глитч-эффектов и помех. Фотографию можно составить из текста, точек и геометрических фигур. </w:delText>
        </w:r>
      </w:del>
    </w:p>
    <w:p w14:paraId="5307B89C" w14:textId="77777777" w:rsidR="00667D61" w:rsidRPr="00630D51" w:rsidDel="00854DE3" w:rsidRDefault="00667D61">
      <w:pPr>
        <w:spacing w:before="100" w:beforeAutospacing="1" w:after="100" w:afterAutospacing="1" w:line="360" w:lineRule="auto"/>
        <w:jc w:val="both"/>
        <w:rPr>
          <w:del w:id="1493" w:author="Юлия Новокшанова" w:date="2020-02-13T19:59:00Z"/>
          <w:rFonts w:ascii="Times New Roman" w:eastAsia="Times New Roman" w:hAnsi="Times New Roman" w:cs="Times New Roman"/>
          <w:sz w:val="28"/>
          <w:szCs w:val="28"/>
          <w:lang w:eastAsia="ru-RU"/>
          <w:rPrChange w:id="1494" w:author="Юлия Новокшанова" w:date="2020-02-09T13:06:00Z">
            <w:rPr>
              <w:del w:id="1495" w:author="Юлия Новокшанова" w:date="2020-02-13T19:59:00Z"/>
              <w:rFonts w:ascii="Times New Roman" w:eastAsia="Times New Roman" w:hAnsi="Times New Roman" w:cs="Times New Roman"/>
              <w:lang w:eastAsia="ru-RU"/>
            </w:rPr>
          </w:rPrChange>
        </w:rPr>
        <w:pPrChange w:id="1496" w:author="Юлия Новокшанова" w:date="2020-02-09T13:07:00Z">
          <w:pPr>
            <w:spacing w:before="100" w:beforeAutospacing="1" w:after="100" w:afterAutospacing="1"/>
          </w:pPr>
        </w:pPrChange>
      </w:pPr>
      <w:del w:id="1497" w:author="Юлия Новокшанова" w:date="2020-02-13T19:59:00Z">
        <w:r w:rsidRPr="00630D51" w:rsidDel="00854DE3">
          <w:rPr>
            <w:rFonts w:ascii="Times New Roman" w:eastAsia="Times New Roman" w:hAnsi="Times New Roman" w:cs="Times New Roman"/>
            <w:sz w:val="28"/>
            <w:szCs w:val="28"/>
            <w:lang w:eastAsia="ru-RU"/>
            <w:rPrChange w:id="1498" w:author="Юлия Новокшанова" w:date="2020-02-09T13:06:00Z">
              <w:rPr>
                <w:rFonts w:ascii="Times New Roman" w:eastAsia="Times New Roman" w:hAnsi="Times New Roman" w:cs="Times New Roman"/>
                <w:sz w:val="22"/>
                <w:szCs w:val="22"/>
                <w:lang w:eastAsia="ru-RU"/>
              </w:rPr>
            </w:rPrChange>
          </w:rPr>
          <w:delText xml:space="preserve">Мы разделяем изображение на блоки с равными сторонами. Программа вычисляет средний цвет всех пикселей на полученном участке и запоминает этот оттенок. Дальше в качестве фона устанавливается сплошной черный цвет и рисуется элемент установленного цвета в соответствии с рисунком 7. </w:delText>
        </w:r>
      </w:del>
    </w:p>
    <w:p w14:paraId="6A421475" w14:textId="77777777" w:rsidR="00667D61" w:rsidRPr="00630D51" w:rsidDel="00854DE3" w:rsidRDefault="00667D61">
      <w:pPr>
        <w:spacing w:before="100" w:beforeAutospacing="1" w:after="100" w:afterAutospacing="1" w:line="360" w:lineRule="auto"/>
        <w:jc w:val="both"/>
        <w:rPr>
          <w:del w:id="1499" w:author="Юлия Новокшанова" w:date="2020-02-13T19:59:00Z"/>
          <w:rFonts w:ascii="Times New Roman" w:eastAsia="Times New Roman" w:hAnsi="Times New Roman" w:cs="Times New Roman"/>
          <w:sz w:val="28"/>
          <w:szCs w:val="28"/>
          <w:lang w:eastAsia="ru-RU"/>
          <w:rPrChange w:id="1500" w:author="Юлия Новокшанова" w:date="2020-02-09T13:06:00Z">
            <w:rPr>
              <w:del w:id="1501" w:author="Юлия Новокшанова" w:date="2020-02-13T19:59:00Z"/>
              <w:rFonts w:ascii="Times New Roman" w:eastAsia="Times New Roman" w:hAnsi="Times New Roman" w:cs="Times New Roman"/>
              <w:lang w:eastAsia="ru-RU"/>
            </w:rPr>
          </w:rPrChange>
        </w:rPr>
        <w:pPrChange w:id="1502" w:author="Юлия Новокшанова" w:date="2020-02-09T13:07:00Z">
          <w:pPr>
            <w:spacing w:before="100" w:beforeAutospacing="1" w:after="100" w:afterAutospacing="1"/>
          </w:pPr>
        </w:pPrChange>
      </w:pPr>
      <w:del w:id="1503" w:author="Юлия Новокшанова" w:date="2020-02-13T19:59:00Z">
        <w:r w:rsidRPr="00630D51" w:rsidDel="00854DE3">
          <w:rPr>
            <w:rFonts w:ascii="Times New Roman" w:eastAsia="Times New Roman" w:hAnsi="Times New Roman" w:cs="Times New Roman"/>
            <w:sz w:val="28"/>
            <w:szCs w:val="28"/>
            <w:lang w:eastAsia="ru-RU"/>
            <w:rPrChange w:id="1504" w:author="Юлия Новокшанова" w:date="2020-02-09T13:06:00Z">
              <w:rPr>
                <w:rFonts w:ascii="Times New Roman" w:eastAsia="Times New Roman" w:hAnsi="Times New Roman" w:cs="Times New Roman"/>
                <w:sz w:val="22"/>
                <w:szCs w:val="22"/>
                <w:lang w:eastAsia="ru-RU"/>
              </w:rPr>
            </w:rPrChange>
          </w:rPr>
          <w:delText xml:space="preserve">Рисунок 7 – Панель меню инструмента “Микс” и пример обработки изображения </w:delText>
        </w:r>
      </w:del>
    </w:p>
    <w:p w14:paraId="0417B9E7" w14:textId="1E5BEDF4" w:rsidR="00667D61" w:rsidRPr="00630D51" w:rsidDel="00854DE3" w:rsidRDefault="00667D61">
      <w:pPr>
        <w:spacing w:line="360" w:lineRule="auto"/>
        <w:jc w:val="both"/>
        <w:rPr>
          <w:del w:id="1505" w:author="Юлия Новокшанова" w:date="2020-02-13T19:59:00Z"/>
          <w:rFonts w:ascii="Times New Roman" w:eastAsia="Times New Roman" w:hAnsi="Times New Roman" w:cs="Times New Roman"/>
          <w:sz w:val="28"/>
          <w:szCs w:val="28"/>
          <w:lang w:eastAsia="ru-RU"/>
          <w:rPrChange w:id="1506" w:author="Юлия Новокшанова" w:date="2020-02-09T13:06:00Z">
            <w:rPr>
              <w:del w:id="1507" w:author="Юлия Новокшанова" w:date="2020-02-13T19:59:00Z"/>
              <w:rFonts w:ascii="Times New Roman" w:eastAsia="Times New Roman" w:hAnsi="Times New Roman" w:cs="Times New Roman"/>
              <w:lang w:eastAsia="ru-RU"/>
            </w:rPr>
          </w:rPrChange>
        </w:rPr>
        <w:pPrChange w:id="1508" w:author="Юлия Новокшанова" w:date="2020-02-09T13:07:00Z">
          <w:pPr/>
        </w:pPrChange>
      </w:pPr>
      <w:del w:id="1509" w:author="Юлия Новокшанова" w:date="2020-02-13T19:59:00Z">
        <w:r w:rsidRPr="00630D51" w:rsidDel="00854DE3">
          <w:rPr>
            <w:rFonts w:ascii="Times New Roman" w:eastAsia="Times New Roman" w:hAnsi="Times New Roman" w:cs="Times New Roman"/>
            <w:sz w:val="28"/>
            <w:szCs w:val="28"/>
            <w:lang w:eastAsia="ru-RU"/>
            <w:rPrChange w:id="1510"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"D:\\var\\folders\\vl\\tbywg53x4jj1m58jlvt3h1nw0000gn\\T\\com.microsoft.Word\\WebArchiveCopyPasteTempFiles\\page238image2158130176" \* MERGEFORMAT </w:instrText>
      </w:r>
      <w:del w:id="1511" w:author="Юлия Новокшанова" w:date="2020-02-13T19:59:00Z">
        <w:r w:rsidRPr="00630D51" w:rsidDel="00854DE3">
          <w:rPr>
            <w:rFonts w:ascii="Times New Roman" w:eastAsia="Times New Roman" w:hAnsi="Times New Roman" w:cs="Times New Roman"/>
            <w:sz w:val="28"/>
            <w:szCs w:val="28"/>
            <w:lang w:eastAsia="ru-RU"/>
            <w:rPrChange w:id="1512"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513" w:author="Юлия Новокшанова" w:date="2020-02-09T13:06:00Z">
              <w:rPr>
                <w:rFonts w:ascii="Times New Roman" w:eastAsia="Times New Roman" w:hAnsi="Times New Roman" w:cs="Times New Roman"/>
                <w:noProof/>
                <w:lang w:eastAsia="ru-RU"/>
              </w:rPr>
            </w:rPrChange>
          </w:rPr>
          <w:drawing>
            <wp:inline distT="0" distB="0" distL="0" distR="0" wp14:anchorId="33BA6629" wp14:editId="10EE0F22">
              <wp:extent cx="4035425" cy="3514090"/>
              <wp:effectExtent l="0" t="0" r="3175" b="3810"/>
              <wp:docPr id="32" name="Рисунок 32" descr="page238image2158130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age238image21581301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5425" cy="351409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514" w:author="Юлия Новокшанова" w:date="2020-02-09T13:06:00Z">
              <w:rPr>
                <w:rFonts w:ascii="Times New Roman" w:eastAsia="Times New Roman" w:hAnsi="Times New Roman" w:cs="Times New Roman"/>
                <w:lang w:eastAsia="ru-RU"/>
              </w:rPr>
            </w:rPrChange>
          </w:rPr>
          <w:fldChar w:fldCharType="end"/>
        </w:r>
      </w:del>
    </w:p>
    <w:p w14:paraId="1D438DE4" w14:textId="77777777" w:rsidR="00667D61" w:rsidRPr="00630D51" w:rsidDel="00854DE3" w:rsidRDefault="00667D61">
      <w:pPr>
        <w:spacing w:before="100" w:beforeAutospacing="1" w:after="100" w:afterAutospacing="1" w:line="360" w:lineRule="auto"/>
        <w:jc w:val="both"/>
        <w:rPr>
          <w:del w:id="1515" w:author="Юлия Новокшанова" w:date="2020-02-13T19:59:00Z"/>
          <w:rFonts w:ascii="Times New Roman" w:eastAsia="Times New Roman" w:hAnsi="Times New Roman" w:cs="Times New Roman"/>
          <w:sz w:val="28"/>
          <w:szCs w:val="28"/>
          <w:lang w:eastAsia="ru-RU"/>
          <w:rPrChange w:id="1516" w:author="Юлия Новокшанова" w:date="2020-02-09T13:06:00Z">
            <w:rPr>
              <w:del w:id="1517" w:author="Юлия Новокшанова" w:date="2020-02-13T19:59:00Z"/>
              <w:rFonts w:ascii="Times New Roman" w:eastAsia="Times New Roman" w:hAnsi="Times New Roman" w:cs="Times New Roman"/>
              <w:lang w:eastAsia="ru-RU"/>
            </w:rPr>
          </w:rPrChange>
        </w:rPr>
        <w:pPrChange w:id="1518" w:author="Юлия Новокшанова" w:date="2020-02-09T13:07:00Z">
          <w:pPr>
            <w:spacing w:before="100" w:beforeAutospacing="1" w:after="100" w:afterAutospacing="1"/>
          </w:pPr>
        </w:pPrChange>
      </w:pPr>
      <w:del w:id="1519" w:author="Юлия Новокшанова" w:date="2020-02-13T19:59:00Z">
        <w:r w:rsidRPr="00630D51" w:rsidDel="00854DE3">
          <w:rPr>
            <w:rFonts w:ascii="Times New Roman" w:eastAsia="Times New Roman" w:hAnsi="Times New Roman" w:cs="Times New Roman"/>
            <w:sz w:val="28"/>
            <w:szCs w:val="28"/>
            <w:lang w:eastAsia="ru-RU"/>
            <w:rPrChange w:id="1520" w:author="Юлия Новокшанова" w:date="2020-02-09T13:06:00Z">
              <w:rPr>
                <w:rFonts w:ascii="Times New Roman" w:eastAsia="Times New Roman" w:hAnsi="Times New Roman" w:cs="Times New Roman"/>
                <w:sz w:val="22"/>
                <w:szCs w:val="22"/>
                <w:lang w:eastAsia="ru-RU"/>
              </w:rPr>
            </w:rPrChange>
          </w:rPr>
          <w:delText xml:space="preserve">Например, для генерации случайного символа я использую рандомное число, полученное с помощью метода random nextInt(25);. Он возвращает целое число в диапазоне от 0 до указанного числа, которое в этот промежуток не входит. Чтобы получить числовой код строчной буквы латинского алфавита, в конце мы увеличиваем получившиеся число на 97 (в таблице ASCII литеры латиницы стоят с 97 по 122 место). Если присвоить это значение переменной типа char, то она сохранит в себе символ под этим порядковым номером. </w:delText>
        </w:r>
      </w:del>
    </w:p>
    <w:p w14:paraId="43A7156E" w14:textId="77777777" w:rsidR="00667D61" w:rsidRPr="00630D51" w:rsidDel="00854DE3" w:rsidRDefault="00667D61">
      <w:pPr>
        <w:spacing w:before="100" w:beforeAutospacing="1" w:after="100" w:afterAutospacing="1" w:line="360" w:lineRule="auto"/>
        <w:jc w:val="both"/>
        <w:rPr>
          <w:del w:id="1521" w:author="Юлия Новокшанова" w:date="2020-02-13T19:59:00Z"/>
          <w:rFonts w:ascii="Times New Roman" w:eastAsia="Times New Roman" w:hAnsi="Times New Roman" w:cs="Times New Roman"/>
          <w:sz w:val="28"/>
          <w:szCs w:val="28"/>
          <w:lang w:eastAsia="ru-RU"/>
          <w:rPrChange w:id="1522" w:author="Юлия Новокшанова" w:date="2020-02-09T13:06:00Z">
            <w:rPr>
              <w:del w:id="1523" w:author="Юлия Новокшанова" w:date="2020-02-13T19:59:00Z"/>
              <w:rFonts w:ascii="Times New Roman" w:eastAsia="Times New Roman" w:hAnsi="Times New Roman" w:cs="Times New Roman"/>
              <w:lang w:eastAsia="ru-RU"/>
            </w:rPr>
          </w:rPrChange>
        </w:rPr>
        <w:pPrChange w:id="1524" w:author="Юлия Новокшанова" w:date="2020-02-09T13:07:00Z">
          <w:pPr>
            <w:spacing w:before="100" w:beforeAutospacing="1" w:after="100" w:afterAutospacing="1"/>
          </w:pPr>
        </w:pPrChange>
      </w:pPr>
      <w:del w:id="1525" w:author="Юлия Новокшанова" w:date="2020-02-13T19:59:00Z">
        <w:r w:rsidRPr="00630D51" w:rsidDel="00854DE3">
          <w:rPr>
            <w:rFonts w:ascii="Times New Roman" w:eastAsia="Times New Roman" w:hAnsi="Times New Roman" w:cs="Times New Roman"/>
            <w:sz w:val="28"/>
            <w:szCs w:val="28"/>
            <w:lang w:eastAsia="ru-RU"/>
            <w:rPrChange w:id="1526" w:author="Юлия Новокшанова" w:date="2020-02-09T13:06:00Z">
              <w:rPr>
                <w:rFonts w:ascii="Times New Roman" w:eastAsia="Times New Roman" w:hAnsi="Times New Roman" w:cs="Times New Roman"/>
                <w:sz w:val="22"/>
                <w:szCs w:val="22"/>
                <w:lang w:eastAsia="ru-RU"/>
              </w:rPr>
            </w:rPrChange>
          </w:rPr>
          <w:delText xml:space="preserve">Для создания глитч-эффекта программа в цикле со случайным количеством выполнений вставляет поверх оригинальной фотографии вырезанные из нее прямоугольники. Также присутствует возможность создания “Штрих-кода”. Polo следит за y-координатой касания пальца. Все пиксели, находящиеся на том же уровне, растягиваются до самого низа картины. </w:delText>
        </w:r>
      </w:del>
    </w:p>
    <w:p w14:paraId="7BEE003D" w14:textId="77777777" w:rsidR="00667D61" w:rsidRPr="00630D51" w:rsidDel="00854DE3" w:rsidRDefault="00667D61">
      <w:pPr>
        <w:spacing w:before="100" w:beforeAutospacing="1" w:after="100" w:afterAutospacing="1" w:line="360" w:lineRule="auto"/>
        <w:jc w:val="both"/>
        <w:rPr>
          <w:del w:id="1527" w:author="Юлия Новокшанова" w:date="2020-02-13T19:59:00Z"/>
          <w:rFonts w:ascii="Times New Roman" w:eastAsia="Times New Roman" w:hAnsi="Times New Roman" w:cs="Times New Roman"/>
          <w:sz w:val="28"/>
          <w:szCs w:val="28"/>
          <w:lang w:eastAsia="ru-RU"/>
          <w:rPrChange w:id="1528" w:author="Юлия Новокшанова" w:date="2020-02-09T13:06:00Z">
            <w:rPr>
              <w:del w:id="1529" w:author="Юлия Новокшанова" w:date="2020-02-13T19:59:00Z"/>
              <w:rFonts w:ascii="Times New Roman" w:eastAsia="Times New Roman" w:hAnsi="Times New Roman" w:cs="Times New Roman"/>
              <w:lang w:eastAsia="ru-RU"/>
            </w:rPr>
          </w:rPrChange>
        </w:rPr>
        <w:pPrChange w:id="1530" w:author="Юлия Новокшанова" w:date="2020-02-09T13:07:00Z">
          <w:pPr>
            <w:spacing w:before="100" w:beforeAutospacing="1" w:after="100" w:afterAutospacing="1"/>
          </w:pPr>
        </w:pPrChange>
      </w:pPr>
      <w:del w:id="1531" w:author="Юлия Новокшанова" w:date="2020-02-13T19:59:00Z">
        <w:r w:rsidRPr="00630D51" w:rsidDel="00854DE3">
          <w:rPr>
            <w:rFonts w:ascii="Times New Roman" w:eastAsia="Times New Roman" w:hAnsi="Times New Roman" w:cs="Times New Roman"/>
            <w:sz w:val="28"/>
            <w:szCs w:val="28"/>
            <w:lang w:eastAsia="ru-RU"/>
            <w:rPrChange w:id="1532" w:author="Юлия Новокшанова" w:date="2020-02-09T13:06:00Z">
              <w:rPr>
                <w:rFonts w:ascii="Times New Roman" w:eastAsia="Times New Roman" w:hAnsi="Times New Roman" w:cs="Times New Roman"/>
                <w:sz w:val="22"/>
                <w:szCs w:val="22"/>
                <w:lang w:eastAsia="ru-RU"/>
              </w:rPr>
            </w:rPrChange>
          </w:rPr>
          <w:delText xml:space="preserve">11 Онлайн-лента публикаций </w:delText>
        </w:r>
      </w:del>
    </w:p>
    <w:p w14:paraId="748C17D9" w14:textId="77777777" w:rsidR="00667D61" w:rsidRPr="00630D51" w:rsidDel="00854DE3" w:rsidRDefault="00667D61">
      <w:pPr>
        <w:spacing w:before="100" w:beforeAutospacing="1" w:after="100" w:afterAutospacing="1" w:line="360" w:lineRule="auto"/>
        <w:jc w:val="both"/>
        <w:rPr>
          <w:del w:id="1533" w:author="Юлия Новокшанова" w:date="2020-02-13T19:59:00Z"/>
          <w:rFonts w:ascii="Times New Roman" w:eastAsia="Times New Roman" w:hAnsi="Times New Roman" w:cs="Times New Roman"/>
          <w:sz w:val="28"/>
          <w:szCs w:val="28"/>
          <w:lang w:eastAsia="ru-RU"/>
          <w:rPrChange w:id="1534" w:author="Юлия Новокшанова" w:date="2020-02-09T13:06:00Z">
            <w:rPr>
              <w:del w:id="1535" w:author="Юлия Новокшанова" w:date="2020-02-13T19:59:00Z"/>
              <w:rFonts w:ascii="Times New Roman" w:eastAsia="Times New Roman" w:hAnsi="Times New Roman" w:cs="Times New Roman"/>
              <w:lang w:eastAsia="ru-RU"/>
            </w:rPr>
          </w:rPrChange>
        </w:rPr>
        <w:pPrChange w:id="1536" w:author="Юлия Новокшанова" w:date="2020-02-09T13:07:00Z">
          <w:pPr>
            <w:spacing w:before="100" w:beforeAutospacing="1" w:after="100" w:afterAutospacing="1"/>
          </w:pPr>
        </w:pPrChange>
      </w:pPr>
      <w:del w:id="1537" w:author="Юлия Новокшанова" w:date="2020-02-13T19:59:00Z">
        <w:r w:rsidRPr="00630D51" w:rsidDel="00854DE3">
          <w:rPr>
            <w:rFonts w:ascii="Times New Roman" w:eastAsia="Times New Roman" w:hAnsi="Times New Roman" w:cs="Times New Roman"/>
            <w:sz w:val="28"/>
            <w:szCs w:val="28"/>
            <w:lang w:eastAsia="ru-RU"/>
            <w:rPrChange w:id="1538" w:author="Юлия Новокшанова" w:date="2020-02-09T13:06:00Z">
              <w:rPr>
                <w:rFonts w:ascii="Times New Roman" w:eastAsia="Times New Roman" w:hAnsi="Times New Roman" w:cs="Times New Roman"/>
                <w:sz w:val="22"/>
                <w:szCs w:val="22"/>
                <w:lang w:eastAsia="ru-RU"/>
              </w:rPr>
            </w:rPrChange>
          </w:rPr>
          <w:delText xml:space="preserve">Свои работы пользователи могут в любое время выложить в онлайн-ленту публикаций. Достаточно указать только никнейм и содержание. Приложение связывается с сервером с помощью библиотеки OkHttp. Загрузка файла происходит в нескольких потоков. На сервере uploadImages.php сохраняет файл в формате png. Автоматически записываются данные о фотографии, пользователе и дате публикации. Приложение умеет работать со всеми языками мира, смайлами и эмоджи. </w:delText>
        </w:r>
      </w:del>
    </w:p>
    <w:p w14:paraId="3D7BCB0E" w14:textId="77777777" w:rsidR="00667D61" w:rsidRPr="00630D51" w:rsidDel="00854DE3" w:rsidRDefault="00667D61">
      <w:pPr>
        <w:spacing w:before="100" w:beforeAutospacing="1" w:after="100" w:afterAutospacing="1" w:line="360" w:lineRule="auto"/>
        <w:jc w:val="both"/>
        <w:rPr>
          <w:del w:id="1539" w:author="Юлия Новокшанова" w:date="2020-02-13T19:59:00Z"/>
          <w:rFonts w:ascii="Times New Roman" w:eastAsia="Times New Roman" w:hAnsi="Times New Roman" w:cs="Times New Roman"/>
          <w:sz w:val="28"/>
          <w:szCs w:val="28"/>
          <w:lang w:eastAsia="ru-RU"/>
          <w:rPrChange w:id="1540" w:author="Юлия Новокшанова" w:date="2020-02-09T13:06:00Z">
            <w:rPr>
              <w:del w:id="1541" w:author="Юлия Новокшанова" w:date="2020-02-13T19:59:00Z"/>
              <w:rFonts w:ascii="Times New Roman" w:eastAsia="Times New Roman" w:hAnsi="Times New Roman" w:cs="Times New Roman"/>
              <w:lang w:eastAsia="ru-RU"/>
            </w:rPr>
          </w:rPrChange>
        </w:rPr>
        <w:pPrChange w:id="1542" w:author="Юлия Новокшанова" w:date="2020-02-09T13:07:00Z">
          <w:pPr>
            <w:spacing w:before="100" w:beforeAutospacing="1" w:after="100" w:afterAutospacing="1"/>
          </w:pPr>
        </w:pPrChange>
      </w:pPr>
      <w:del w:id="1543" w:author="Юлия Новокшанова" w:date="2020-02-13T19:59:00Z">
        <w:r w:rsidRPr="00630D51" w:rsidDel="00854DE3">
          <w:rPr>
            <w:rFonts w:ascii="Times New Roman" w:eastAsia="Times New Roman" w:hAnsi="Times New Roman" w:cs="Times New Roman"/>
            <w:sz w:val="28"/>
            <w:szCs w:val="28"/>
            <w:lang w:eastAsia="ru-RU"/>
            <w:rPrChange w:id="1544" w:author="Юлия Новокшанова" w:date="2020-02-09T13:06:00Z">
              <w:rPr>
                <w:rFonts w:ascii="Times New Roman" w:eastAsia="Times New Roman" w:hAnsi="Times New Roman" w:cs="Times New Roman"/>
                <w:sz w:val="22"/>
                <w:szCs w:val="22"/>
                <w:lang w:eastAsia="ru-RU"/>
              </w:rPr>
            </w:rPrChange>
          </w:rPr>
          <w:delText xml:space="preserve">При формировании ленты приложение обращается к getImagesPolo.php. Он создает строку в формате JSON, которая имеет ссылку на оригинал изображения, никнейм, содержание и дату. Для создания особой выборки фотографий используются два значения: count и offset. Первый отвечает за количество возвращаемых объектов, а второй за смещение от первой фотографии. </w:delText>
        </w:r>
      </w:del>
    </w:p>
    <w:p w14:paraId="5129AF3A" w14:textId="77777777" w:rsidR="00667D61" w:rsidRPr="00630D51" w:rsidDel="00854DE3" w:rsidRDefault="00667D61">
      <w:pPr>
        <w:spacing w:before="100" w:beforeAutospacing="1" w:after="100" w:afterAutospacing="1" w:line="360" w:lineRule="auto"/>
        <w:jc w:val="both"/>
        <w:rPr>
          <w:del w:id="1545" w:author="Юлия Новокшанова" w:date="2020-02-13T19:59:00Z"/>
          <w:rFonts w:ascii="Times New Roman" w:eastAsia="Times New Roman" w:hAnsi="Times New Roman" w:cs="Times New Roman"/>
          <w:sz w:val="28"/>
          <w:szCs w:val="28"/>
          <w:lang w:eastAsia="ru-RU"/>
          <w:rPrChange w:id="1546" w:author="Юлия Новокшанова" w:date="2020-02-09T13:06:00Z">
            <w:rPr>
              <w:del w:id="1547" w:author="Юлия Новокшанова" w:date="2020-02-13T19:59:00Z"/>
              <w:rFonts w:ascii="Times New Roman" w:eastAsia="Times New Roman" w:hAnsi="Times New Roman" w:cs="Times New Roman"/>
              <w:lang w:eastAsia="ru-RU"/>
            </w:rPr>
          </w:rPrChange>
        </w:rPr>
        <w:pPrChange w:id="1548" w:author="Юлия Новокшанова" w:date="2020-02-09T13:07:00Z">
          <w:pPr>
            <w:spacing w:before="100" w:beforeAutospacing="1" w:after="100" w:afterAutospacing="1"/>
          </w:pPr>
        </w:pPrChange>
      </w:pPr>
      <w:del w:id="1549" w:author="Юлия Новокшанова" w:date="2020-02-13T19:59:00Z">
        <w:r w:rsidRPr="00630D51" w:rsidDel="00854DE3">
          <w:rPr>
            <w:rFonts w:ascii="Times New Roman" w:eastAsia="Times New Roman" w:hAnsi="Times New Roman" w:cs="Times New Roman"/>
            <w:sz w:val="28"/>
            <w:szCs w:val="28"/>
            <w:lang w:eastAsia="ru-RU"/>
            <w:rPrChange w:id="1550" w:author="Юлия Новокшанова" w:date="2020-02-09T13:06:00Z">
              <w:rPr>
                <w:rFonts w:ascii="Times New Roman" w:eastAsia="Times New Roman" w:hAnsi="Times New Roman" w:cs="Times New Roman"/>
                <w:sz w:val="22"/>
                <w:szCs w:val="22"/>
                <w:lang w:eastAsia="ru-RU"/>
              </w:rPr>
            </w:rPrChange>
          </w:rPr>
          <w:delText xml:space="preserve">Фоторедактор Polo получает эту строку и с помощью библиотеки GSON от Google превращает ее в удобный для работы массив данных. Вся полученная информация делится на блоки, после чего вставляется в свой контейнер и выводится на экран. В качестве контейнера используется ListView, который заполняет собой все окно. Для него был разработан новый адаптер и единичный элемент. Он включает в себя: никнейм, изображение, описание, дату и время выкладывания. Доступ к элементам происходит в адаптере через LayoutInflater Публикация новой записи и просмотр онлайн-ленты происходит в соответствии с рисунком 8. </w:delText>
        </w:r>
      </w:del>
    </w:p>
    <w:p w14:paraId="4734276D" w14:textId="64CA8F97" w:rsidR="00667D61" w:rsidRPr="00630D51" w:rsidDel="00854DE3" w:rsidRDefault="00667D61">
      <w:pPr>
        <w:spacing w:line="360" w:lineRule="auto"/>
        <w:jc w:val="both"/>
        <w:rPr>
          <w:del w:id="1551" w:author="Юлия Новокшанова" w:date="2020-02-13T19:59:00Z"/>
          <w:rFonts w:ascii="Times New Roman" w:eastAsia="Times New Roman" w:hAnsi="Times New Roman" w:cs="Times New Roman"/>
          <w:sz w:val="28"/>
          <w:szCs w:val="28"/>
          <w:lang w:eastAsia="ru-RU"/>
          <w:rPrChange w:id="1552" w:author="Юлия Новокшанова" w:date="2020-02-09T13:06:00Z">
            <w:rPr>
              <w:del w:id="1553" w:author="Юлия Новокшанова" w:date="2020-02-13T19:59:00Z"/>
              <w:rFonts w:ascii="Times New Roman" w:eastAsia="Times New Roman" w:hAnsi="Times New Roman" w:cs="Times New Roman"/>
              <w:lang w:eastAsia="ru-RU"/>
            </w:rPr>
          </w:rPrChange>
        </w:rPr>
        <w:pPrChange w:id="1554" w:author="Юлия Новокшанова" w:date="2020-02-09T13:07:00Z">
          <w:pPr/>
        </w:pPrChange>
      </w:pPr>
      <w:del w:id="1555" w:author="Юлия Новокшанова" w:date="2020-02-13T19:59:00Z">
        <w:r w:rsidRPr="00630D51" w:rsidDel="00854DE3">
          <w:rPr>
            <w:rFonts w:ascii="Times New Roman" w:eastAsia="Times New Roman" w:hAnsi="Times New Roman" w:cs="Times New Roman"/>
            <w:sz w:val="28"/>
            <w:szCs w:val="28"/>
            <w:lang w:eastAsia="ru-RU"/>
            <w:rPrChange w:id="1556"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"D:\\var\\folders\\vl\\tbywg53x4jj1m58jlvt3h1nw0000gn\\T\\com.microsoft.Word\\WebArchiveCopyPasteTempFiles\\page241image2160869232" \* MERGEFORMAT </w:instrText>
      </w:r>
      <w:del w:id="1557" w:author="Юлия Новокшанова" w:date="2020-02-13T19:59:00Z">
        <w:r w:rsidRPr="00630D51" w:rsidDel="00854DE3">
          <w:rPr>
            <w:rFonts w:ascii="Times New Roman" w:eastAsia="Times New Roman" w:hAnsi="Times New Roman" w:cs="Times New Roman"/>
            <w:sz w:val="28"/>
            <w:szCs w:val="28"/>
            <w:lang w:eastAsia="ru-RU"/>
            <w:rPrChange w:id="1558"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559" w:author="Юлия Новокшанова" w:date="2020-02-09T13:06:00Z">
              <w:rPr>
                <w:rFonts w:ascii="Times New Roman" w:eastAsia="Times New Roman" w:hAnsi="Times New Roman" w:cs="Times New Roman"/>
                <w:noProof/>
                <w:lang w:eastAsia="ru-RU"/>
              </w:rPr>
            </w:rPrChange>
          </w:rPr>
          <w:drawing>
            <wp:inline distT="0" distB="0" distL="0" distR="0" wp14:anchorId="17C755D5" wp14:editId="553494FC">
              <wp:extent cx="4035425" cy="3514090"/>
              <wp:effectExtent l="0" t="0" r="3175" b="3810"/>
              <wp:docPr id="25" name="Рисунок 25" descr="page241image216086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age241image21608692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5425" cy="351409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560" w:author="Юлия Новокшанова" w:date="2020-02-09T13:06:00Z">
              <w:rPr>
                <w:rFonts w:ascii="Times New Roman" w:eastAsia="Times New Roman" w:hAnsi="Times New Roman" w:cs="Times New Roman"/>
                <w:lang w:eastAsia="ru-RU"/>
              </w:rPr>
            </w:rPrChange>
          </w:rPr>
          <w:fldChar w:fldCharType="end"/>
        </w:r>
      </w:del>
    </w:p>
    <w:p w14:paraId="36D954E5" w14:textId="77777777" w:rsidR="00667D61" w:rsidRPr="00630D51" w:rsidDel="00854DE3" w:rsidRDefault="00667D61">
      <w:pPr>
        <w:spacing w:before="100" w:beforeAutospacing="1" w:after="100" w:afterAutospacing="1" w:line="360" w:lineRule="auto"/>
        <w:jc w:val="both"/>
        <w:rPr>
          <w:del w:id="1561" w:author="Юлия Новокшанова" w:date="2020-02-13T19:59:00Z"/>
          <w:rFonts w:ascii="Times New Roman" w:eastAsia="Times New Roman" w:hAnsi="Times New Roman" w:cs="Times New Roman"/>
          <w:sz w:val="28"/>
          <w:szCs w:val="28"/>
          <w:lang w:eastAsia="ru-RU"/>
          <w:rPrChange w:id="1562" w:author="Юлия Новокшанова" w:date="2020-02-09T13:06:00Z">
            <w:rPr>
              <w:del w:id="1563" w:author="Юлия Новокшанова" w:date="2020-02-13T19:59:00Z"/>
              <w:rFonts w:ascii="Times New Roman" w:eastAsia="Times New Roman" w:hAnsi="Times New Roman" w:cs="Times New Roman"/>
              <w:lang w:eastAsia="ru-RU"/>
            </w:rPr>
          </w:rPrChange>
        </w:rPr>
        <w:pPrChange w:id="1564" w:author="Юлия Новокшанова" w:date="2020-02-09T13:07:00Z">
          <w:pPr>
            <w:spacing w:before="100" w:beforeAutospacing="1" w:after="100" w:afterAutospacing="1"/>
          </w:pPr>
        </w:pPrChange>
      </w:pPr>
      <w:del w:id="1565" w:author="Юлия Новокшанова" w:date="2020-02-13T19:59:00Z">
        <w:r w:rsidRPr="00630D51" w:rsidDel="00854DE3">
          <w:rPr>
            <w:rFonts w:ascii="Times New Roman" w:eastAsia="Times New Roman" w:hAnsi="Times New Roman" w:cs="Times New Roman"/>
            <w:sz w:val="28"/>
            <w:szCs w:val="28"/>
            <w:lang w:eastAsia="ru-RU"/>
            <w:rPrChange w:id="1566" w:author="Юлия Новокшанова" w:date="2020-02-09T13:06:00Z">
              <w:rPr>
                <w:rFonts w:ascii="Times New Roman" w:eastAsia="Times New Roman" w:hAnsi="Times New Roman" w:cs="Times New Roman"/>
                <w:sz w:val="22"/>
                <w:szCs w:val="22"/>
                <w:lang w:eastAsia="ru-RU"/>
              </w:rPr>
            </w:rPrChange>
          </w:rPr>
          <w:delText xml:space="preserve">Рисунок 8 – Форма создания публикации и онлайн-лента с постами </w:delText>
        </w:r>
      </w:del>
    </w:p>
    <w:p w14:paraId="4A9A95EE" w14:textId="77777777" w:rsidR="00667D61" w:rsidRPr="00630D51" w:rsidDel="00854DE3" w:rsidRDefault="00667D61">
      <w:pPr>
        <w:spacing w:before="100" w:beforeAutospacing="1" w:after="100" w:afterAutospacing="1" w:line="360" w:lineRule="auto"/>
        <w:jc w:val="both"/>
        <w:rPr>
          <w:del w:id="1567" w:author="Юлия Новокшанова" w:date="2020-02-13T19:59:00Z"/>
          <w:rFonts w:ascii="Times New Roman" w:eastAsia="Times New Roman" w:hAnsi="Times New Roman" w:cs="Times New Roman"/>
          <w:sz w:val="28"/>
          <w:szCs w:val="28"/>
          <w:lang w:eastAsia="ru-RU"/>
          <w:rPrChange w:id="1568" w:author="Юлия Новокшанова" w:date="2020-02-09T13:06:00Z">
            <w:rPr>
              <w:del w:id="1569" w:author="Юлия Новокшанова" w:date="2020-02-13T19:59:00Z"/>
              <w:rFonts w:ascii="Times New Roman" w:eastAsia="Times New Roman" w:hAnsi="Times New Roman" w:cs="Times New Roman"/>
              <w:lang w:eastAsia="ru-RU"/>
            </w:rPr>
          </w:rPrChange>
        </w:rPr>
        <w:pPrChange w:id="1570" w:author="Юлия Новокшанова" w:date="2020-02-09T13:07:00Z">
          <w:pPr>
            <w:spacing w:before="100" w:beforeAutospacing="1" w:after="100" w:afterAutospacing="1"/>
          </w:pPr>
        </w:pPrChange>
      </w:pPr>
      <w:del w:id="1571" w:author="Юлия Новокшанова" w:date="2020-02-13T19:59:00Z">
        <w:r w:rsidRPr="00630D51" w:rsidDel="00854DE3">
          <w:rPr>
            <w:rFonts w:ascii="Times New Roman" w:eastAsia="Times New Roman" w:hAnsi="Times New Roman" w:cs="Times New Roman"/>
            <w:sz w:val="28"/>
            <w:szCs w:val="28"/>
            <w:lang w:eastAsia="ru-RU"/>
            <w:rPrChange w:id="1572" w:author="Юлия Новокшанова" w:date="2020-02-09T13:06:00Z">
              <w:rPr>
                <w:rFonts w:ascii="Times New Roman" w:eastAsia="Times New Roman" w:hAnsi="Times New Roman" w:cs="Times New Roman"/>
                <w:sz w:val="22"/>
                <w:szCs w:val="22"/>
                <w:lang w:eastAsia="ru-RU"/>
              </w:rPr>
            </w:rPrChange>
          </w:rPr>
          <w:delText xml:space="preserve">Изображение загружается в пост с помощью библиотеки Glide. Мы даем ему ссылку на картинку, и он устанавливает ее в назначенное место. Также фотография в посте центрируется и обрезается. Если нажать на пост, то откроется оригинал изображения. Для этого используется всплывающий AlertDialog с нулевыми отступами. Все его содержимое занимает ImageView. </w:delText>
        </w:r>
      </w:del>
    </w:p>
    <w:p w14:paraId="2776A2E7" w14:textId="77777777" w:rsidR="00667D61" w:rsidRPr="00630D51" w:rsidDel="00854DE3" w:rsidRDefault="00667D61">
      <w:pPr>
        <w:spacing w:before="100" w:beforeAutospacing="1" w:after="100" w:afterAutospacing="1" w:line="360" w:lineRule="auto"/>
        <w:jc w:val="both"/>
        <w:rPr>
          <w:del w:id="1573" w:author="Юлия Новокшанова" w:date="2020-02-13T19:59:00Z"/>
          <w:rFonts w:ascii="Times New Roman" w:eastAsia="Times New Roman" w:hAnsi="Times New Roman" w:cs="Times New Roman"/>
          <w:sz w:val="28"/>
          <w:szCs w:val="28"/>
          <w:lang w:eastAsia="ru-RU"/>
          <w:rPrChange w:id="1574" w:author="Юлия Новокшанова" w:date="2020-02-09T13:06:00Z">
            <w:rPr>
              <w:del w:id="1575" w:author="Юлия Новокшанова" w:date="2020-02-13T19:59:00Z"/>
              <w:rFonts w:ascii="Times New Roman" w:eastAsia="Times New Roman" w:hAnsi="Times New Roman" w:cs="Times New Roman"/>
              <w:lang w:eastAsia="ru-RU"/>
            </w:rPr>
          </w:rPrChange>
        </w:rPr>
        <w:pPrChange w:id="1576" w:author="Юлия Новокшанова" w:date="2020-02-09T13:07:00Z">
          <w:pPr>
            <w:spacing w:before="100" w:beforeAutospacing="1" w:after="100" w:afterAutospacing="1"/>
          </w:pPr>
        </w:pPrChange>
      </w:pPr>
      <w:del w:id="1577" w:author="Юлия Новокшанова" w:date="2020-02-13T19:59:00Z">
        <w:r w:rsidRPr="00630D51" w:rsidDel="00854DE3">
          <w:rPr>
            <w:rFonts w:ascii="Times New Roman" w:eastAsia="Times New Roman" w:hAnsi="Times New Roman" w:cs="Times New Roman"/>
            <w:sz w:val="28"/>
            <w:szCs w:val="28"/>
            <w:lang w:eastAsia="ru-RU"/>
            <w:rPrChange w:id="1578" w:author="Юлия Новокшанова" w:date="2020-02-09T13:06:00Z">
              <w:rPr>
                <w:rFonts w:ascii="Times New Roman" w:eastAsia="Times New Roman" w:hAnsi="Times New Roman" w:cs="Times New Roman"/>
                <w:sz w:val="22"/>
                <w:szCs w:val="22"/>
                <w:lang w:eastAsia="ru-RU"/>
              </w:rPr>
            </w:rPrChange>
          </w:rPr>
          <w:delText xml:space="preserve">материал. Содержимое листается плавно, без задержек из-за кэширования уже ранее открытого материала. </w:delText>
        </w:r>
      </w:del>
    </w:p>
    <w:p w14:paraId="0D5450C9" w14:textId="77777777" w:rsidR="00667D61" w:rsidRPr="00630D51" w:rsidDel="00854DE3" w:rsidRDefault="00667D61">
      <w:pPr>
        <w:spacing w:before="100" w:beforeAutospacing="1" w:after="100" w:afterAutospacing="1" w:line="360" w:lineRule="auto"/>
        <w:jc w:val="both"/>
        <w:rPr>
          <w:del w:id="1579" w:author="Юлия Новокшанова" w:date="2020-02-13T19:59:00Z"/>
          <w:rFonts w:ascii="Times New Roman" w:eastAsia="Times New Roman" w:hAnsi="Times New Roman" w:cs="Times New Roman"/>
          <w:sz w:val="28"/>
          <w:szCs w:val="28"/>
          <w:lang w:eastAsia="ru-RU"/>
          <w:rPrChange w:id="1580" w:author="Юлия Новокшанова" w:date="2020-02-09T13:06:00Z">
            <w:rPr>
              <w:del w:id="1581" w:author="Юлия Новокшанова" w:date="2020-02-13T19:59:00Z"/>
              <w:rFonts w:ascii="Times New Roman" w:eastAsia="Times New Roman" w:hAnsi="Times New Roman" w:cs="Times New Roman"/>
              <w:lang w:eastAsia="ru-RU"/>
            </w:rPr>
          </w:rPrChange>
        </w:rPr>
        <w:pPrChange w:id="1582" w:author="Юлия Новокшанова" w:date="2020-02-09T13:07:00Z">
          <w:pPr>
            <w:spacing w:before="100" w:beforeAutospacing="1" w:after="100" w:afterAutospacing="1"/>
          </w:pPr>
        </w:pPrChange>
      </w:pPr>
      <w:del w:id="1583" w:author="Юлия Новокшанова" w:date="2020-02-13T19:59:00Z">
        <w:r w:rsidRPr="00630D51" w:rsidDel="00854DE3">
          <w:rPr>
            <w:rFonts w:ascii="Times New Roman" w:eastAsia="Times New Roman" w:hAnsi="Times New Roman" w:cs="Times New Roman"/>
            <w:sz w:val="28"/>
            <w:szCs w:val="28"/>
            <w:lang w:eastAsia="ru-RU"/>
            <w:rPrChange w:id="1584" w:author="Юлия Новокшанова" w:date="2020-02-09T13:06:00Z">
              <w:rPr>
                <w:rFonts w:ascii="Times New Roman" w:eastAsia="Times New Roman" w:hAnsi="Times New Roman" w:cs="Times New Roman"/>
                <w:sz w:val="22"/>
                <w:szCs w:val="22"/>
                <w:lang w:eastAsia="ru-RU"/>
              </w:rPr>
            </w:rPrChange>
          </w:rPr>
          <w:delText xml:space="preserve">12 Сравнение Polo и Retrica </w:delText>
        </w:r>
      </w:del>
    </w:p>
    <w:p w14:paraId="76ABF2D4" w14:textId="77777777" w:rsidR="00667D61" w:rsidRPr="00630D51" w:rsidDel="00854DE3" w:rsidRDefault="00667D61">
      <w:pPr>
        <w:spacing w:before="100" w:beforeAutospacing="1" w:after="100" w:afterAutospacing="1" w:line="360" w:lineRule="auto"/>
        <w:jc w:val="both"/>
        <w:rPr>
          <w:del w:id="1585" w:author="Юлия Новокшанова" w:date="2020-02-13T19:59:00Z"/>
          <w:rFonts w:ascii="Times New Roman" w:eastAsia="Times New Roman" w:hAnsi="Times New Roman" w:cs="Times New Roman"/>
          <w:sz w:val="28"/>
          <w:szCs w:val="28"/>
          <w:lang w:eastAsia="ru-RU"/>
          <w:rPrChange w:id="1586" w:author="Юлия Новокшанова" w:date="2020-02-09T13:06:00Z">
            <w:rPr>
              <w:del w:id="1587" w:author="Юлия Новокшанова" w:date="2020-02-13T19:59:00Z"/>
              <w:rFonts w:ascii="Times New Roman" w:eastAsia="Times New Roman" w:hAnsi="Times New Roman" w:cs="Times New Roman"/>
              <w:lang w:eastAsia="ru-RU"/>
            </w:rPr>
          </w:rPrChange>
        </w:rPr>
        <w:pPrChange w:id="1588" w:author="Юлия Новокшанова" w:date="2020-02-09T13:07:00Z">
          <w:pPr>
            <w:spacing w:before="100" w:beforeAutospacing="1" w:after="100" w:afterAutospacing="1"/>
          </w:pPr>
        </w:pPrChange>
      </w:pPr>
      <w:del w:id="1589" w:author="Юлия Новокшанова" w:date="2020-02-13T19:59:00Z">
        <w:r w:rsidRPr="00630D51" w:rsidDel="00854DE3">
          <w:rPr>
            <w:rFonts w:ascii="Times New Roman" w:eastAsia="Times New Roman" w:hAnsi="Times New Roman" w:cs="Times New Roman"/>
            <w:sz w:val="28"/>
            <w:szCs w:val="28"/>
            <w:lang w:eastAsia="ru-RU"/>
            <w:rPrChange w:id="1590" w:author="Юлия Новокшанова" w:date="2020-02-09T13:06:00Z">
              <w:rPr>
                <w:rFonts w:ascii="Times New Roman" w:eastAsia="Times New Roman" w:hAnsi="Times New Roman" w:cs="Times New Roman"/>
                <w:sz w:val="22"/>
                <w:szCs w:val="22"/>
                <w:lang w:eastAsia="ru-RU"/>
              </w:rPr>
            </w:rPrChange>
          </w:rPr>
          <w:delText xml:space="preserve">Если смотреть на сторонние редакторы, то можно заметить, что многие из них весят более 50 МБ. Они занимают ценное место на телефоне, сильно нагружают оперативную память. Часто эти приложения используют уже готовые решения в виде написанных другими людьми библиотек. В крупных проектах их количество трудно сосчитать. Но часто сама программа использует только пару методов из них. В итоге более 90% существующих в них функций никогда не используется, увеличивая конечный вес приложения. </w:delText>
        </w:r>
      </w:del>
    </w:p>
    <w:p w14:paraId="3D8F979E" w14:textId="77777777" w:rsidR="00667D61" w:rsidRPr="00630D51" w:rsidDel="00854DE3" w:rsidRDefault="00667D61">
      <w:pPr>
        <w:spacing w:before="100" w:beforeAutospacing="1" w:after="100" w:afterAutospacing="1" w:line="360" w:lineRule="auto"/>
        <w:jc w:val="both"/>
        <w:rPr>
          <w:del w:id="1591" w:author="Юлия Новокшанова" w:date="2020-02-13T19:59:00Z"/>
          <w:rFonts w:ascii="Times New Roman" w:eastAsia="Times New Roman" w:hAnsi="Times New Roman" w:cs="Times New Roman"/>
          <w:sz w:val="28"/>
          <w:szCs w:val="28"/>
          <w:lang w:eastAsia="ru-RU"/>
          <w:rPrChange w:id="1592" w:author="Юлия Новокшанова" w:date="2020-02-09T13:06:00Z">
            <w:rPr>
              <w:del w:id="1593" w:author="Юлия Новокшанова" w:date="2020-02-13T19:59:00Z"/>
              <w:rFonts w:ascii="Times New Roman" w:eastAsia="Times New Roman" w:hAnsi="Times New Roman" w:cs="Times New Roman"/>
              <w:lang w:eastAsia="ru-RU"/>
            </w:rPr>
          </w:rPrChange>
        </w:rPr>
        <w:pPrChange w:id="1594" w:author="Юлия Новокшанова" w:date="2020-02-09T13:07:00Z">
          <w:pPr>
            <w:spacing w:before="100" w:beforeAutospacing="1" w:after="100" w:afterAutospacing="1"/>
          </w:pPr>
        </w:pPrChange>
      </w:pPr>
      <w:del w:id="1595" w:author="Юлия Новокшанова" w:date="2020-02-13T19:59:00Z">
        <w:r w:rsidRPr="00630D51" w:rsidDel="00854DE3">
          <w:rPr>
            <w:rFonts w:ascii="Times New Roman" w:eastAsia="Times New Roman" w:hAnsi="Times New Roman" w:cs="Times New Roman"/>
            <w:sz w:val="28"/>
            <w:szCs w:val="28"/>
            <w:lang w:eastAsia="ru-RU"/>
            <w:rPrChange w:id="1596" w:author="Юлия Новокшанова" w:date="2020-02-09T13:06:00Z">
              <w:rPr>
                <w:rFonts w:ascii="Times New Roman" w:eastAsia="Times New Roman" w:hAnsi="Times New Roman" w:cs="Times New Roman"/>
                <w:sz w:val="22"/>
                <w:szCs w:val="22"/>
                <w:lang w:eastAsia="ru-RU"/>
              </w:rPr>
            </w:rPrChange>
          </w:rPr>
          <w:delText xml:space="preserve">В качестве примера для сравнения я взял популярный среди молодежи фоторедактор Retrica. Сравнение двух приложений можно увидеть в таблице 2. </w:delText>
        </w:r>
      </w:del>
    </w:p>
    <w:p w14:paraId="48B851C1" w14:textId="77777777" w:rsidR="00667D61" w:rsidRPr="00630D51" w:rsidDel="00854DE3" w:rsidRDefault="00667D61">
      <w:pPr>
        <w:spacing w:before="100" w:beforeAutospacing="1" w:after="100" w:afterAutospacing="1" w:line="360" w:lineRule="auto"/>
        <w:jc w:val="both"/>
        <w:rPr>
          <w:del w:id="1597" w:author="Юлия Новокшанова" w:date="2020-02-13T19:59:00Z"/>
          <w:rFonts w:ascii="Times New Roman" w:eastAsia="Times New Roman" w:hAnsi="Times New Roman" w:cs="Times New Roman"/>
          <w:sz w:val="28"/>
          <w:szCs w:val="28"/>
          <w:lang w:eastAsia="ru-RU"/>
          <w:rPrChange w:id="1598" w:author="Юлия Новокшанова" w:date="2020-02-09T13:06:00Z">
            <w:rPr>
              <w:del w:id="1599" w:author="Юлия Новокшанова" w:date="2020-02-13T19:59:00Z"/>
              <w:rFonts w:ascii="Times New Roman" w:eastAsia="Times New Roman" w:hAnsi="Times New Roman" w:cs="Times New Roman"/>
              <w:lang w:eastAsia="ru-RU"/>
            </w:rPr>
          </w:rPrChange>
        </w:rPr>
        <w:pPrChange w:id="1600" w:author="Юлия Новокшанова" w:date="2020-02-09T13:07:00Z">
          <w:pPr>
            <w:spacing w:before="100" w:beforeAutospacing="1" w:after="100" w:afterAutospacing="1"/>
          </w:pPr>
        </w:pPrChange>
      </w:pPr>
      <w:del w:id="1601" w:author="Юлия Новокшанова" w:date="2020-02-13T19:59:00Z">
        <w:r w:rsidRPr="00630D51" w:rsidDel="00854DE3">
          <w:rPr>
            <w:rFonts w:ascii="Times New Roman" w:eastAsia="Times New Roman" w:hAnsi="Times New Roman" w:cs="Times New Roman"/>
            <w:sz w:val="28"/>
            <w:szCs w:val="28"/>
            <w:lang w:eastAsia="ru-RU"/>
            <w:rPrChange w:id="1602" w:author="Юлия Новокшанова" w:date="2020-02-09T13:06:00Z">
              <w:rPr>
                <w:rFonts w:ascii="Times New Roman" w:eastAsia="Times New Roman" w:hAnsi="Times New Roman" w:cs="Times New Roman"/>
                <w:sz w:val="22"/>
                <w:szCs w:val="22"/>
                <w:lang w:eastAsia="ru-RU"/>
              </w:rPr>
            </w:rPrChange>
          </w:rPr>
          <w:delText xml:space="preserve">Таблица 2 – сравнительная характеристика Polo и Retrica </w:delText>
        </w:r>
      </w:del>
    </w:p>
    <w:tbl>
      <w:tblPr>
        <w:tblW w:w="0" w:type="auto"/>
        <w:tblCellMar>
          <w:top w:w="15" w:type="dxa"/>
          <w:left w:w="15" w:type="dxa"/>
          <w:bottom w:w="15" w:type="dxa"/>
          <w:right w:w="15" w:type="dxa"/>
        </w:tblCellMar>
        <w:tblLook w:val="04A0" w:firstRow="1" w:lastRow="0" w:firstColumn="1" w:lastColumn="0" w:noHBand="0" w:noVBand="1"/>
      </w:tblPr>
      <w:tblGrid>
        <w:gridCol w:w="2526"/>
        <w:gridCol w:w="576"/>
        <w:gridCol w:w="839"/>
      </w:tblGrid>
      <w:tr w:rsidR="00667D61" w:rsidRPr="00630D51" w:rsidDel="00854DE3" w14:paraId="75820E38" w14:textId="77777777" w:rsidTr="00667D61">
        <w:trPr>
          <w:del w:id="1603" w:author="Юлия Новокшанова" w:date="2020-02-13T19:59:00Z"/>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2252C48" w14:textId="77777777" w:rsidR="00667D61" w:rsidRPr="00630D51" w:rsidDel="00854DE3" w:rsidRDefault="00667D61">
            <w:pPr>
              <w:spacing w:before="100" w:beforeAutospacing="1" w:after="100" w:afterAutospacing="1" w:line="360" w:lineRule="auto"/>
              <w:jc w:val="both"/>
              <w:divId w:val="2020353971"/>
              <w:rPr>
                <w:del w:id="1604" w:author="Юлия Новокшанова" w:date="2020-02-13T19:59:00Z"/>
                <w:rFonts w:ascii="Times New Roman" w:eastAsia="Times New Roman" w:hAnsi="Times New Roman" w:cs="Times New Roman"/>
                <w:sz w:val="28"/>
                <w:szCs w:val="28"/>
                <w:lang w:eastAsia="ru-RU"/>
                <w:rPrChange w:id="1605" w:author="Юлия Новокшанова" w:date="2020-02-09T13:06:00Z">
                  <w:rPr>
                    <w:del w:id="1606" w:author="Юлия Новокшанова" w:date="2020-02-13T19:59:00Z"/>
                    <w:rFonts w:ascii="Times New Roman" w:eastAsia="Times New Roman" w:hAnsi="Times New Roman" w:cs="Times New Roman"/>
                    <w:lang w:eastAsia="ru-RU"/>
                  </w:rPr>
                </w:rPrChange>
              </w:rPr>
              <w:pPrChange w:id="1607" w:author="Юлия Новокшанова" w:date="2020-02-09T13:07:00Z">
                <w:pPr>
                  <w:spacing w:before="100" w:beforeAutospacing="1" w:after="100" w:afterAutospacing="1"/>
                  <w:divId w:val="2020353971"/>
                </w:pPr>
              </w:pPrChange>
            </w:pPr>
            <w:del w:id="1608" w:author="Юлия Новокшанова" w:date="2020-02-13T19:59:00Z">
              <w:r w:rsidRPr="00630D51" w:rsidDel="00854DE3">
                <w:rPr>
                  <w:rFonts w:ascii="Times New Roman" w:eastAsia="Times New Roman" w:hAnsi="Times New Roman" w:cs="Times New Roman"/>
                  <w:sz w:val="28"/>
                  <w:szCs w:val="28"/>
                  <w:lang w:eastAsia="ru-RU"/>
                  <w:rPrChange w:id="1609" w:author="Юлия Новокшанова" w:date="2020-02-09T13:06:00Z">
                    <w:rPr>
                      <w:rFonts w:ascii="Times New Roman" w:eastAsia="Times New Roman" w:hAnsi="Times New Roman" w:cs="Times New Roman"/>
                      <w:sz w:val="22"/>
                      <w:szCs w:val="22"/>
                      <w:lang w:eastAsia="ru-RU"/>
                    </w:rPr>
                  </w:rPrChange>
                </w:rPr>
                <w:delText xml:space="preserve">Название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720B7D3" w14:textId="251576E2" w:rsidR="00667D61" w:rsidRPr="00630D51" w:rsidDel="00854DE3" w:rsidRDefault="00667D61">
            <w:pPr>
              <w:spacing w:line="360" w:lineRule="auto"/>
              <w:jc w:val="both"/>
              <w:rPr>
                <w:del w:id="1610" w:author="Юлия Новокшанова" w:date="2020-02-13T19:59:00Z"/>
                <w:rFonts w:ascii="Times New Roman" w:eastAsia="Times New Roman" w:hAnsi="Times New Roman" w:cs="Times New Roman"/>
                <w:sz w:val="28"/>
                <w:szCs w:val="28"/>
                <w:lang w:eastAsia="ru-RU"/>
                <w:rPrChange w:id="1611" w:author="Юлия Новокшанова" w:date="2020-02-09T13:06:00Z">
                  <w:rPr>
                    <w:del w:id="1612" w:author="Юлия Новокшанова" w:date="2020-02-13T19:59:00Z"/>
                    <w:rFonts w:ascii="Times New Roman" w:eastAsia="Times New Roman" w:hAnsi="Times New Roman" w:cs="Times New Roman"/>
                    <w:lang w:eastAsia="ru-RU"/>
                  </w:rPr>
                </w:rPrChange>
              </w:rPr>
              <w:pPrChange w:id="1613" w:author="Юлия Новокшанова" w:date="2020-02-09T13:07:00Z">
                <w:pPr/>
              </w:pPrChange>
            </w:pPr>
            <w:del w:id="1614" w:author="Юлия Новокшанова" w:date="2020-02-13T19:59:00Z">
              <w:r w:rsidRPr="00630D51" w:rsidDel="00854DE3">
                <w:rPr>
                  <w:rFonts w:ascii="Times New Roman" w:eastAsia="Times New Roman" w:hAnsi="Times New Roman" w:cs="Times New Roman"/>
                  <w:sz w:val="28"/>
                  <w:szCs w:val="28"/>
                  <w:lang w:eastAsia="ru-RU"/>
                  <w:rPrChange w:id="1615"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"D:\\var\\folders\\vl\\tbywg53x4jj1m58jlvt3h1nw0000gn\\T\\com.microsoft.Word\\WebArchiveCopyPasteTempFiles\\page242image2161549952" \* MERGEFORMAT </w:instrText>
            </w:r>
            <w:del w:id="1616" w:author="Юлия Новокшанова" w:date="2020-02-13T19:59:00Z">
              <w:r w:rsidRPr="00630D51" w:rsidDel="00854DE3">
                <w:rPr>
                  <w:rFonts w:ascii="Times New Roman" w:eastAsia="Times New Roman" w:hAnsi="Times New Roman" w:cs="Times New Roman"/>
                  <w:sz w:val="28"/>
                  <w:szCs w:val="28"/>
                  <w:lang w:eastAsia="ru-RU"/>
                  <w:rPrChange w:id="1617"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618" w:author="Юлия Новокшанова" w:date="2020-02-09T13:06:00Z">
                    <w:rPr>
                      <w:rFonts w:ascii="Times New Roman" w:eastAsia="Times New Roman" w:hAnsi="Times New Roman" w:cs="Times New Roman"/>
                      <w:noProof/>
                      <w:lang w:eastAsia="ru-RU"/>
                    </w:rPr>
                  </w:rPrChange>
                </w:rPr>
                <w:drawing>
                  <wp:inline distT="0" distB="0" distL="0" distR="0" wp14:anchorId="5D4461C2" wp14:editId="236743FE">
                    <wp:extent cx="15240" cy="15240"/>
                    <wp:effectExtent l="0" t="0" r="0" b="0"/>
                    <wp:docPr id="22" name="Рисунок 22" descr="page242image216154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age242image21615499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619" w:author="Юлия Новокшанова" w:date="2020-02-09T13:06:00Z">
                    <w:rPr>
                      <w:rFonts w:ascii="Times New Roman" w:eastAsia="Times New Roman" w:hAnsi="Times New Roman" w:cs="Times New Roman"/>
                      <w:lang w:eastAsia="ru-RU"/>
                    </w:rPr>
                  </w:rPrChange>
                </w:rPr>
                <w:fldChar w:fldCharType="end"/>
              </w:r>
            </w:del>
          </w:p>
          <w:p w14:paraId="4D38E22F" w14:textId="77777777" w:rsidR="00667D61" w:rsidRPr="00630D51" w:rsidDel="00854DE3" w:rsidRDefault="00667D61">
            <w:pPr>
              <w:spacing w:before="100" w:beforeAutospacing="1" w:after="100" w:afterAutospacing="1" w:line="360" w:lineRule="auto"/>
              <w:jc w:val="both"/>
              <w:rPr>
                <w:del w:id="1620" w:author="Юлия Новокшанова" w:date="2020-02-13T19:59:00Z"/>
                <w:rFonts w:ascii="Times New Roman" w:eastAsia="Times New Roman" w:hAnsi="Times New Roman" w:cs="Times New Roman"/>
                <w:sz w:val="28"/>
                <w:szCs w:val="28"/>
                <w:lang w:eastAsia="ru-RU"/>
                <w:rPrChange w:id="1621" w:author="Юлия Новокшанова" w:date="2020-02-09T13:06:00Z">
                  <w:rPr>
                    <w:del w:id="1622" w:author="Юлия Новокшанова" w:date="2020-02-13T19:59:00Z"/>
                    <w:rFonts w:ascii="Times New Roman" w:eastAsia="Times New Roman" w:hAnsi="Times New Roman" w:cs="Times New Roman"/>
                    <w:lang w:eastAsia="ru-RU"/>
                  </w:rPr>
                </w:rPrChange>
              </w:rPr>
              <w:pPrChange w:id="1623" w:author="Юлия Новокшанова" w:date="2020-02-09T13:07:00Z">
                <w:pPr>
                  <w:spacing w:before="100" w:beforeAutospacing="1" w:after="100" w:afterAutospacing="1"/>
                </w:pPr>
              </w:pPrChange>
            </w:pPr>
            <w:del w:id="1624" w:author="Юлия Новокшанова" w:date="2020-02-13T19:59:00Z">
              <w:r w:rsidRPr="00630D51" w:rsidDel="00854DE3">
                <w:rPr>
                  <w:rFonts w:ascii="Times New Roman" w:eastAsia="Times New Roman" w:hAnsi="Times New Roman" w:cs="Times New Roman"/>
                  <w:sz w:val="28"/>
                  <w:szCs w:val="28"/>
                  <w:lang w:eastAsia="ru-RU"/>
                  <w:rPrChange w:id="1625" w:author="Юлия Новокшанова" w:date="2020-02-09T13:06:00Z">
                    <w:rPr>
                      <w:rFonts w:ascii="Times New Roman" w:eastAsia="Times New Roman" w:hAnsi="Times New Roman" w:cs="Times New Roman"/>
                      <w:sz w:val="22"/>
                      <w:szCs w:val="22"/>
                      <w:lang w:eastAsia="ru-RU"/>
                    </w:rPr>
                  </w:rPrChange>
                </w:rPr>
                <w:delText xml:space="preserve">Polo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A49F852" w14:textId="35565539" w:rsidR="00667D61" w:rsidRPr="00630D51" w:rsidDel="00854DE3" w:rsidRDefault="00667D61">
            <w:pPr>
              <w:spacing w:line="360" w:lineRule="auto"/>
              <w:jc w:val="both"/>
              <w:rPr>
                <w:del w:id="1626" w:author="Юлия Новокшанова" w:date="2020-02-13T19:59:00Z"/>
                <w:rFonts w:ascii="Times New Roman" w:eastAsia="Times New Roman" w:hAnsi="Times New Roman" w:cs="Times New Roman"/>
                <w:sz w:val="28"/>
                <w:szCs w:val="28"/>
                <w:lang w:eastAsia="ru-RU"/>
                <w:rPrChange w:id="1627" w:author="Юлия Новокшанова" w:date="2020-02-09T13:06:00Z">
                  <w:rPr>
                    <w:del w:id="1628" w:author="Юлия Новокшанова" w:date="2020-02-13T19:59:00Z"/>
                    <w:rFonts w:ascii="Times New Roman" w:eastAsia="Times New Roman" w:hAnsi="Times New Roman" w:cs="Times New Roman"/>
                    <w:lang w:eastAsia="ru-RU"/>
                  </w:rPr>
                </w:rPrChange>
              </w:rPr>
              <w:pPrChange w:id="1629" w:author="Юлия Новокшанова" w:date="2020-02-09T13:07:00Z">
                <w:pPr/>
              </w:pPrChange>
            </w:pPr>
            <w:del w:id="1630" w:author="Юлия Новокшанова" w:date="2020-02-13T19:59:00Z">
              <w:r w:rsidRPr="00630D51" w:rsidDel="00854DE3">
                <w:rPr>
                  <w:rFonts w:ascii="Times New Roman" w:eastAsia="Times New Roman" w:hAnsi="Times New Roman" w:cs="Times New Roman"/>
                  <w:sz w:val="28"/>
                  <w:szCs w:val="28"/>
                  <w:lang w:eastAsia="ru-RU"/>
                  <w:rPrChange w:id="1631"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"D:\\var\\folders\\vl\\tbywg53x4jj1m58jlvt3h1nw0000gn\\T\\com.microsoft.Word\\WebArchiveCopyPasteTempFiles\\page242image2161553248" \* MERGEFORMAT </w:instrText>
            </w:r>
            <w:del w:id="1632" w:author="Юлия Новокшанова" w:date="2020-02-13T19:59:00Z">
              <w:r w:rsidRPr="00630D51" w:rsidDel="00854DE3">
                <w:rPr>
                  <w:rFonts w:ascii="Times New Roman" w:eastAsia="Times New Roman" w:hAnsi="Times New Roman" w:cs="Times New Roman"/>
                  <w:sz w:val="28"/>
                  <w:szCs w:val="28"/>
                  <w:lang w:eastAsia="ru-RU"/>
                  <w:rPrChange w:id="1633"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634" w:author="Юлия Новокшанова" w:date="2020-02-09T13:06:00Z">
                    <w:rPr>
                      <w:rFonts w:ascii="Times New Roman" w:eastAsia="Times New Roman" w:hAnsi="Times New Roman" w:cs="Times New Roman"/>
                      <w:noProof/>
                      <w:lang w:eastAsia="ru-RU"/>
                    </w:rPr>
                  </w:rPrChange>
                </w:rPr>
                <w:drawing>
                  <wp:inline distT="0" distB="0" distL="0" distR="0" wp14:anchorId="4BA82C0F" wp14:editId="0DAF0B8D">
                    <wp:extent cx="15240" cy="15240"/>
                    <wp:effectExtent l="0" t="0" r="0" b="0"/>
                    <wp:docPr id="21" name="Рисунок 21" descr="page242image216155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age242image21615532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635" w:author="Юлия Новокшанова" w:date="2020-02-09T13:06:00Z">
                    <w:rPr>
                      <w:rFonts w:ascii="Times New Roman" w:eastAsia="Times New Roman" w:hAnsi="Times New Roman" w:cs="Times New Roman"/>
                      <w:lang w:eastAsia="ru-RU"/>
                    </w:rPr>
                  </w:rPrChange>
                </w:rPr>
                <w:fldChar w:fldCharType="end"/>
              </w:r>
            </w:del>
          </w:p>
          <w:p w14:paraId="22C83410" w14:textId="77777777" w:rsidR="00667D61" w:rsidRPr="00630D51" w:rsidDel="00854DE3" w:rsidRDefault="00667D61">
            <w:pPr>
              <w:spacing w:before="100" w:beforeAutospacing="1" w:after="100" w:afterAutospacing="1" w:line="360" w:lineRule="auto"/>
              <w:jc w:val="both"/>
              <w:rPr>
                <w:del w:id="1636" w:author="Юлия Новокшанова" w:date="2020-02-13T19:59:00Z"/>
                <w:rFonts w:ascii="Times New Roman" w:eastAsia="Times New Roman" w:hAnsi="Times New Roman" w:cs="Times New Roman"/>
                <w:sz w:val="28"/>
                <w:szCs w:val="28"/>
                <w:lang w:eastAsia="ru-RU"/>
                <w:rPrChange w:id="1637" w:author="Юлия Новокшанова" w:date="2020-02-09T13:06:00Z">
                  <w:rPr>
                    <w:del w:id="1638" w:author="Юлия Новокшанова" w:date="2020-02-13T19:59:00Z"/>
                    <w:rFonts w:ascii="Times New Roman" w:eastAsia="Times New Roman" w:hAnsi="Times New Roman" w:cs="Times New Roman"/>
                    <w:lang w:eastAsia="ru-RU"/>
                  </w:rPr>
                </w:rPrChange>
              </w:rPr>
              <w:pPrChange w:id="1639" w:author="Юлия Новокшанова" w:date="2020-02-09T13:07:00Z">
                <w:pPr>
                  <w:spacing w:before="100" w:beforeAutospacing="1" w:after="100" w:afterAutospacing="1"/>
                </w:pPr>
              </w:pPrChange>
            </w:pPr>
            <w:del w:id="1640" w:author="Юлия Новокшанова" w:date="2020-02-13T19:59:00Z">
              <w:r w:rsidRPr="00630D51" w:rsidDel="00854DE3">
                <w:rPr>
                  <w:rFonts w:ascii="Times New Roman" w:eastAsia="Times New Roman" w:hAnsi="Times New Roman" w:cs="Times New Roman"/>
                  <w:sz w:val="28"/>
                  <w:szCs w:val="28"/>
                  <w:lang w:eastAsia="ru-RU"/>
                  <w:rPrChange w:id="1641" w:author="Юлия Новокшанова" w:date="2020-02-09T13:06:00Z">
                    <w:rPr>
                      <w:rFonts w:ascii="Times New Roman" w:eastAsia="Times New Roman" w:hAnsi="Times New Roman" w:cs="Times New Roman"/>
                      <w:sz w:val="22"/>
                      <w:szCs w:val="22"/>
                      <w:lang w:eastAsia="ru-RU"/>
                    </w:rPr>
                  </w:rPrChange>
                </w:rPr>
                <w:delText xml:space="preserve">Retrica </w:delText>
              </w:r>
            </w:del>
          </w:p>
        </w:tc>
      </w:tr>
      <w:tr w:rsidR="00667D61" w:rsidRPr="00630D51" w:rsidDel="00854DE3" w14:paraId="09413E39" w14:textId="77777777" w:rsidTr="00667D61">
        <w:trPr>
          <w:del w:id="1642" w:author="Юлия Новокшанова" w:date="2020-02-13T19:59:00Z"/>
        </w:trPr>
        <w:tc>
          <w:tcPr>
            <w:tcW w:w="0" w:type="auto"/>
            <w:tcBorders>
              <w:top w:val="single" w:sz="4" w:space="0" w:color="000000"/>
              <w:left w:val="single" w:sz="4" w:space="0" w:color="000000"/>
              <w:bottom w:val="single" w:sz="4" w:space="0" w:color="000000"/>
              <w:right w:val="single" w:sz="4" w:space="0" w:color="000000"/>
            </w:tcBorders>
            <w:vAlign w:val="center"/>
            <w:hideMark/>
          </w:tcPr>
          <w:p w14:paraId="19687454" w14:textId="77777777" w:rsidR="00667D61" w:rsidRPr="00630D51" w:rsidDel="00854DE3" w:rsidRDefault="00667D61">
            <w:pPr>
              <w:spacing w:before="100" w:beforeAutospacing="1" w:after="100" w:afterAutospacing="1" w:line="360" w:lineRule="auto"/>
              <w:jc w:val="both"/>
              <w:rPr>
                <w:del w:id="1643" w:author="Юлия Новокшанова" w:date="2020-02-13T19:59:00Z"/>
                <w:rFonts w:ascii="Times New Roman" w:eastAsia="Times New Roman" w:hAnsi="Times New Roman" w:cs="Times New Roman"/>
                <w:sz w:val="28"/>
                <w:szCs w:val="28"/>
                <w:lang w:eastAsia="ru-RU"/>
                <w:rPrChange w:id="1644" w:author="Юлия Новокшанова" w:date="2020-02-09T13:06:00Z">
                  <w:rPr>
                    <w:del w:id="1645" w:author="Юлия Новокшанова" w:date="2020-02-13T19:59:00Z"/>
                    <w:rFonts w:ascii="Times New Roman" w:eastAsia="Times New Roman" w:hAnsi="Times New Roman" w:cs="Times New Roman"/>
                    <w:lang w:eastAsia="ru-RU"/>
                  </w:rPr>
                </w:rPrChange>
              </w:rPr>
              <w:pPrChange w:id="1646" w:author="Юлия Новокшанова" w:date="2020-02-09T13:07:00Z">
                <w:pPr>
                  <w:spacing w:before="100" w:beforeAutospacing="1" w:after="100" w:afterAutospacing="1"/>
                </w:pPr>
              </w:pPrChange>
            </w:pPr>
            <w:del w:id="1647" w:author="Юлия Новокшанова" w:date="2020-02-13T19:59:00Z">
              <w:r w:rsidRPr="00630D51" w:rsidDel="00854DE3">
                <w:rPr>
                  <w:rFonts w:ascii="Times New Roman" w:eastAsia="Times New Roman" w:hAnsi="Times New Roman" w:cs="Times New Roman"/>
                  <w:sz w:val="28"/>
                  <w:szCs w:val="28"/>
                  <w:lang w:eastAsia="ru-RU"/>
                  <w:rPrChange w:id="1648" w:author="Юлия Новокшанова" w:date="2020-02-09T13:06:00Z">
                    <w:rPr>
                      <w:rFonts w:ascii="Times New Roman" w:eastAsia="Times New Roman" w:hAnsi="Times New Roman" w:cs="Times New Roman"/>
                      <w:sz w:val="22"/>
                      <w:szCs w:val="22"/>
                      <w:lang w:eastAsia="ru-RU"/>
                    </w:rPr>
                  </w:rPrChange>
                </w:rPr>
                <w:delText xml:space="preserve">Вес (МБ)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7438944" w14:textId="69221621" w:rsidR="00667D61" w:rsidRPr="00630D51" w:rsidDel="00854DE3" w:rsidRDefault="00667D61">
            <w:pPr>
              <w:spacing w:line="360" w:lineRule="auto"/>
              <w:jc w:val="both"/>
              <w:rPr>
                <w:del w:id="1649" w:author="Юлия Новокшанова" w:date="2020-02-13T19:59:00Z"/>
                <w:rFonts w:ascii="Times New Roman" w:eastAsia="Times New Roman" w:hAnsi="Times New Roman" w:cs="Times New Roman"/>
                <w:sz w:val="28"/>
                <w:szCs w:val="28"/>
                <w:lang w:eastAsia="ru-RU"/>
                <w:rPrChange w:id="1650" w:author="Юлия Новокшанова" w:date="2020-02-09T13:06:00Z">
                  <w:rPr>
                    <w:del w:id="1651" w:author="Юлия Новокшанова" w:date="2020-02-13T19:59:00Z"/>
                    <w:rFonts w:ascii="Times New Roman" w:eastAsia="Times New Roman" w:hAnsi="Times New Roman" w:cs="Times New Roman"/>
                    <w:lang w:eastAsia="ru-RU"/>
                  </w:rPr>
                </w:rPrChange>
              </w:rPr>
              <w:pPrChange w:id="1652" w:author="Юлия Новокшанова" w:date="2020-02-09T13:07:00Z">
                <w:pPr/>
              </w:pPrChange>
            </w:pPr>
            <w:del w:id="1653" w:author="Юлия Новокшанова" w:date="2020-02-13T19:59:00Z">
              <w:r w:rsidRPr="00630D51" w:rsidDel="00854DE3">
                <w:rPr>
                  <w:rFonts w:ascii="Times New Roman" w:eastAsia="Times New Roman" w:hAnsi="Times New Roman" w:cs="Times New Roman"/>
                  <w:sz w:val="28"/>
                  <w:szCs w:val="28"/>
                  <w:lang w:eastAsia="ru-RU"/>
                  <w:rPrChange w:id="1654"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"D:\\var\\folders\\vl\\tbywg53x4jj1m58jlvt3h1nw0000gn\\T\\com.microsoft.Word\\WebArchiveCopyPasteTempFiles\\page242image2161560608" \* MERGEFORMAT </w:instrText>
            </w:r>
            <w:del w:id="1655" w:author="Юлия Новокшанова" w:date="2020-02-13T19:59:00Z">
              <w:r w:rsidRPr="00630D51" w:rsidDel="00854DE3">
                <w:rPr>
                  <w:rFonts w:ascii="Times New Roman" w:eastAsia="Times New Roman" w:hAnsi="Times New Roman" w:cs="Times New Roman"/>
                  <w:sz w:val="28"/>
                  <w:szCs w:val="28"/>
                  <w:lang w:eastAsia="ru-RU"/>
                  <w:rPrChange w:id="1656"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657" w:author="Юлия Новокшанова" w:date="2020-02-09T13:06:00Z">
                    <w:rPr>
                      <w:rFonts w:ascii="Times New Roman" w:eastAsia="Times New Roman" w:hAnsi="Times New Roman" w:cs="Times New Roman"/>
                      <w:noProof/>
                      <w:lang w:eastAsia="ru-RU"/>
                    </w:rPr>
                  </w:rPrChange>
                </w:rPr>
                <w:drawing>
                  <wp:inline distT="0" distB="0" distL="0" distR="0" wp14:anchorId="0F5ADA5F" wp14:editId="2B782031">
                    <wp:extent cx="15240" cy="15240"/>
                    <wp:effectExtent l="0" t="0" r="0" b="0"/>
                    <wp:docPr id="20" name="Рисунок 20" descr="page242image216156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age242image216156060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658" w:author="Юлия Новокшанова" w:date="2020-02-09T13:06:00Z">
                    <w:rPr>
                      <w:rFonts w:ascii="Times New Roman" w:eastAsia="Times New Roman" w:hAnsi="Times New Roman" w:cs="Times New Roman"/>
                      <w:lang w:eastAsia="ru-RU"/>
                    </w:rPr>
                  </w:rPrChange>
                </w:rPr>
                <w:fldChar w:fldCharType="end"/>
              </w:r>
            </w:del>
          </w:p>
          <w:p w14:paraId="54F5CBDF" w14:textId="77777777" w:rsidR="00667D61" w:rsidRPr="00630D51" w:rsidDel="00854DE3" w:rsidRDefault="00667D61">
            <w:pPr>
              <w:spacing w:before="100" w:beforeAutospacing="1" w:after="100" w:afterAutospacing="1" w:line="360" w:lineRule="auto"/>
              <w:jc w:val="both"/>
              <w:rPr>
                <w:del w:id="1659" w:author="Юлия Новокшанова" w:date="2020-02-13T19:59:00Z"/>
                <w:rFonts w:ascii="Times New Roman" w:eastAsia="Times New Roman" w:hAnsi="Times New Roman" w:cs="Times New Roman"/>
                <w:sz w:val="28"/>
                <w:szCs w:val="28"/>
                <w:lang w:eastAsia="ru-RU"/>
                <w:rPrChange w:id="1660" w:author="Юлия Новокшанова" w:date="2020-02-09T13:06:00Z">
                  <w:rPr>
                    <w:del w:id="1661" w:author="Юлия Новокшанова" w:date="2020-02-13T19:59:00Z"/>
                    <w:rFonts w:ascii="Times New Roman" w:eastAsia="Times New Roman" w:hAnsi="Times New Roman" w:cs="Times New Roman"/>
                    <w:lang w:eastAsia="ru-RU"/>
                  </w:rPr>
                </w:rPrChange>
              </w:rPr>
              <w:pPrChange w:id="1662" w:author="Юлия Новокшанова" w:date="2020-02-09T13:07:00Z">
                <w:pPr>
                  <w:spacing w:before="100" w:beforeAutospacing="1" w:after="100" w:afterAutospacing="1"/>
                </w:pPr>
              </w:pPrChange>
            </w:pPr>
            <w:del w:id="1663" w:author="Юлия Новокшанова" w:date="2020-02-13T19:59:00Z">
              <w:r w:rsidRPr="00630D51" w:rsidDel="00854DE3">
                <w:rPr>
                  <w:rFonts w:ascii="Times New Roman" w:eastAsia="Times New Roman" w:hAnsi="Times New Roman" w:cs="Times New Roman"/>
                  <w:sz w:val="28"/>
                  <w:szCs w:val="28"/>
                  <w:lang w:eastAsia="ru-RU"/>
                  <w:rPrChange w:id="1664" w:author="Юлия Новокшанова" w:date="2020-02-09T13:06:00Z">
                    <w:rPr>
                      <w:rFonts w:ascii="Times New Roman" w:eastAsia="Times New Roman" w:hAnsi="Times New Roman" w:cs="Times New Roman"/>
                      <w:sz w:val="22"/>
                      <w:szCs w:val="22"/>
                      <w:lang w:eastAsia="ru-RU"/>
                    </w:rPr>
                  </w:rPrChange>
                </w:rPr>
                <w:delText xml:space="preserve">5.8 </w:delText>
              </w:r>
            </w:del>
          </w:p>
          <w:p w14:paraId="749AFF81" w14:textId="19801368" w:rsidR="00667D61" w:rsidRPr="00630D51" w:rsidDel="00854DE3" w:rsidRDefault="00667D61">
            <w:pPr>
              <w:spacing w:line="360" w:lineRule="auto"/>
              <w:jc w:val="both"/>
              <w:rPr>
                <w:del w:id="1665" w:author="Юлия Новокшанова" w:date="2020-02-13T19:59:00Z"/>
                <w:rFonts w:ascii="Times New Roman" w:eastAsia="Times New Roman" w:hAnsi="Times New Roman" w:cs="Times New Roman"/>
                <w:sz w:val="28"/>
                <w:szCs w:val="28"/>
                <w:lang w:eastAsia="ru-RU"/>
                <w:rPrChange w:id="1666" w:author="Юлия Новокшанова" w:date="2020-02-09T13:06:00Z">
                  <w:rPr>
                    <w:del w:id="1667" w:author="Юлия Новокшанова" w:date="2020-02-13T19:59:00Z"/>
                    <w:rFonts w:ascii="Times New Roman" w:eastAsia="Times New Roman" w:hAnsi="Times New Roman" w:cs="Times New Roman"/>
                    <w:lang w:eastAsia="ru-RU"/>
                  </w:rPr>
                </w:rPrChange>
              </w:rPr>
              <w:pPrChange w:id="1668" w:author="Юлия Новокшанова" w:date="2020-02-09T13:07:00Z">
                <w:pPr/>
              </w:pPrChange>
            </w:pPr>
            <w:del w:id="1669" w:author="Юлия Новокшанова" w:date="2020-02-13T19:59:00Z">
              <w:r w:rsidRPr="00630D51" w:rsidDel="00854DE3">
                <w:rPr>
                  <w:rFonts w:ascii="Times New Roman" w:eastAsia="Times New Roman" w:hAnsi="Times New Roman" w:cs="Times New Roman"/>
                  <w:sz w:val="28"/>
                  <w:szCs w:val="28"/>
                  <w:lang w:eastAsia="ru-RU"/>
                  <w:rPrChange w:id="1670"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"D:\\var\\folders\\vl\\tbywg53x4jj1m58jlvt3h1nw0000gn\\T\\com.microsoft.Word\\WebArchiveCopyPasteTempFiles\\page242image2161558736" \* MERGEFORMAT </w:instrText>
            </w:r>
            <w:del w:id="1671" w:author="Юлия Новокшанова" w:date="2020-02-13T19:59:00Z">
              <w:r w:rsidRPr="00630D51" w:rsidDel="00854DE3">
                <w:rPr>
                  <w:rFonts w:ascii="Times New Roman" w:eastAsia="Times New Roman" w:hAnsi="Times New Roman" w:cs="Times New Roman"/>
                  <w:sz w:val="28"/>
                  <w:szCs w:val="28"/>
                  <w:lang w:eastAsia="ru-RU"/>
                  <w:rPrChange w:id="1672"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673" w:author="Юлия Новокшанова" w:date="2020-02-09T13:06:00Z">
                    <w:rPr>
                      <w:rFonts w:ascii="Times New Roman" w:eastAsia="Times New Roman" w:hAnsi="Times New Roman" w:cs="Times New Roman"/>
                      <w:noProof/>
                      <w:lang w:eastAsia="ru-RU"/>
                    </w:rPr>
                  </w:rPrChange>
                </w:rPr>
                <w:drawing>
                  <wp:inline distT="0" distB="0" distL="0" distR="0" wp14:anchorId="3A77BBB0" wp14:editId="1E681825">
                    <wp:extent cx="15240" cy="15240"/>
                    <wp:effectExtent l="0" t="0" r="0" b="0"/>
                    <wp:docPr id="19" name="Рисунок 19" descr="page242image2161558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age242image21615587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674" w:author="Юлия Новокшанова" w:date="2020-02-09T13:06:00Z">
                    <w:rPr>
                      <w:rFonts w:ascii="Times New Roman" w:eastAsia="Times New Roman" w:hAnsi="Times New Roman" w:cs="Times New Roman"/>
                      <w:lang w:eastAsia="ru-RU"/>
                    </w:rPr>
                  </w:rPrChange>
                </w:rPr>
                <w:fldChar w:fldCharType="end"/>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948DB5D" w14:textId="69BDFFD1" w:rsidR="00667D61" w:rsidRPr="00630D51" w:rsidDel="00854DE3" w:rsidRDefault="00667D61">
            <w:pPr>
              <w:spacing w:line="360" w:lineRule="auto"/>
              <w:jc w:val="both"/>
              <w:rPr>
                <w:del w:id="1675" w:author="Юлия Новокшанова" w:date="2020-02-13T19:59:00Z"/>
                <w:rFonts w:ascii="Times New Roman" w:eastAsia="Times New Roman" w:hAnsi="Times New Roman" w:cs="Times New Roman"/>
                <w:sz w:val="28"/>
                <w:szCs w:val="28"/>
                <w:lang w:eastAsia="ru-RU"/>
                <w:rPrChange w:id="1676" w:author="Юлия Новокшанова" w:date="2020-02-09T13:06:00Z">
                  <w:rPr>
                    <w:del w:id="1677" w:author="Юлия Новокшанова" w:date="2020-02-13T19:59:00Z"/>
                    <w:rFonts w:ascii="Times New Roman" w:eastAsia="Times New Roman" w:hAnsi="Times New Roman" w:cs="Times New Roman"/>
                    <w:lang w:eastAsia="ru-RU"/>
                  </w:rPr>
                </w:rPrChange>
              </w:rPr>
              <w:pPrChange w:id="1678" w:author="Юлия Новокшанова" w:date="2020-02-09T13:07:00Z">
                <w:pPr/>
              </w:pPrChange>
            </w:pPr>
            <w:del w:id="1679" w:author="Юлия Новокшанова" w:date="2020-02-13T19:59:00Z">
              <w:r w:rsidRPr="00630D51" w:rsidDel="00854DE3">
                <w:rPr>
                  <w:rFonts w:ascii="Times New Roman" w:eastAsia="Times New Roman" w:hAnsi="Times New Roman" w:cs="Times New Roman"/>
                  <w:sz w:val="28"/>
                  <w:szCs w:val="28"/>
                  <w:lang w:eastAsia="ru-RU"/>
                  <w:rPrChange w:id="1680"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"D:\\var\\folders\\vl\\tbywg53x4jj1m58jlvt3h1nw0000gn\\T\\com.microsoft.Word\\WebArchiveCopyPasteTempFiles\\page242image2161563776" \* MERGEFORMAT </w:instrText>
            </w:r>
            <w:del w:id="1681" w:author="Юлия Новокшанова" w:date="2020-02-13T19:59:00Z">
              <w:r w:rsidRPr="00630D51" w:rsidDel="00854DE3">
                <w:rPr>
                  <w:rFonts w:ascii="Times New Roman" w:eastAsia="Times New Roman" w:hAnsi="Times New Roman" w:cs="Times New Roman"/>
                  <w:sz w:val="28"/>
                  <w:szCs w:val="28"/>
                  <w:lang w:eastAsia="ru-RU"/>
                  <w:rPrChange w:id="1682"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683" w:author="Юлия Новокшанова" w:date="2020-02-09T13:06:00Z">
                    <w:rPr>
                      <w:rFonts w:ascii="Times New Roman" w:eastAsia="Times New Roman" w:hAnsi="Times New Roman" w:cs="Times New Roman"/>
                      <w:noProof/>
                      <w:lang w:eastAsia="ru-RU"/>
                    </w:rPr>
                  </w:rPrChange>
                </w:rPr>
                <w:drawing>
                  <wp:inline distT="0" distB="0" distL="0" distR="0" wp14:anchorId="1A7308AE" wp14:editId="4A20A864">
                    <wp:extent cx="15240" cy="15240"/>
                    <wp:effectExtent l="0" t="0" r="0" b="0"/>
                    <wp:docPr id="18" name="Рисунок 18" descr="page242image216156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age242image21615637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684" w:author="Юлия Новокшанова" w:date="2020-02-09T13:06:00Z">
                    <w:rPr>
                      <w:rFonts w:ascii="Times New Roman" w:eastAsia="Times New Roman" w:hAnsi="Times New Roman" w:cs="Times New Roman"/>
                      <w:lang w:eastAsia="ru-RU"/>
                    </w:rPr>
                  </w:rPrChange>
                </w:rPr>
                <w:fldChar w:fldCharType="end"/>
              </w:r>
            </w:del>
          </w:p>
          <w:p w14:paraId="7B148760" w14:textId="77777777" w:rsidR="00667D61" w:rsidRPr="00630D51" w:rsidDel="00854DE3" w:rsidRDefault="00667D61">
            <w:pPr>
              <w:spacing w:before="100" w:beforeAutospacing="1" w:after="100" w:afterAutospacing="1" w:line="360" w:lineRule="auto"/>
              <w:jc w:val="both"/>
              <w:rPr>
                <w:del w:id="1685" w:author="Юлия Новокшанова" w:date="2020-02-13T19:59:00Z"/>
                <w:rFonts w:ascii="Times New Roman" w:eastAsia="Times New Roman" w:hAnsi="Times New Roman" w:cs="Times New Roman"/>
                <w:sz w:val="28"/>
                <w:szCs w:val="28"/>
                <w:lang w:eastAsia="ru-RU"/>
                <w:rPrChange w:id="1686" w:author="Юлия Новокшанова" w:date="2020-02-09T13:06:00Z">
                  <w:rPr>
                    <w:del w:id="1687" w:author="Юлия Новокшанова" w:date="2020-02-13T19:59:00Z"/>
                    <w:rFonts w:ascii="Times New Roman" w:eastAsia="Times New Roman" w:hAnsi="Times New Roman" w:cs="Times New Roman"/>
                    <w:lang w:eastAsia="ru-RU"/>
                  </w:rPr>
                </w:rPrChange>
              </w:rPr>
              <w:pPrChange w:id="1688" w:author="Юлия Новокшанова" w:date="2020-02-09T13:07:00Z">
                <w:pPr>
                  <w:spacing w:before="100" w:beforeAutospacing="1" w:after="100" w:afterAutospacing="1"/>
                </w:pPr>
              </w:pPrChange>
            </w:pPr>
            <w:del w:id="1689" w:author="Юлия Новокшанова" w:date="2020-02-13T19:59:00Z">
              <w:r w:rsidRPr="00630D51" w:rsidDel="00854DE3">
                <w:rPr>
                  <w:rFonts w:ascii="Times New Roman" w:eastAsia="Times New Roman" w:hAnsi="Times New Roman" w:cs="Times New Roman"/>
                  <w:sz w:val="28"/>
                  <w:szCs w:val="28"/>
                  <w:lang w:eastAsia="ru-RU"/>
                  <w:rPrChange w:id="1690" w:author="Юлия Новокшанова" w:date="2020-02-09T13:06:00Z">
                    <w:rPr>
                      <w:rFonts w:ascii="Times New Roman" w:eastAsia="Times New Roman" w:hAnsi="Times New Roman" w:cs="Times New Roman"/>
                      <w:sz w:val="22"/>
                      <w:szCs w:val="22"/>
                      <w:lang w:eastAsia="ru-RU"/>
                    </w:rPr>
                  </w:rPrChange>
                </w:rPr>
                <w:delText xml:space="preserve">45.29 </w:delText>
              </w:r>
            </w:del>
          </w:p>
          <w:p w14:paraId="5D9A732C" w14:textId="51D41451" w:rsidR="00667D61" w:rsidRPr="00630D51" w:rsidDel="00854DE3" w:rsidRDefault="00667D61">
            <w:pPr>
              <w:spacing w:line="360" w:lineRule="auto"/>
              <w:jc w:val="both"/>
              <w:rPr>
                <w:del w:id="1691" w:author="Юлия Новокшанова" w:date="2020-02-13T19:59:00Z"/>
                <w:rFonts w:ascii="Times New Roman" w:eastAsia="Times New Roman" w:hAnsi="Times New Roman" w:cs="Times New Roman"/>
                <w:sz w:val="28"/>
                <w:szCs w:val="28"/>
                <w:lang w:eastAsia="ru-RU"/>
                <w:rPrChange w:id="1692" w:author="Юлия Новокшанова" w:date="2020-02-09T13:06:00Z">
                  <w:rPr>
                    <w:del w:id="1693" w:author="Юлия Новокшанова" w:date="2020-02-13T19:59:00Z"/>
                    <w:rFonts w:ascii="Times New Roman" w:eastAsia="Times New Roman" w:hAnsi="Times New Roman" w:cs="Times New Roman"/>
                    <w:lang w:eastAsia="ru-RU"/>
                  </w:rPr>
                </w:rPrChange>
              </w:rPr>
              <w:pPrChange w:id="1694" w:author="Юлия Новокшанова" w:date="2020-02-09T13:07:00Z">
                <w:pPr/>
              </w:pPrChange>
            </w:pPr>
            <w:del w:id="1695" w:author="Юлия Новокшанова" w:date="2020-02-13T19:59:00Z">
              <w:r w:rsidRPr="00630D51" w:rsidDel="00854DE3">
                <w:rPr>
                  <w:rFonts w:ascii="Times New Roman" w:eastAsia="Times New Roman" w:hAnsi="Times New Roman" w:cs="Times New Roman"/>
                  <w:sz w:val="28"/>
                  <w:szCs w:val="28"/>
                  <w:lang w:eastAsia="ru-RU"/>
                  <w:rPrChange w:id="1696"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"D:\\var\\folders\\vl\\tbywg53x4jj1m58jlvt3h1nw0000gn\\T\\com.microsoft.Word\\WebArchiveCopyPasteTempFiles\\page242image2161564880" \* MERGEFORMAT </w:instrText>
            </w:r>
            <w:del w:id="1697" w:author="Юлия Новокшанова" w:date="2020-02-13T19:59:00Z">
              <w:r w:rsidRPr="00630D51" w:rsidDel="00854DE3">
                <w:rPr>
                  <w:rFonts w:ascii="Times New Roman" w:eastAsia="Times New Roman" w:hAnsi="Times New Roman" w:cs="Times New Roman"/>
                  <w:sz w:val="28"/>
                  <w:szCs w:val="28"/>
                  <w:lang w:eastAsia="ru-RU"/>
                  <w:rPrChange w:id="1698"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699" w:author="Юлия Новокшанова" w:date="2020-02-09T13:06:00Z">
                    <w:rPr>
                      <w:rFonts w:ascii="Times New Roman" w:eastAsia="Times New Roman" w:hAnsi="Times New Roman" w:cs="Times New Roman"/>
                      <w:noProof/>
                      <w:lang w:eastAsia="ru-RU"/>
                    </w:rPr>
                  </w:rPrChange>
                </w:rPr>
                <w:drawing>
                  <wp:inline distT="0" distB="0" distL="0" distR="0" wp14:anchorId="61E8F279" wp14:editId="40AAE63F">
                    <wp:extent cx="15240" cy="15240"/>
                    <wp:effectExtent l="0" t="0" r="0" b="0"/>
                    <wp:docPr id="17" name="Рисунок 17" descr="page242image216156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age242image21615648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700" w:author="Юлия Новокшанова" w:date="2020-02-09T13:06:00Z">
                    <w:rPr>
                      <w:rFonts w:ascii="Times New Roman" w:eastAsia="Times New Roman" w:hAnsi="Times New Roman" w:cs="Times New Roman"/>
                      <w:lang w:eastAsia="ru-RU"/>
                    </w:rPr>
                  </w:rPrChange>
                </w:rPr>
                <w:fldChar w:fldCharType="end"/>
              </w:r>
            </w:del>
          </w:p>
        </w:tc>
      </w:tr>
      <w:tr w:rsidR="00667D61" w:rsidRPr="00630D51" w:rsidDel="00854DE3" w14:paraId="158D2A88" w14:textId="77777777" w:rsidTr="00667D61">
        <w:trPr>
          <w:del w:id="1701" w:author="Юлия Новокшанова" w:date="2020-02-13T19:59:00Z"/>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6FCBF04" w14:textId="77777777" w:rsidR="00667D61" w:rsidRPr="00630D51" w:rsidDel="00854DE3" w:rsidRDefault="00667D61">
            <w:pPr>
              <w:spacing w:before="100" w:beforeAutospacing="1" w:after="100" w:afterAutospacing="1" w:line="360" w:lineRule="auto"/>
              <w:jc w:val="both"/>
              <w:rPr>
                <w:del w:id="1702" w:author="Юлия Новокшанова" w:date="2020-02-13T19:59:00Z"/>
                <w:rFonts w:ascii="Times New Roman" w:eastAsia="Times New Roman" w:hAnsi="Times New Roman" w:cs="Times New Roman"/>
                <w:sz w:val="28"/>
                <w:szCs w:val="28"/>
                <w:lang w:eastAsia="ru-RU"/>
                <w:rPrChange w:id="1703" w:author="Юлия Новокшанова" w:date="2020-02-09T13:06:00Z">
                  <w:rPr>
                    <w:del w:id="1704" w:author="Юлия Новокшанова" w:date="2020-02-13T19:59:00Z"/>
                    <w:rFonts w:ascii="Times New Roman" w:eastAsia="Times New Roman" w:hAnsi="Times New Roman" w:cs="Times New Roman"/>
                    <w:lang w:eastAsia="ru-RU"/>
                  </w:rPr>
                </w:rPrChange>
              </w:rPr>
              <w:pPrChange w:id="1705" w:author="Юлия Новокшанова" w:date="2020-02-09T13:07:00Z">
                <w:pPr>
                  <w:spacing w:before="100" w:beforeAutospacing="1" w:after="100" w:afterAutospacing="1"/>
                </w:pPr>
              </w:pPrChange>
            </w:pPr>
            <w:del w:id="1706" w:author="Юлия Новокшанова" w:date="2020-02-13T19:59:00Z">
              <w:r w:rsidRPr="00630D51" w:rsidDel="00854DE3">
                <w:rPr>
                  <w:rFonts w:ascii="Times New Roman" w:eastAsia="Times New Roman" w:hAnsi="Times New Roman" w:cs="Times New Roman"/>
                  <w:sz w:val="28"/>
                  <w:szCs w:val="28"/>
                  <w:lang w:eastAsia="ru-RU"/>
                  <w:rPrChange w:id="1707" w:author="Юлия Новокшанова" w:date="2020-02-09T13:06:00Z">
                    <w:rPr>
                      <w:rFonts w:ascii="Times New Roman" w:eastAsia="Times New Roman" w:hAnsi="Times New Roman" w:cs="Times New Roman"/>
                      <w:sz w:val="22"/>
                      <w:szCs w:val="22"/>
                      <w:lang w:eastAsia="ru-RU"/>
                    </w:rPr>
                  </w:rPrChange>
                </w:rPr>
                <w:delText xml:space="preserve">Редактор градиентов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938B9AB" w14:textId="77777777" w:rsidR="00667D61" w:rsidRPr="00630D51" w:rsidDel="00854DE3" w:rsidRDefault="00667D61">
            <w:pPr>
              <w:spacing w:before="100" w:beforeAutospacing="1" w:after="100" w:afterAutospacing="1" w:line="360" w:lineRule="auto"/>
              <w:jc w:val="both"/>
              <w:rPr>
                <w:del w:id="1708" w:author="Юлия Новокшанова" w:date="2020-02-13T19:59:00Z"/>
                <w:rFonts w:ascii="Times New Roman" w:eastAsia="Times New Roman" w:hAnsi="Times New Roman" w:cs="Times New Roman"/>
                <w:sz w:val="28"/>
                <w:szCs w:val="28"/>
                <w:lang w:eastAsia="ru-RU"/>
                <w:rPrChange w:id="1709" w:author="Юлия Новокшанова" w:date="2020-02-09T13:06:00Z">
                  <w:rPr>
                    <w:del w:id="1710" w:author="Юлия Новокшанова" w:date="2020-02-13T19:59:00Z"/>
                    <w:rFonts w:ascii="Times New Roman" w:eastAsia="Times New Roman" w:hAnsi="Times New Roman" w:cs="Times New Roman"/>
                    <w:lang w:eastAsia="ru-RU"/>
                  </w:rPr>
                </w:rPrChange>
              </w:rPr>
              <w:pPrChange w:id="1711" w:author="Юлия Новокшанова" w:date="2020-02-09T13:07:00Z">
                <w:pPr>
                  <w:spacing w:before="100" w:beforeAutospacing="1" w:after="100" w:afterAutospacing="1"/>
                </w:pPr>
              </w:pPrChange>
            </w:pPr>
            <w:del w:id="1712" w:author="Юлия Новокшанова" w:date="2020-02-13T19:59:00Z">
              <w:r w:rsidRPr="00630D51" w:rsidDel="00854DE3">
                <w:rPr>
                  <w:rFonts w:ascii="Times New Roman" w:eastAsia="Times New Roman" w:hAnsi="Times New Roman" w:cs="Times New Roman"/>
                  <w:sz w:val="28"/>
                  <w:szCs w:val="28"/>
                  <w:lang w:eastAsia="ru-RU"/>
                  <w:rPrChange w:id="1713" w:author="Юлия Новокшанова" w:date="2020-02-09T13:06:00Z">
                    <w:rPr>
                      <w:rFonts w:ascii="Times New Roman" w:eastAsia="Times New Roman" w:hAnsi="Times New Roman" w:cs="Times New Roman"/>
                      <w:sz w:val="22"/>
                      <w:szCs w:val="22"/>
                      <w:lang w:eastAsia="ru-RU"/>
                    </w:rPr>
                  </w:rPrChange>
                </w:rPr>
                <w:delText xml:space="preserve">Есть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037BE53" w14:textId="77777777" w:rsidR="00667D61" w:rsidRPr="00630D51" w:rsidDel="00854DE3" w:rsidRDefault="00667D61">
            <w:pPr>
              <w:spacing w:before="100" w:beforeAutospacing="1" w:after="100" w:afterAutospacing="1" w:line="360" w:lineRule="auto"/>
              <w:jc w:val="both"/>
              <w:rPr>
                <w:del w:id="1714" w:author="Юлия Новокшанова" w:date="2020-02-13T19:59:00Z"/>
                <w:rFonts w:ascii="Times New Roman" w:eastAsia="Times New Roman" w:hAnsi="Times New Roman" w:cs="Times New Roman"/>
                <w:sz w:val="28"/>
                <w:szCs w:val="28"/>
                <w:lang w:eastAsia="ru-RU"/>
                <w:rPrChange w:id="1715" w:author="Юлия Новокшанова" w:date="2020-02-09T13:06:00Z">
                  <w:rPr>
                    <w:del w:id="1716" w:author="Юлия Новокшанова" w:date="2020-02-13T19:59:00Z"/>
                    <w:rFonts w:ascii="Times New Roman" w:eastAsia="Times New Roman" w:hAnsi="Times New Roman" w:cs="Times New Roman"/>
                    <w:lang w:eastAsia="ru-RU"/>
                  </w:rPr>
                </w:rPrChange>
              </w:rPr>
              <w:pPrChange w:id="1717" w:author="Юлия Новокшанова" w:date="2020-02-09T13:07:00Z">
                <w:pPr>
                  <w:spacing w:before="100" w:beforeAutospacing="1" w:after="100" w:afterAutospacing="1"/>
                </w:pPr>
              </w:pPrChange>
            </w:pPr>
            <w:del w:id="1718" w:author="Юлия Новокшанова" w:date="2020-02-13T19:59:00Z">
              <w:r w:rsidRPr="00630D51" w:rsidDel="00854DE3">
                <w:rPr>
                  <w:rFonts w:ascii="Times New Roman" w:eastAsia="Times New Roman" w:hAnsi="Times New Roman" w:cs="Times New Roman"/>
                  <w:sz w:val="28"/>
                  <w:szCs w:val="28"/>
                  <w:lang w:eastAsia="ru-RU"/>
                  <w:rPrChange w:id="1719" w:author="Юлия Новокшанова" w:date="2020-02-09T13:06:00Z">
                    <w:rPr>
                      <w:rFonts w:ascii="Times New Roman" w:eastAsia="Times New Roman" w:hAnsi="Times New Roman" w:cs="Times New Roman"/>
                      <w:sz w:val="22"/>
                      <w:szCs w:val="22"/>
                      <w:lang w:eastAsia="ru-RU"/>
                    </w:rPr>
                  </w:rPrChange>
                </w:rPr>
                <w:delText xml:space="preserve">Нет </w:delText>
              </w:r>
            </w:del>
          </w:p>
        </w:tc>
      </w:tr>
    </w:tbl>
    <w:p w14:paraId="63A5559B" w14:textId="77777777" w:rsidR="00667D61" w:rsidRPr="00630D51" w:rsidDel="00854DE3" w:rsidRDefault="00667D61">
      <w:pPr>
        <w:spacing w:line="360" w:lineRule="auto"/>
        <w:jc w:val="both"/>
        <w:rPr>
          <w:del w:id="1720" w:author="Юлия Новокшанова" w:date="2020-02-13T19:59:00Z"/>
          <w:rFonts w:ascii="Times New Roman" w:eastAsia="Times New Roman" w:hAnsi="Times New Roman" w:cs="Times New Roman"/>
          <w:sz w:val="28"/>
          <w:szCs w:val="28"/>
          <w:lang w:eastAsia="ru-RU"/>
          <w:rPrChange w:id="1721" w:author="Юлия Новокшанова" w:date="2020-02-09T13:06:00Z">
            <w:rPr>
              <w:del w:id="1722" w:author="Юлия Новокшанова" w:date="2020-02-13T19:59:00Z"/>
              <w:rFonts w:ascii="Times New Roman" w:eastAsia="Times New Roman" w:hAnsi="Times New Roman" w:cs="Times New Roman"/>
              <w:lang w:eastAsia="ru-RU"/>
            </w:rPr>
          </w:rPrChange>
        </w:rPr>
        <w:pPrChange w:id="1723" w:author="Юлия Новокшанова" w:date="2020-02-09T13:07:00Z">
          <w:pPr/>
        </w:pPrChange>
      </w:pPr>
    </w:p>
    <w:tbl>
      <w:tblPr>
        <w:tblW w:w="0" w:type="auto"/>
        <w:tblCellMar>
          <w:top w:w="15" w:type="dxa"/>
          <w:left w:w="15" w:type="dxa"/>
          <w:bottom w:w="15" w:type="dxa"/>
          <w:right w:w="15" w:type="dxa"/>
        </w:tblCellMar>
        <w:tblLook w:val="04A0" w:firstRow="1" w:lastRow="0" w:firstColumn="1" w:lastColumn="0" w:noHBand="0" w:noVBand="1"/>
      </w:tblPr>
      <w:tblGrid>
        <w:gridCol w:w="1869"/>
        <w:gridCol w:w="3735"/>
        <w:gridCol w:w="3735"/>
      </w:tblGrid>
      <w:tr w:rsidR="00667D61" w:rsidRPr="00630D51" w:rsidDel="00854DE3" w14:paraId="0CD6DDF0" w14:textId="77777777" w:rsidTr="00667D61">
        <w:trPr>
          <w:del w:id="1724" w:author="Юлия Новокшанова" w:date="2020-02-13T19:59:00Z"/>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8D20FF9" w14:textId="77777777" w:rsidR="00667D61" w:rsidRPr="00630D51" w:rsidDel="00854DE3" w:rsidRDefault="00667D61">
            <w:pPr>
              <w:spacing w:before="100" w:beforeAutospacing="1" w:after="100" w:afterAutospacing="1" w:line="360" w:lineRule="auto"/>
              <w:jc w:val="both"/>
              <w:rPr>
                <w:del w:id="1725" w:author="Юлия Новокшанова" w:date="2020-02-13T19:59:00Z"/>
                <w:rFonts w:ascii="Times New Roman" w:eastAsia="Times New Roman" w:hAnsi="Times New Roman" w:cs="Times New Roman"/>
                <w:sz w:val="28"/>
                <w:szCs w:val="28"/>
                <w:lang w:eastAsia="ru-RU"/>
                <w:rPrChange w:id="1726" w:author="Юлия Новокшанова" w:date="2020-02-09T13:06:00Z">
                  <w:rPr>
                    <w:del w:id="1727" w:author="Юлия Новокшанова" w:date="2020-02-13T19:59:00Z"/>
                    <w:rFonts w:ascii="Times New Roman" w:eastAsia="Times New Roman" w:hAnsi="Times New Roman" w:cs="Times New Roman"/>
                    <w:lang w:eastAsia="ru-RU"/>
                  </w:rPr>
                </w:rPrChange>
              </w:rPr>
              <w:pPrChange w:id="1728" w:author="Юлия Новокшанова" w:date="2020-02-09T13:07:00Z">
                <w:pPr>
                  <w:spacing w:before="100" w:beforeAutospacing="1" w:after="100" w:afterAutospacing="1"/>
                </w:pPr>
              </w:pPrChange>
            </w:pPr>
            <w:del w:id="1729" w:author="Юлия Новокшанова" w:date="2020-02-13T19:59:00Z">
              <w:r w:rsidRPr="00630D51" w:rsidDel="00854DE3">
                <w:rPr>
                  <w:rFonts w:ascii="Times New Roman" w:eastAsia="Times New Roman" w:hAnsi="Times New Roman" w:cs="Times New Roman"/>
                  <w:sz w:val="28"/>
                  <w:szCs w:val="28"/>
                  <w:lang w:eastAsia="ru-RU"/>
                  <w:rPrChange w:id="1730" w:author="Юлия Новокшанова" w:date="2020-02-09T13:06:00Z">
                    <w:rPr>
                      <w:rFonts w:ascii="Times New Roman" w:eastAsia="Times New Roman" w:hAnsi="Times New Roman" w:cs="Times New Roman"/>
                      <w:sz w:val="22"/>
                      <w:szCs w:val="22"/>
                      <w:lang w:eastAsia="ru-RU"/>
                    </w:rPr>
                  </w:rPrChange>
                </w:rPr>
                <w:delText xml:space="preserve">Паттерны для рисования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DBB962E" w14:textId="77777777" w:rsidR="00667D61" w:rsidRPr="00630D51" w:rsidDel="00854DE3" w:rsidRDefault="00667D61">
            <w:pPr>
              <w:spacing w:before="100" w:beforeAutospacing="1" w:after="100" w:afterAutospacing="1" w:line="360" w:lineRule="auto"/>
              <w:jc w:val="both"/>
              <w:rPr>
                <w:del w:id="1731" w:author="Юлия Новокшанова" w:date="2020-02-13T19:59:00Z"/>
                <w:rFonts w:ascii="Times New Roman" w:eastAsia="Times New Roman" w:hAnsi="Times New Roman" w:cs="Times New Roman"/>
                <w:sz w:val="28"/>
                <w:szCs w:val="28"/>
                <w:lang w:eastAsia="ru-RU"/>
                <w:rPrChange w:id="1732" w:author="Юлия Новокшанова" w:date="2020-02-09T13:06:00Z">
                  <w:rPr>
                    <w:del w:id="1733" w:author="Юлия Новокшанова" w:date="2020-02-13T19:59:00Z"/>
                    <w:rFonts w:ascii="Times New Roman" w:eastAsia="Times New Roman" w:hAnsi="Times New Roman" w:cs="Times New Roman"/>
                    <w:lang w:eastAsia="ru-RU"/>
                  </w:rPr>
                </w:rPrChange>
              </w:rPr>
              <w:pPrChange w:id="1734" w:author="Юлия Новокшанова" w:date="2020-02-09T13:07:00Z">
                <w:pPr>
                  <w:spacing w:before="100" w:beforeAutospacing="1" w:after="100" w:afterAutospacing="1"/>
                </w:pPr>
              </w:pPrChange>
            </w:pPr>
            <w:del w:id="1735" w:author="Юлия Новокшанова" w:date="2020-02-13T19:59:00Z">
              <w:r w:rsidRPr="00630D51" w:rsidDel="00854DE3">
                <w:rPr>
                  <w:rFonts w:ascii="Times New Roman" w:eastAsia="Times New Roman" w:hAnsi="Times New Roman" w:cs="Times New Roman"/>
                  <w:sz w:val="28"/>
                  <w:szCs w:val="28"/>
                  <w:lang w:eastAsia="ru-RU"/>
                  <w:rPrChange w:id="1736" w:author="Юлия Новокшанова" w:date="2020-02-09T13:06:00Z">
                    <w:rPr>
                      <w:rFonts w:ascii="Times New Roman" w:eastAsia="Times New Roman" w:hAnsi="Times New Roman" w:cs="Times New Roman"/>
                      <w:sz w:val="22"/>
                      <w:szCs w:val="22"/>
                      <w:lang w:eastAsia="ru-RU"/>
                    </w:rPr>
                  </w:rPrChange>
                </w:rPr>
                <w:delText xml:space="preserve">Есть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07D2A91" w14:textId="77777777" w:rsidR="00667D61" w:rsidRPr="00630D51" w:rsidDel="00854DE3" w:rsidRDefault="00667D61">
            <w:pPr>
              <w:spacing w:before="100" w:beforeAutospacing="1" w:after="100" w:afterAutospacing="1" w:line="360" w:lineRule="auto"/>
              <w:jc w:val="both"/>
              <w:rPr>
                <w:del w:id="1737" w:author="Юлия Новокшанова" w:date="2020-02-13T19:59:00Z"/>
                <w:rFonts w:ascii="Times New Roman" w:eastAsia="Times New Roman" w:hAnsi="Times New Roman" w:cs="Times New Roman"/>
                <w:sz w:val="28"/>
                <w:szCs w:val="28"/>
                <w:lang w:eastAsia="ru-RU"/>
                <w:rPrChange w:id="1738" w:author="Юлия Новокшанова" w:date="2020-02-09T13:06:00Z">
                  <w:rPr>
                    <w:del w:id="1739" w:author="Юлия Новокшанова" w:date="2020-02-13T19:59:00Z"/>
                    <w:rFonts w:ascii="Times New Roman" w:eastAsia="Times New Roman" w:hAnsi="Times New Roman" w:cs="Times New Roman"/>
                    <w:lang w:eastAsia="ru-RU"/>
                  </w:rPr>
                </w:rPrChange>
              </w:rPr>
              <w:pPrChange w:id="1740" w:author="Юлия Новокшанова" w:date="2020-02-09T13:07:00Z">
                <w:pPr>
                  <w:spacing w:before="100" w:beforeAutospacing="1" w:after="100" w:afterAutospacing="1"/>
                </w:pPr>
              </w:pPrChange>
            </w:pPr>
            <w:del w:id="1741" w:author="Юлия Новокшанова" w:date="2020-02-13T19:59:00Z">
              <w:r w:rsidRPr="00630D51" w:rsidDel="00854DE3">
                <w:rPr>
                  <w:rFonts w:ascii="Times New Roman" w:eastAsia="Times New Roman" w:hAnsi="Times New Roman" w:cs="Times New Roman"/>
                  <w:sz w:val="28"/>
                  <w:szCs w:val="28"/>
                  <w:lang w:eastAsia="ru-RU"/>
                  <w:rPrChange w:id="1742" w:author="Юлия Новокшанова" w:date="2020-02-09T13:06:00Z">
                    <w:rPr>
                      <w:rFonts w:ascii="Times New Roman" w:eastAsia="Times New Roman" w:hAnsi="Times New Roman" w:cs="Times New Roman"/>
                      <w:sz w:val="22"/>
                      <w:szCs w:val="22"/>
                      <w:lang w:eastAsia="ru-RU"/>
                    </w:rPr>
                  </w:rPrChange>
                </w:rPr>
                <w:delText xml:space="preserve">Нет </w:delText>
              </w:r>
            </w:del>
          </w:p>
        </w:tc>
      </w:tr>
      <w:tr w:rsidR="00667D61" w:rsidRPr="00630D51" w:rsidDel="00854DE3" w14:paraId="15547667" w14:textId="77777777" w:rsidTr="00667D61">
        <w:trPr>
          <w:del w:id="1743" w:author="Юлия Новокшанова" w:date="2020-02-13T19:59:00Z"/>
        </w:trPr>
        <w:tc>
          <w:tcPr>
            <w:tcW w:w="0" w:type="auto"/>
            <w:tcBorders>
              <w:top w:val="single" w:sz="4" w:space="0" w:color="000000"/>
              <w:left w:val="single" w:sz="4" w:space="0" w:color="000000"/>
              <w:bottom w:val="single" w:sz="4" w:space="0" w:color="000000"/>
              <w:right w:val="single" w:sz="4" w:space="0" w:color="000000"/>
            </w:tcBorders>
            <w:vAlign w:val="center"/>
            <w:hideMark/>
          </w:tcPr>
          <w:p w14:paraId="2A0CEAF9" w14:textId="77777777" w:rsidR="00667D61" w:rsidRPr="00630D51" w:rsidDel="00854DE3" w:rsidRDefault="00667D61">
            <w:pPr>
              <w:spacing w:before="100" w:beforeAutospacing="1" w:after="100" w:afterAutospacing="1" w:line="360" w:lineRule="auto"/>
              <w:jc w:val="both"/>
              <w:rPr>
                <w:del w:id="1744" w:author="Юлия Новокшанова" w:date="2020-02-13T19:59:00Z"/>
                <w:rFonts w:ascii="Times New Roman" w:eastAsia="Times New Roman" w:hAnsi="Times New Roman" w:cs="Times New Roman"/>
                <w:sz w:val="28"/>
                <w:szCs w:val="28"/>
                <w:lang w:eastAsia="ru-RU"/>
                <w:rPrChange w:id="1745" w:author="Юлия Новокшанова" w:date="2020-02-09T13:06:00Z">
                  <w:rPr>
                    <w:del w:id="1746" w:author="Юлия Новокшанова" w:date="2020-02-13T19:59:00Z"/>
                    <w:rFonts w:ascii="Times New Roman" w:eastAsia="Times New Roman" w:hAnsi="Times New Roman" w:cs="Times New Roman"/>
                    <w:lang w:eastAsia="ru-RU"/>
                  </w:rPr>
                </w:rPrChange>
              </w:rPr>
              <w:pPrChange w:id="1747" w:author="Юлия Новокшанова" w:date="2020-02-09T13:07:00Z">
                <w:pPr>
                  <w:spacing w:before="100" w:beforeAutospacing="1" w:after="100" w:afterAutospacing="1"/>
                </w:pPr>
              </w:pPrChange>
            </w:pPr>
            <w:del w:id="1748" w:author="Юлия Новокшанова" w:date="2020-02-13T19:59:00Z">
              <w:r w:rsidRPr="00630D51" w:rsidDel="00854DE3">
                <w:rPr>
                  <w:rFonts w:ascii="Times New Roman" w:eastAsia="Times New Roman" w:hAnsi="Times New Roman" w:cs="Times New Roman"/>
                  <w:sz w:val="28"/>
                  <w:szCs w:val="28"/>
                  <w:lang w:eastAsia="ru-RU"/>
                  <w:rPrChange w:id="1749" w:author="Юлия Новокшанова" w:date="2020-02-09T13:06:00Z">
                    <w:rPr>
                      <w:rFonts w:ascii="Times New Roman" w:eastAsia="Times New Roman" w:hAnsi="Times New Roman" w:cs="Times New Roman"/>
                      <w:sz w:val="22"/>
                      <w:szCs w:val="22"/>
                      <w:lang w:eastAsia="ru-RU"/>
                    </w:rPr>
                  </w:rPrChange>
                </w:rPr>
                <w:delText xml:space="preserve">Share в социальных сетях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C9F216E" w14:textId="77777777" w:rsidR="00667D61" w:rsidRPr="00630D51" w:rsidDel="00854DE3" w:rsidRDefault="00667D61">
            <w:pPr>
              <w:spacing w:before="100" w:beforeAutospacing="1" w:after="100" w:afterAutospacing="1" w:line="360" w:lineRule="auto"/>
              <w:jc w:val="both"/>
              <w:rPr>
                <w:del w:id="1750" w:author="Юлия Новокшанова" w:date="2020-02-13T19:59:00Z"/>
                <w:rFonts w:ascii="Times New Roman" w:eastAsia="Times New Roman" w:hAnsi="Times New Roman" w:cs="Times New Roman"/>
                <w:sz w:val="28"/>
                <w:szCs w:val="28"/>
                <w:lang w:eastAsia="ru-RU"/>
                <w:rPrChange w:id="1751" w:author="Юлия Новокшанова" w:date="2020-02-09T13:06:00Z">
                  <w:rPr>
                    <w:del w:id="1752" w:author="Юлия Новокшанова" w:date="2020-02-13T19:59:00Z"/>
                    <w:rFonts w:ascii="Times New Roman" w:eastAsia="Times New Roman" w:hAnsi="Times New Roman" w:cs="Times New Roman"/>
                    <w:lang w:eastAsia="ru-RU"/>
                  </w:rPr>
                </w:rPrChange>
              </w:rPr>
              <w:pPrChange w:id="1753" w:author="Юлия Новокшанова" w:date="2020-02-09T13:07:00Z">
                <w:pPr>
                  <w:spacing w:before="100" w:beforeAutospacing="1" w:after="100" w:afterAutospacing="1"/>
                </w:pPr>
              </w:pPrChange>
            </w:pPr>
            <w:del w:id="1754" w:author="Юлия Новокшанова" w:date="2020-02-13T19:59:00Z">
              <w:r w:rsidRPr="00630D51" w:rsidDel="00854DE3">
                <w:rPr>
                  <w:rFonts w:ascii="Times New Roman" w:eastAsia="Times New Roman" w:hAnsi="Times New Roman" w:cs="Times New Roman"/>
                  <w:sz w:val="28"/>
                  <w:szCs w:val="28"/>
                  <w:lang w:eastAsia="ru-RU"/>
                  <w:rPrChange w:id="1755" w:author="Юлия Новокшанова" w:date="2020-02-09T13:06:00Z">
                    <w:rPr>
                      <w:rFonts w:ascii="Times New Roman" w:eastAsia="Times New Roman" w:hAnsi="Times New Roman" w:cs="Times New Roman"/>
                      <w:sz w:val="22"/>
                      <w:szCs w:val="22"/>
                      <w:lang w:eastAsia="ru-RU"/>
                    </w:rPr>
                  </w:rPrChange>
                </w:rPr>
                <w:delText xml:space="preserve">Есть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FD26409" w14:textId="77777777" w:rsidR="00667D61" w:rsidRPr="00630D51" w:rsidDel="00854DE3" w:rsidRDefault="00667D61">
            <w:pPr>
              <w:spacing w:before="100" w:beforeAutospacing="1" w:after="100" w:afterAutospacing="1" w:line="360" w:lineRule="auto"/>
              <w:jc w:val="both"/>
              <w:rPr>
                <w:del w:id="1756" w:author="Юлия Новокшанова" w:date="2020-02-13T19:59:00Z"/>
                <w:rFonts w:ascii="Times New Roman" w:eastAsia="Times New Roman" w:hAnsi="Times New Roman" w:cs="Times New Roman"/>
                <w:sz w:val="28"/>
                <w:szCs w:val="28"/>
                <w:lang w:eastAsia="ru-RU"/>
                <w:rPrChange w:id="1757" w:author="Юлия Новокшанова" w:date="2020-02-09T13:06:00Z">
                  <w:rPr>
                    <w:del w:id="1758" w:author="Юлия Новокшанова" w:date="2020-02-13T19:59:00Z"/>
                    <w:rFonts w:ascii="Times New Roman" w:eastAsia="Times New Roman" w:hAnsi="Times New Roman" w:cs="Times New Roman"/>
                    <w:lang w:eastAsia="ru-RU"/>
                  </w:rPr>
                </w:rPrChange>
              </w:rPr>
              <w:pPrChange w:id="1759" w:author="Юлия Новокшанова" w:date="2020-02-09T13:07:00Z">
                <w:pPr>
                  <w:spacing w:before="100" w:beforeAutospacing="1" w:after="100" w:afterAutospacing="1"/>
                </w:pPr>
              </w:pPrChange>
            </w:pPr>
            <w:del w:id="1760" w:author="Юлия Новокшанова" w:date="2020-02-13T19:59:00Z">
              <w:r w:rsidRPr="00630D51" w:rsidDel="00854DE3">
                <w:rPr>
                  <w:rFonts w:ascii="Times New Roman" w:eastAsia="Times New Roman" w:hAnsi="Times New Roman" w:cs="Times New Roman"/>
                  <w:sz w:val="28"/>
                  <w:szCs w:val="28"/>
                  <w:lang w:eastAsia="ru-RU"/>
                  <w:rPrChange w:id="1761" w:author="Юлия Новокшанова" w:date="2020-02-09T13:06:00Z">
                    <w:rPr>
                      <w:rFonts w:ascii="Times New Roman" w:eastAsia="Times New Roman" w:hAnsi="Times New Roman" w:cs="Times New Roman"/>
                      <w:sz w:val="22"/>
                      <w:szCs w:val="22"/>
                      <w:lang w:eastAsia="ru-RU"/>
                    </w:rPr>
                  </w:rPrChange>
                </w:rPr>
                <w:delText xml:space="preserve">Есть </w:delText>
              </w:r>
            </w:del>
          </w:p>
        </w:tc>
      </w:tr>
      <w:tr w:rsidR="00667D61" w:rsidRPr="00630D51" w:rsidDel="00854DE3" w14:paraId="58174545" w14:textId="77777777" w:rsidTr="00667D61">
        <w:trPr>
          <w:del w:id="1762" w:author="Юлия Новокшанова" w:date="2020-02-13T19:59:00Z"/>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44F0BAE" w14:textId="77777777" w:rsidR="00667D61" w:rsidRPr="00630D51" w:rsidDel="00854DE3" w:rsidRDefault="00667D61">
            <w:pPr>
              <w:spacing w:before="100" w:beforeAutospacing="1" w:after="100" w:afterAutospacing="1" w:line="360" w:lineRule="auto"/>
              <w:jc w:val="both"/>
              <w:rPr>
                <w:del w:id="1763" w:author="Юлия Новокшанова" w:date="2020-02-13T19:59:00Z"/>
                <w:rFonts w:ascii="Times New Roman" w:eastAsia="Times New Roman" w:hAnsi="Times New Roman" w:cs="Times New Roman"/>
                <w:sz w:val="28"/>
                <w:szCs w:val="28"/>
                <w:lang w:eastAsia="ru-RU"/>
                <w:rPrChange w:id="1764" w:author="Юлия Новокшанова" w:date="2020-02-09T13:06:00Z">
                  <w:rPr>
                    <w:del w:id="1765" w:author="Юлия Новокшанова" w:date="2020-02-13T19:59:00Z"/>
                    <w:rFonts w:ascii="Times New Roman" w:eastAsia="Times New Roman" w:hAnsi="Times New Roman" w:cs="Times New Roman"/>
                    <w:lang w:eastAsia="ru-RU"/>
                  </w:rPr>
                </w:rPrChange>
              </w:rPr>
              <w:pPrChange w:id="1766" w:author="Юлия Новокшанова" w:date="2020-02-09T13:07:00Z">
                <w:pPr>
                  <w:spacing w:before="100" w:beforeAutospacing="1" w:after="100" w:afterAutospacing="1"/>
                </w:pPr>
              </w:pPrChange>
            </w:pPr>
            <w:del w:id="1767" w:author="Юлия Новокшанова" w:date="2020-02-13T19:59:00Z">
              <w:r w:rsidRPr="00630D51" w:rsidDel="00854DE3">
                <w:rPr>
                  <w:rFonts w:ascii="Times New Roman" w:eastAsia="Times New Roman" w:hAnsi="Times New Roman" w:cs="Times New Roman"/>
                  <w:sz w:val="28"/>
                  <w:szCs w:val="28"/>
                  <w:lang w:eastAsia="ru-RU"/>
                  <w:rPrChange w:id="1768" w:author="Юлия Новокшанова" w:date="2020-02-09T13:06:00Z">
                    <w:rPr>
                      <w:rFonts w:ascii="Times New Roman" w:eastAsia="Times New Roman" w:hAnsi="Times New Roman" w:cs="Times New Roman"/>
                      <w:sz w:val="22"/>
                      <w:szCs w:val="22"/>
                      <w:lang w:eastAsia="ru-RU"/>
                    </w:rPr>
                  </w:rPrChange>
                </w:rPr>
                <w:delText xml:space="preserve">Пользовательская матрица свертки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780103D" w14:textId="77777777" w:rsidR="00667D61" w:rsidRPr="00630D51" w:rsidDel="00854DE3" w:rsidRDefault="00667D61">
            <w:pPr>
              <w:spacing w:before="100" w:beforeAutospacing="1" w:after="100" w:afterAutospacing="1" w:line="360" w:lineRule="auto"/>
              <w:jc w:val="both"/>
              <w:rPr>
                <w:del w:id="1769" w:author="Юлия Новокшанова" w:date="2020-02-13T19:59:00Z"/>
                <w:rFonts w:ascii="Times New Roman" w:eastAsia="Times New Roman" w:hAnsi="Times New Roman" w:cs="Times New Roman"/>
                <w:sz w:val="28"/>
                <w:szCs w:val="28"/>
                <w:lang w:eastAsia="ru-RU"/>
                <w:rPrChange w:id="1770" w:author="Юлия Новокшанова" w:date="2020-02-09T13:06:00Z">
                  <w:rPr>
                    <w:del w:id="1771" w:author="Юлия Новокшанова" w:date="2020-02-13T19:59:00Z"/>
                    <w:rFonts w:ascii="Times New Roman" w:eastAsia="Times New Roman" w:hAnsi="Times New Roman" w:cs="Times New Roman"/>
                    <w:lang w:eastAsia="ru-RU"/>
                  </w:rPr>
                </w:rPrChange>
              </w:rPr>
              <w:pPrChange w:id="1772" w:author="Юлия Новокшанова" w:date="2020-02-09T13:07:00Z">
                <w:pPr>
                  <w:spacing w:before="100" w:beforeAutospacing="1" w:after="100" w:afterAutospacing="1"/>
                </w:pPr>
              </w:pPrChange>
            </w:pPr>
            <w:del w:id="1773" w:author="Юлия Новокшанова" w:date="2020-02-13T19:59:00Z">
              <w:r w:rsidRPr="00630D51" w:rsidDel="00854DE3">
                <w:rPr>
                  <w:rFonts w:ascii="Times New Roman" w:eastAsia="Times New Roman" w:hAnsi="Times New Roman" w:cs="Times New Roman"/>
                  <w:sz w:val="28"/>
                  <w:szCs w:val="28"/>
                  <w:lang w:eastAsia="ru-RU"/>
                  <w:rPrChange w:id="1774" w:author="Юлия Новокшанова" w:date="2020-02-09T13:06:00Z">
                    <w:rPr>
                      <w:rFonts w:ascii="Times New Roman" w:eastAsia="Times New Roman" w:hAnsi="Times New Roman" w:cs="Times New Roman"/>
                      <w:sz w:val="22"/>
                      <w:szCs w:val="22"/>
                      <w:lang w:eastAsia="ru-RU"/>
                    </w:rPr>
                  </w:rPrChange>
                </w:rPr>
                <w:delText xml:space="preserve">Есть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6FBE1EF" w14:textId="77777777" w:rsidR="00667D61" w:rsidRPr="00630D51" w:rsidDel="00854DE3" w:rsidRDefault="00667D61">
            <w:pPr>
              <w:spacing w:before="100" w:beforeAutospacing="1" w:after="100" w:afterAutospacing="1" w:line="360" w:lineRule="auto"/>
              <w:jc w:val="both"/>
              <w:rPr>
                <w:del w:id="1775" w:author="Юлия Новокшанова" w:date="2020-02-13T19:59:00Z"/>
                <w:rFonts w:ascii="Times New Roman" w:eastAsia="Times New Roman" w:hAnsi="Times New Roman" w:cs="Times New Roman"/>
                <w:sz w:val="28"/>
                <w:szCs w:val="28"/>
                <w:lang w:eastAsia="ru-RU"/>
                <w:rPrChange w:id="1776" w:author="Юлия Новокшанова" w:date="2020-02-09T13:06:00Z">
                  <w:rPr>
                    <w:del w:id="1777" w:author="Юлия Новокшанова" w:date="2020-02-13T19:59:00Z"/>
                    <w:rFonts w:ascii="Times New Roman" w:eastAsia="Times New Roman" w:hAnsi="Times New Roman" w:cs="Times New Roman"/>
                    <w:lang w:eastAsia="ru-RU"/>
                  </w:rPr>
                </w:rPrChange>
              </w:rPr>
              <w:pPrChange w:id="1778" w:author="Юлия Новокшанова" w:date="2020-02-09T13:07:00Z">
                <w:pPr>
                  <w:spacing w:before="100" w:beforeAutospacing="1" w:after="100" w:afterAutospacing="1"/>
                </w:pPr>
              </w:pPrChange>
            </w:pPr>
            <w:del w:id="1779" w:author="Юлия Новокшанова" w:date="2020-02-13T19:59:00Z">
              <w:r w:rsidRPr="00630D51" w:rsidDel="00854DE3">
                <w:rPr>
                  <w:rFonts w:ascii="Times New Roman" w:eastAsia="Times New Roman" w:hAnsi="Times New Roman" w:cs="Times New Roman"/>
                  <w:sz w:val="28"/>
                  <w:szCs w:val="28"/>
                  <w:lang w:eastAsia="ru-RU"/>
                  <w:rPrChange w:id="1780" w:author="Юлия Новокшанова" w:date="2020-02-09T13:06:00Z">
                    <w:rPr>
                      <w:rFonts w:ascii="Times New Roman" w:eastAsia="Times New Roman" w:hAnsi="Times New Roman" w:cs="Times New Roman"/>
                      <w:sz w:val="22"/>
                      <w:szCs w:val="22"/>
                      <w:lang w:eastAsia="ru-RU"/>
                    </w:rPr>
                  </w:rPrChange>
                </w:rPr>
                <w:delText xml:space="preserve">Нет </w:delText>
              </w:r>
            </w:del>
          </w:p>
        </w:tc>
      </w:tr>
      <w:tr w:rsidR="00667D61" w:rsidRPr="00630D51" w:rsidDel="00854DE3" w14:paraId="4E03301E" w14:textId="77777777" w:rsidTr="00667D61">
        <w:trPr>
          <w:del w:id="1781" w:author="Юлия Новокшанова" w:date="2020-02-13T19:59:00Z"/>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FC951CB" w14:textId="77777777" w:rsidR="00667D61" w:rsidRPr="00630D51" w:rsidDel="00854DE3" w:rsidRDefault="00667D61">
            <w:pPr>
              <w:spacing w:before="100" w:beforeAutospacing="1" w:after="100" w:afterAutospacing="1" w:line="360" w:lineRule="auto"/>
              <w:jc w:val="both"/>
              <w:rPr>
                <w:del w:id="1782" w:author="Юлия Новокшанова" w:date="2020-02-13T19:59:00Z"/>
                <w:rFonts w:ascii="Times New Roman" w:eastAsia="Times New Roman" w:hAnsi="Times New Roman" w:cs="Times New Roman"/>
                <w:sz w:val="28"/>
                <w:szCs w:val="28"/>
                <w:lang w:eastAsia="ru-RU"/>
                <w:rPrChange w:id="1783" w:author="Юлия Новокшанова" w:date="2020-02-09T13:06:00Z">
                  <w:rPr>
                    <w:del w:id="1784" w:author="Юлия Новокшанова" w:date="2020-02-13T19:59:00Z"/>
                    <w:rFonts w:ascii="Times New Roman" w:eastAsia="Times New Roman" w:hAnsi="Times New Roman" w:cs="Times New Roman"/>
                    <w:lang w:eastAsia="ru-RU"/>
                  </w:rPr>
                </w:rPrChange>
              </w:rPr>
              <w:pPrChange w:id="1785" w:author="Юлия Новокшанова" w:date="2020-02-09T13:07:00Z">
                <w:pPr>
                  <w:spacing w:before="100" w:beforeAutospacing="1" w:after="100" w:afterAutospacing="1"/>
                </w:pPr>
              </w:pPrChange>
            </w:pPr>
            <w:del w:id="1786" w:author="Юлия Новокшанова" w:date="2020-02-13T19:59:00Z">
              <w:r w:rsidRPr="00630D51" w:rsidDel="00854DE3">
                <w:rPr>
                  <w:rFonts w:ascii="Times New Roman" w:eastAsia="Times New Roman" w:hAnsi="Times New Roman" w:cs="Times New Roman"/>
                  <w:sz w:val="28"/>
                  <w:szCs w:val="28"/>
                  <w:lang w:eastAsia="ru-RU"/>
                  <w:rPrChange w:id="1787" w:author="Юлия Новокшанова" w:date="2020-02-09T13:06:00Z">
                    <w:rPr>
                      <w:rFonts w:ascii="Times New Roman" w:eastAsia="Times New Roman" w:hAnsi="Times New Roman" w:cs="Times New Roman"/>
                      <w:sz w:val="22"/>
                      <w:szCs w:val="22"/>
                      <w:lang w:eastAsia="ru-RU"/>
                    </w:rPr>
                  </w:rPrChange>
                </w:rPr>
                <w:delText xml:space="preserve">Онлайн лента публикаций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9539789" w14:textId="77777777" w:rsidR="00667D61" w:rsidRPr="00630D51" w:rsidDel="00854DE3" w:rsidRDefault="00667D61">
            <w:pPr>
              <w:spacing w:before="100" w:beforeAutospacing="1" w:after="100" w:afterAutospacing="1" w:line="360" w:lineRule="auto"/>
              <w:jc w:val="both"/>
              <w:rPr>
                <w:del w:id="1788" w:author="Юлия Новокшанова" w:date="2020-02-13T19:59:00Z"/>
                <w:rFonts w:ascii="Times New Roman" w:eastAsia="Times New Roman" w:hAnsi="Times New Roman" w:cs="Times New Roman"/>
                <w:sz w:val="28"/>
                <w:szCs w:val="28"/>
                <w:lang w:eastAsia="ru-RU"/>
                <w:rPrChange w:id="1789" w:author="Юлия Новокшанова" w:date="2020-02-09T13:06:00Z">
                  <w:rPr>
                    <w:del w:id="1790" w:author="Юлия Новокшанова" w:date="2020-02-13T19:59:00Z"/>
                    <w:rFonts w:ascii="Times New Roman" w:eastAsia="Times New Roman" w:hAnsi="Times New Roman" w:cs="Times New Roman"/>
                    <w:lang w:eastAsia="ru-RU"/>
                  </w:rPr>
                </w:rPrChange>
              </w:rPr>
              <w:pPrChange w:id="1791" w:author="Юлия Новокшанова" w:date="2020-02-09T13:07:00Z">
                <w:pPr>
                  <w:spacing w:before="100" w:beforeAutospacing="1" w:after="100" w:afterAutospacing="1"/>
                </w:pPr>
              </w:pPrChange>
            </w:pPr>
            <w:del w:id="1792" w:author="Юлия Новокшанова" w:date="2020-02-13T19:59:00Z">
              <w:r w:rsidRPr="00630D51" w:rsidDel="00854DE3">
                <w:rPr>
                  <w:rFonts w:ascii="Times New Roman" w:eastAsia="Times New Roman" w:hAnsi="Times New Roman" w:cs="Times New Roman"/>
                  <w:sz w:val="28"/>
                  <w:szCs w:val="28"/>
                  <w:lang w:eastAsia="ru-RU"/>
                  <w:rPrChange w:id="1793" w:author="Юлия Новокшанова" w:date="2020-02-09T13:06:00Z">
                    <w:rPr>
                      <w:rFonts w:ascii="Times New Roman" w:eastAsia="Times New Roman" w:hAnsi="Times New Roman" w:cs="Times New Roman"/>
                      <w:sz w:val="22"/>
                      <w:szCs w:val="22"/>
                      <w:lang w:eastAsia="ru-RU"/>
                    </w:rPr>
                  </w:rPrChange>
                </w:rPr>
                <w:delText xml:space="preserve">Есть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6E944D9" w14:textId="77777777" w:rsidR="00667D61" w:rsidRPr="00630D51" w:rsidDel="00854DE3" w:rsidRDefault="00667D61">
            <w:pPr>
              <w:spacing w:before="100" w:beforeAutospacing="1" w:after="100" w:afterAutospacing="1" w:line="360" w:lineRule="auto"/>
              <w:jc w:val="both"/>
              <w:rPr>
                <w:del w:id="1794" w:author="Юлия Новокшанова" w:date="2020-02-13T19:59:00Z"/>
                <w:rFonts w:ascii="Times New Roman" w:eastAsia="Times New Roman" w:hAnsi="Times New Roman" w:cs="Times New Roman"/>
                <w:sz w:val="28"/>
                <w:szCs w:val="28"/>
                <w:lang w:eastAsia="ru-RU"/>
                <w:rPrChange w:id="1795" w:author="Юлия Новокшанова" w:date="2020-02-09T13:06:00Z">
                  <w:rPr>
                    <w:del w:id="1796" w:author="Юлия Новокшанова" w:date="2020-02-13T19:59:00Z"/>
                    <w:rFonts w:ascii="Times New Roman" w:eastAsia="Times New Roman" w:hAnsi="Times New Roman" w:cs="Times New Roman"/>
                    <w:lang w:eastAsia="ru-RU"/>
                  </w:rPr>
                </w:rPrChange>
              </w:rPr>
              <w:pPrChange w:id="1797" w:author="Юлия Новокшанова" w:date="2020-02-09T13:07:00Z">
                <w:pPr>
                  <w:spacing w:before="100" w:beforeAutospacing="1" w:after="100" w:afterAutospacing="1"/>
                </w:pPr>
              </w:pPrChange>
            </w:pPr>
            <w:del w:id="1798" w:author="Юлия Новокшанова" w:date="2020-02-13T19:59:00Z">
              <w:r w:rsidRPr="00630D51" w:rsidDel="00854DE3">
                <w:rPr>
                  <w:rFonts w:ascii="Times New Roman" w:eastAsia="Times New Roman" w:hAnsi="Times New Roman" w:cs="Times New Roman"/>
                  <w:sz w:val="28"/>
                  <w:szCs w:val="28"/>
                  <w:lang w:eastAsia="ru-RU"/>
                  <w:rPrChange w:id="1799" w:author="Юлия Новокшанова" w:date="2020-02-09T13:06:00Z">
                    <w:rPr>
                      <w:rFonts w:ascii="Times New Roman" w:eastAsia="Times New Roman" w:hAnsi="Times New Roman" w:cs="Times New Roman"/>
                      <w:sz w:val="22"/>
                      <w:szCs w:val="22"/>
                      <w:lang w:eastAsia="ru-RU"/>
                    </w:rPr>
                  </w:rPrChange>
                </w:rPr>
                <w:delText xml:space="preserve">Нет </w:delText>
              </w:r>
            </w:del>
          </w:p>
        </w:tc>
      </w:tr>
      <w:tr w:rsidR="00667D61" w:rsidRPr="00630D51" w:rsidDel="00854DE3" w14:paraId="05CA20F5" w14:textId="77777777" w:rsidTr="00667D61">
        <w:trPr>
          <w:del w:id="1800" w:author="Юлия Новокшанова" w:date="2020-02-13T19:59:00Z"/>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B59CF54" w14:textId="77777777" w:rsidR="00667D61" w:rsidRPr="00630D51" w:rsidDel="00854DE3" w:rsidRDefault="00667D61">
            <w:pPr>
              <w:spacing w:before="100" w:beforeAutospacing="1" w:after="100" w:afterAutospacing="1" w:line="360" w:lineRule="auto"/>
              <w:jc w:val="both"/>
              <w:rPr>
                <w:del w:id="1801" w:author="Юлия Новокшанова" w:date="2020-02-13T19:59:00Z"/>
                <w:rFonts w:ascii="Times New Roman" w:eastAsia="Times New Roman" w:hAnsi="Times New Roman" w:cs="Times New Roman"/>
                <w:sz w:val="28"/>
                <w:szCs w:val="28"/>
                <w:lang w:eastAsia="ru-RU"/>
                <w:rPrChange w:id="1802" w:author="Юлия Новокшанова" w:date="2020-02-09T13:06:00Z">
                  <w:rPr>
                    <w:del w:id="1803" w:author="Юлия Новокшанова" w:date="2020-02-13T19:59:00Z"/>
                    <w:rFonts w:ascii="Times New Roman" w:eastAsia="Times New Roman" w:hAnsi="Times New Roman" w:cs="Times New Roman"/>
                    <w:lang w:eastAsia="ru-RU"/>
                  </w:rPr>
                </w:rPrChange>
              </w:rPr>
              <w:pPrChange w:id="1804" w:author="Юлия Новокшанова" w:date="2020-02-09T13:07:00Z">
                <w:pPr>
                  <w:spacing w:before="100" w:beforeAutospacing="1" w:after="100" w:afterAutospacing="1"/>
                </w:pPr>
              </w:pPrChange>
            </w:pPr>
            <w:del w:id="1805" w:author="Юлия Новокшанова" w:date="2020-02-13T19:59:00Z">
              <w:r w:rsidRPr="00630D51" w:rsidDel="00854DE3">
                <w:rPr>
                  <w:rFonts w:ascii="Times New Roman" w:eastAsia="Times New Roman" w:hAnsi="Times New Roman" w:cs="Times New Roman"/>
                  <w:sz w:val="28"/>
                  <w:szCs w:val="28"/>
                  <w:lang w:eastAsia="ru-RU"/>
                  <w:rPrChange w:id="1806" w:author="Юлия Новокшанова" w:date="2020-02-09T13:06:00Z">
                    <w:rPr>
                      <w:rFonts w:ascii="Times New Roman" w:eastAsia="Times New Roman" w:hAnsi="Times New Roman" w:cs="Times New Roman"/>
                      <w:sz w:val="22"/>
                      <w:szCs w:val="22"/>
                      <w:lang w:eastAsia="ru-RU"/>
                    </w:rPr>
                  </w:rPrChange>
                </w:rPr>
                <w:delText xml:space="preserve">Настраиваемые кисти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F73C0F3" w14:textId="77777777" w:rsidR="00667D61" w:rsidRPr="00630D51" w:rsidDel="00854DE3" w:rsidRDefault="00667D61">
            <w:pPr>
              <w:spacing w:before="100" w:beforeAutospacing="1" w:after="100" w:afterAutospacing="1" w:line="360" w:lineRule="auto"/>
              <w:jc w:val="both"/>
              <w:rPr>
                <w:del w:id="1807" w:author="Юлия Новокшанова" w:date="2020-02-13T19:59:00Z"/>
                <w:rFonts w:ascii="Times New Roman" w:eastAsia="Times New Roman" w:hAnsi="Times New Roman" w:cs="Times New Roman"/>
                <w:sz w:val="28"/>
                <w:szCs w:val="28"/>
                <w:lang w:eastAsia="ru-RU"/>
                <w:rPrChange w:id="1808" w:author="Юлия Новокшанова" w:date="2020-02-09T13:06:00Z">
                  <w:rPr>
                    <w:del w:id="1809" w:author="Юлия Новокшанова" w:date="2020-02-13T19:59:00Z"/>
                    <w:rFonts w:ascii="Times New Roman" w:eastAsia="Times New Roman" w:hAnsi="Times New Roman" w:cs="Times New Roman"/>
                    <w:lang w:eastAsia="ru-RU"/>
                  </w:rPr>
                </w:rPrChange>
              </w:rPr>
              <w:pPrChange w:id="1810" w:author="Юлия Новокшанова" w:date="2020-02-09T13:07:00Z">
                <w:pPr>
                  <w:spacing w:before="100" w:beforeAutospacing="1" w:after="100" w:afterAutospacing="1"/>
                </w:pPr>
              </w:pPrChange>
            </w:pPr>
            <w:del w:id="1811" w:author="Юлия Новокшанова" w:date="2020-02-13T19:59:00Z">
              <w:r w:rsidRPr="00630D51" w:rsidDel="00854DE3">
                <w:rPr>
                  <w:rFonts w:ascii="Times New Roman" w:eastAsia="Times New Roman" w:hAnsi="Times New Roman" w:cs="Times New Roman"/>
                  <w:sz w:val="28"/>
                  <w:szCs w:val="28"/>
                  <w:lang w:eastAsia="ru-RU"/>
                  <w:rPrChange w:id="1812" w:author="Юлия Новокшанова" w:date="2020-02-09T13:06:00Z">
                    <w:rPr>
                      <w:rFonts w:ascii="Times New Roman" w:eastAsia="Times New Roman" w:hAnsi="Times New Roman" w:cs="Times New Roman"/>
                      <w:sz w:val="22"/>
                      <w:szCs w:val="22"/>
                      <w:lang w:eastAsia="ru-RU"/>
                    </w:rPr>
                  </w:rPrChange>
                </w:rPr>
                <w:delText xml:space="preserve">Есть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6BE18CC" w14:textId="77777777" w:rsidR="00667D61" w:rsidRPr="00630D51" w:rsidDel="00854DE3" w:rsidRDefault="00667D61">
            <w:pPr>
              <w:spacing w:before="100" w:beforeAutospacing="1" w:after="100" w:afterAutospacing="1" w:line="360" w:lineRule="auto"/>
              <w:jc w:val="both"/>
              <w:rPr>
                <w:del w:id="1813" w:author="Юлия Новокшанова" w:date="2020-02-13T19:59:00Z"/>
                <w:rFonts w:ascii="Times New Roman" w:eastAsia="Times New Roman" w:hAnsi="Times New Roman" w:cs="Times New Roman"/>
                <w:sz w:val="28"/>
                <w:szCs w:val="28"/>
                <w:lang w:eastAsia="ru-RU"/>
                <w:rPrChange w:id="1814" w:author="Юлия Новокшанова" w:date="2020-02-09T13:06:00Z">
                  <w:rPr>
                    <w:del w:id="1815" w:author="Юлия Новокшанова" w:date="2020-02-13T19:59:00Z"/>
                    <w:rFonts w:ascii="Times New Roman" w:eastAsia="Times New Roman" w:hAnsi="Times New Roman" w:cs="Times New Roman"/>
                    <w:lang w:eastAsia="ru-RU"/>
                  </w:rPr>
                </w:rPrChange>
              </w:rPr>
              <w:pPrChange w:id="1816" w:author="Юлия Новокшанова" w:date="2020-02-09T13:07:00Z">
                <w:pPr>
                  <w:spacing w:before="100" w:beforeAutospacing="1" w:after="100" w:afterAutospacing="1"/>
                </w:pPr>
              </w:pPrChange>
            </w:pPr>
            <w:del w:id="1817" w:author="Юлия Новокшанова" w:date="2020-02-13T19:59:00Z">
              <w:r w:rsidRPr="00630D51" w:rsidDel="00854DE3">
                <w:rPr>
                  <w:rFonts w:ascii="Times New Roman" w:eastAsia="Times New Roman" w:hAnsi="Times New Roman" w:cs="Times New Roman"/>
                  <w:sz w:val="28"/>
                  <w:szCs w:val="28"/>
                  <w:lang w:eastAsia="ru-RU"/>
                  <w:rPrChange w:id="1818" w:author="Юлия Новокшанова" w:date="2020-02-09T13:06:00Z">
                    <w:rPr>
                      <w:rFonts w:ascii="Times New Roman" w:eastAsia="Times New Roman" w:hAnsi="Times New Roman" w:cs="Times New Roman"/>
                      <w:sz w:val="22"/>
                      <w:szCs w:val="22"/>
                      <w:lang w:eastAsia="ru-RU"/>
                    </w:rPr>
                  </w:rPrChange>
                </w:rPr>
                <w:delText xml:space="preserve">Есть </w:delText>
              </w:r>
            </w:del>
          </w:p>
        </w:tc>
      </w:tr>
      <w:tr w:rsidR="00667D61" w:rsidRPr="00630D51" w:rsidDel="00854DE3" w14:paraId="6590C653" w14:textId="77777777" w:rsidTr="00667D61">
        <w:trPr>
          <w:del w:id="1819" w:author="Юлия Новокшанова" w:date="2020-02-13T19:59:00Z"/>
        </w:trPr>
        <w:tc>
          <w:tcPr>
            <w:tcW w:w="0" w:type="auto"/>
            <w:tcBorders>
              <w:top w:val="single" w:sz="4" w:space="0" w:color="000000"/>
              <w:left w:val="single" w:sz="4" w:space="0" w:color="000000"/>
              <w:bottom w:val="single" w:sz="4" w:space="0" w:color="000000"/>
              <w:right w:val="single" w:sz="4" w:space="0" w:color="000000"/>
            </w:tcBorders>
            <w:vAlign w:val="center"/>
            <w:hideMark/>
          </w:tcPr>
          <w:p w14:paraId="365EF820" w14:textId="77777777" w:rsidR="00667D61" w:rsidRPr="00630D51" w:rsidDel="00854DE3" w:rsidRDefault="00667D61">
            <w:pPr>
              <w:spacing w:before="100" w:beforeAutospacing="1" w:after="100" w:afterAutospacing="1" w:line="360" w:lineRule="auto"/>
              <w:jc w:val="both"/>
              <w:rPr>
                <w:del w:id="1820" w:author="Юлия Новокшанова" w:date="2020-02-13T19:59:00Z"/>
                <w:rFonts w:ascii="Times New Roman" w:eastAsia="Times New Roman" w:hAnsi="Times New Roman" w:cs="Times New Roman"/>
                <w:sz w:val="28"/>
                <w:szCs w:val="28"/>
                <w:lang w:eastAsia="ru-RU"/>
                <w:rPrChange w:id="1821" w:author="Юлия Новокшанова" w:date="2020-02-09T13:06:00Z">
                  <w:rPr>
                    <w:del w:id="1822" w:author="Юлия Новокшанова" w:date="2020-02-13T19:59:00Z"/>
                    <w:rFonts w:ascii="Times New Roman" w:eastAsia="Times New Roman" w:hAnsi="Times New Roman" w:cs="Times New Roman"/>
                    <w:lang w:eastAsia="ru-RU"/>
                  </w:rPr>
                </w:rPrChange>
              </w:rPr>
              <w:pPrChange w:id="1823" w:author="Юлия Новокшанова" w:date="2020-02-09T13:07:00Z">
                <w:pPr>
                  <w:spacing w:before="100" w:beforeAutospacing="1" w:after="100" w:afterAutospacing="1"/>
                </w:pPr>
              </w:pPrChange>
            </w:pPr>
            <w:del w:id="1824" w:author="Юлия Новокшанова" w:date="2020-02-13T19:59:00Z">
              <w:r w:rsidRPr="00630D51" w:rsidDel="00854DE3">
                <w:rPr>
                  <w:rFonts w:ascii="Times New Roman" w:eastAsia="Times New Roman" w:hAnsi="Times New Roman" w:cs="Times New Roman"/>
                  <w:sz w:val="28"/>
                  <w:szCs w:val="28"/>
                  <w:lang w:eastAsia="ru-RU"/>
                  <w:rPrChange w:id="1825" w:author="Юлия Новокшанова" w:date="2020-02-09T13:06:00Z">
                    <w:rPr>
                      <w:rFonts w:ascii="Times New Roman" w:eastAsia="Times New Roman" w:hAnsi="Times New Roman" w:cs="Times New Roman"/>
                      <w:sz w:val="22"/>
                      <w:szCs w:val="22"/>
                      <w:lang w:eastAsia="ru-RU"/>
                    </w:rPr>
                  </w:rPrChange>
                </w:rPr>
                <w:delText xml:space="preserve">Готовые цитаты и стихи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461A20A" w14:textId="77777777" w:rsidR="00667D61" w:rsidRPr="00630D51" w:rsidDel="00854DE3" w:rsidRDefault="00667D61">
            <w:pPr>
              <w:spacing w:before="100" w:beforeAutospacing="1" w:after="100" w:afterAutospacing="1" w:line="360" w:lineRule="auto"/>
              <w:jc w:val="both"/>
              <w:rPr>
                <w:del w:id="1826" w:author="Юлия Новокшанова" w:date="2020-02-13T19:59:00Z"/>
                <w:rFonts w:ascii="Times New Roman" w:eastAsia="Times New Roman" w:hAnsi="Times New Roman" w:cs="Times New Roman"/>
                <w:sz w:val="28"/>
                <w:szCs w:val="28"/>
                <w:lang w:eastAsia="ru-RU"/>
                <w:rPrChange w:id="1827" w:author="Юлия Новокшанова" w:date="2020-02-09T13:06:00Z">
                  <w:rPr>
                    <w:del w:id="1828" w:author="Юлия Новокшанова" w:date="2020-02-13T19:59:00Z"/>
                    <w:rFonts w:ascii="Times New Roman" w:eastAsia="Times New Roman" w:hAnsi="Times New Roman" w:cs="Times New Roman"/>
                    <w:lang w:eastAsia="ru-RU"/>
                  </w:rPr>
                </w:rPrChange>
              </w:rPr>
              <w:pPrChange w:id="1829" w:author="Юлия Новокшанова" w:date="2020-02-09T13:07:00Z">
                <w:pPr>
                  <w:spacing w:before="100" w:beforeAutospacing="1" w:after="100" w:afterAutospacing="1"/>
                </w:pPr>
              </w:pPrChange>
            </w:pPr>
            <w:del w:id="1830" w:author="Юлия Новокшанова" w:date="2020-02-13T19:59:00Z">
              <w:r w:rsidRPr="00630D51" w:rsidDel="00854DE3">
                <w:rPr>
                  <w:rFonts w:ascii="Times New Roman" w:eastAsia="Times New Roman" w:hAnsi="Times New Roman" w:cs="Times New Roman"/>
                  <w:sz w:val="28"/>
                  <w:szCs w:val="28"/>
                  <w:lang w:eastAsia="ru-RU"/>
                  <w:rPrChange w:id="1831" w:author="Юлия Новокшанова" w:date="2020-02-09T13:06:00Z">
                    <w:rPr>
                      <w:rFonts w:ascii="Times New Roman" w:eastAsia="Times New Roman" w:hAnsi="Times New Roman" w:cs="Times New Roman"/>
                      <w:sz w:val="22"/>
                      <w:szCs w:val="22"/>
                      <w:lang w:eastAsia="ru-RU"/>
                    </w:rPr>
                  </w:rPrChange>
                </w:rPr>
                <w:delText xml:space="preserve">Есть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0923F3C" w14:textId="77777777" w:rsidR="00667D61" w:rsidRPr="00630D51" w:rsidDel="00854DE3" w:rsidRDefault="00667D61">
            <w:pPr>
              <w:spacing w:before="100" w:beforeAutospacing="1" w:after="100" w:afterAutospacing="1" w:line="360" w:lineRule="auto"/>
              <w:jc w:val="both"/>
              <w:rPr>
                <w:del w:id="1832" w:author="Юлия Новокшанова" w:date="2020-02-13T19:59:00Z"/>
                <w:rFonts w:ascii="Times New Roman" w:eastAsia="Times New Roman" w:hAnsi="Times New Roman" w:cs="Times New Roman"/>
                <w:sz w:val="28"/>
                <w:szCs w:val="28"/>
                <w:lang w:eastAsia="ru-RU"/>
                <w:rPrChange w:id="1833" w:author="Юлия Новокшанова" w:date="2020-02-09T13:06:00Z">
                  <w:rPr>
                    <w:del w:id="1834" w:author="Юлия Новокшанова" w:date="2020-02-13T19:59:00Z"/>
                    <w:rFonts w:ascii="Times New Roman" w:eastAsia="Times New Roman" w:hAnsi="Times New Roman" w:cs="Times New Roman"/>
                    <w:lang w:eastAsia="ru-RU"/>
                  </w:rPr>
                </w:rPrChange>
              </w:rPr>
              <w:pPrChange w:id="1835" w:author="Юлия Новокшанова" w:date="2020-02-09T13:07:00Z">
                <w:pPr>
                  <w:spacing w:before="100" w:beforeAutospacing="1" w:after="100" w:afterAutospacing="1"/>
                </w:pPr>
              </w:pPrChange>
            </w:pPr>
            <w:del w:id="1836" w:author="Юлия Новокшанова" w:date="2020-02-13T19:59:00Z">
              <w:r w:rsidRPr="00630D51" w:rsidDel="00854DE3">
                <w:rPr>
                  <w:rFonts w:ascii="Times New Roman" w:eastAsia="Times New Roman" w:hAnsi="Times New Roman" w:cs="Times New Roman"/>
                  <w:sz w:val="28"/>
                  <w:szCs w:val="28"/>
                  <w:lang w:eastAsia="ru-RU"/>
                  <w:rPrChange w:id="1837" w:author="Юлия Новокшанова" w:date="2020-02-09T13:06:00Z">
                    <w:rPr>
                      <w:rFonts w:ascii="Times New Roman" w:eastAsia="Times New Roman" w:hAnsi="Times New Roman" w:cs="Times New Roman"/>
                      <w:sz w:val="22"/>
                      <w:szCs w:val="22"/>
                      <w:lang w:eastAsia="ru-RU"/>
                    </w:rPr>
                  </w:rPrChange>
                </w:rPr>
                <w:delText xml:space="preserve">Нет </w:delText>
              </w:r>
            </w:del>
          </w:p>
        </w:tc>
      </w:tr>
      <w:tr w:rsidR="00667D61" w:rsidRPr="00630D51" w:rsidDel="00854DE3" w14:paraId="0D3A1A77" w14:textId="77777777" w:rsidTr="00667D61">
        <w:trPr>
          <w:del w:id="1838" w:author="Юлия Новокшанова" w:date="2020-02-13T19:59:00Z"/>
        </w:trPr>
        <w:tc>
          <w:tcPr>
            <w:tcW w:w="0" w:type="auto"/>
            <w:tcBorders>
              <w:top w:val="single" w:sz="4" w:space="0" w:color="000000"/>
              <w:left w:val="single" w:sz="4" w:space="0" w:color="000000"/>
              <w:bottom w:val="single" w:sz="4" w:space="0" w:color="000000"/>
              <w:right w:val="single" w:sz="4" w:space="0" w:color="000000"/>
            </w:tcBorders>
            <w:vAlign w:val="center"/>
            <w:hideMark/>
          </w:tcPr>
          <w:p w14:paraId="7E153CB5" w14:textId="77777777" w:rsidR="00667D61" w:rsidRPr="00630D51" w:rsidDel="00854DE3" w:rsidRDefault="00667D61">
            <w:pPr>
              <w:spacing w:before="100" w:beforeAutospacing="1" w:after="100" w:afterAutospacing="1" w:line="360" w:lineRule="auto"/>
              <w:jc w:val="both"/>
              <w:rPr>
                <w:del w:id="1839" w:author="Юлия Новокшанова" w:date="2020-02-13T19:59:00Z"/>
                <w:rFonts w:ascii="Times New Roman" w:eastAsia="Times New Roman" w:hAnsi="Times New Roman" w:cs="Times New Roman"/>
                <w:sz w:val="28"/>
                <w:szCs w:val="28"/>
                <w:lang w:eastAsia="ru-RU"/>
                <w:rPrChange w:id="1840" w:author="Юлия Новокшанова" w:date="2020-02-09T13:06:00Z">
                  <w:rPr>
                    <w:del w:id="1841" w:author="Юлия Новокшанова" w:date="2020-02-13T19:59:00Z"/>
                    <w:rFonts w:ascii="Times New Roman" w:eastAsia="Times New Roman" w:hAnsi="Times New Roman" w:cs="Times New Roman"/>
                    <w:lang w:eastAsia="ru-RU"/>
                  </w:rPr>
                </w:rPrChange>
              </w:rPr>
              <w:pPrChange w:id="1842" w:author="Юлия Новокшанова" w:date="2020-02-09T13:07:00Z">
                <w:pPr>
                  <w:spacing w:before="100" w:beforeAutospacing="1" w:after="100" w:afterAutospacing="1"/>
                </w:pPr>
              </w:pPrChange>
            </w:pPr>
            <w:del w:id="1843" w:author="Юлия Новокшанова" w:date="2020-02-13T19:59:00Z">
              <w:r w:rsidRPr="00630D51" w:rsidDel="00854DE3">
                <w:rPr>
                  <w:rFonts w:ascii="Times New Roman" w:eastAsia="Times New Roman" w:hAnsi="Times New Roman" w:cs="Times New Roman"/>
                  <w:sz w:val="28"/>
                  <w:szCs w:val="28"/>
                  <w:lang w:eastAsia="ru-RU"/>
                  <w:rPrChange w:id="1844" w:author="Юлия Новокшанова" w:date="2020-02-09T13:06:00Z">
                    <w:rPr>
                      <w:rFonts w:ascii="Times New Roman" w:eastAsia="Times New Roman" w:hAnsi="Times New Roman" w:cs="Times New Roman"/>
                      <w:sz w:val="22"/>
                      <w:szCs w:val="22"/>
                      <w:lang w:eastAsia="ru-RU"/>
                    </w:rPr>
                  </w:rPrChange>
                </w:rPr>
                <w:delText xml:space="preserve">Пипетка у кисти и цвета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FC6F4CD" w14:textId="4846ABB1" w:rsidR="00667D61" w:rsidRPr="00630D51" w:rsidDel="00854DE3" w:rsidRDefault="00667D61">
            <w:pPr>
              <w:spacing w:line="360" w:lineRule="auto"/>
              <w:jc w:val="both"/>
              <w:rPr>
                <w:del w:id="1845" w:author="Юлия Новокшанова" w:date="2020-02-13T19:59:00Z"/>
                <w:rFonts w:ascii="Times New Roman" w:eastAsia="Times New Roman" w:hAnsi="Times New Roman" w:cs="Times New Roman"/>
                <w:sz w:val="28"/>
                <w:szCs w:val="28"/>
                <w:lang w:eastAsia="ru-RU"/>
                <w:rPrChange w:id="1846" w:author="Юлия Новокшанова" w:date="2020-02-09T13:06:00Z">
                  <w:rPr>
                    <w:del w:id="1847" w:author="Юлия Новокшанова" w:date="2020-02-13T19:59:00Z"/>
                    <w:rFonts w:ascii="Times New Roman" w:eastAsia="Times New Roman" w:hAnsi="Times New Roman" w:cs="Times New Roman"/>
                    <w:lang w:eastAsia="ru-RU"/>
                  </w:rPr>
                </w:rPrChange>
              </w:rPr>
              <w:pPrChange w:id="1848" w:author="Юлия Новокшанова" w:date="2020-02-09T13:07:00Z">
                <w:pPr/>
              </w:pPrChange>
            </w:pPr>
            <w:del w:id="1849" w:author="Юлия Новокшанова" w:date="2020-02-13T19:59:00Z">
              <w:r w:rsidRPr="00630D51" w:rsidDel="00854DE3">
                <w:rPr>
                  <w:rFonts w:ascii="Times New Roman" w:eastAsia="Times New Roman" w:hAnsi="Times New Roman" w:cs="Times New Roman"/>
                  <w:sz w:val="28"/>
                  <w:szCs w:val="28"/>
                  <w:lang w:eastAsia="ru-RU"/>
                  <w:rPrChange w:id="1850"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"D:\\var\\folders\\vl\\tbywg53x4jj1m58jlvt3h1nw0000gn\\T\\com.microsoft.Word\\WebArchiveCopyPasteTempFiles\\page243image2140354416" \* MERGEFORMAT </w:instrText>
            </w:r>
            <w:del w:id="1851" w:author="Юлия Новокшанова" w:date="2020-02-13T19:59:00Z">
              <w:r w:rsidRPr="00630D51" w:rsidDel="00854DE3">
                <w:rPr>
                  <w:rFonts w:ascii="Times New Roman" w:eastAsia="Times New Roman" w:hAnsi="Times New Roman" w:cs="Times New Roman"/>
                  <w:sz w:val="28"/>
                  <w:szCs w:val="28"/>
                  <w:lang w:eastAsia="ru-RU"/>
                  <w:rPrChange w:id="1852"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853" w:author="Юлия Новокшанова" w:date="2020-02-09T13:06:00Z">
                    <w:rPr>
                      <w:rFonts w:ascii="Times New Roman" w:eastAsia="Times New Roman" w:hAnsi="Times New Roman" w:cs="Times New Roman"/>
                      <w:noProof/>
                      <w:lang w:eastAsia="ru-RU"/>
                    </w:rPr>
                  </w:rPrChange>
                </w:rPr>
                <w:drawing>
                  <wp:inline distT="0" distB="0" distL="0" distR="0" wp14:anchorId="774FD401" wp14:editId="4C851164">
                    <wp:extent cx="15240" cy="15240"/>
                    <wp:effectExtent l="0" t="0" r="0" b="0"/>
                    <wp:docPr id="14" name="Рисунок 14" descr="page243image214035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age243image21403544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854" w:author="Юлия Новокшанова" w:date="2020-02-09T13:06:00Z">
                    <w:rPr>
                      <w:rFonts w:ascii="Times New Roman" w:eastAsia="Times New Roman" w:hAnsi="Times New Roman" w:cs="Times New Roman"/>
                      <w:lang w:eastAsia="ru-RU"/>
                    </w:rPr>
                  </w:rPrChange>
                </w:rPr>
                <w:fldChar w:fldCharType="end"/>
              </w:r>
            </w:del>
          </w:p>
          <w:p w14:paraId="5EAA187D" w14:textId="77777777" w:rsidR="00667D61" w:rsidRPr="00630D51" w:rsidDel="00854DE3" w:rsidRDefault="00667D61">
            <w:pPr>
              <w:spacing w:before="100" w:beforeAutospacing="1" w:after="100" w:afterAutospacing="1" w:line="360" w:lineRule="auto"/>
              <w:jc w:val="both"/>
              <w:rPr>
                <w:del w:id="1855" w:author="Юлия Новокшанова" w:date="2020-02-13T19:59:00Z"/>
                <w:rFonts w:ascii="Times New Roman" w:eastAsia="Times New Roman" w:hAnsi="Times New Roman" w:cs="Times New Roman"/>
                <w:sz w:val="28"/>
                <w:szCs w:val="28"/>
                <w:lang w:eastAsia="ru-RU"/>
                <w:rPrChange w:id="1856" w:author="Юлия Новокшанова" w:date="2020-02-09T13:06:00Z">
                  <w:rPr>
                    <w:del w:id="1857" w:author="Юлия Новокшанова" w:date="2020-02-13T19:59:00Z"/>
                    <w:rFonts w:ascii="Times New Roman" w:eastAsia="Times New Roman" w:hAnsi="Times New Roman" w:cs="Times New Roman"/>
                    <w:lang w:eastAsia="ru-RU"/>
                  </w:rPr>
                </w:rPrChange>
              </w:rPr>
              <w:pPrChange w:id="1858" w:author="Юлия Новокшанова" w:date="2020-02-09T13:07:00Z">
                <w:pPr>
                  <w:spacing w:before="100" w:beforeAutospacing="1" w:after="100" w:afterAutospacing="1"/>
                </w:pPr>
              </w:pPrChange>
            </w:pPr>
            <w:del w:id="1859" w:author="Юлия Новокшанова" w:date="2020-02-13T19:59:00Z">
              <w:r w:rsidRPr="00630D51" w:rsidDel="00854DE3">
                <w:rPr>
                  <w:rFonts w:ascii="Times New Roman" w:eastAsia="Times New Roman" w:hAnsi="Times New Roman" w:cs="Times New Roman"/>
                  <w:sz w:val="28"/>
                  <w:szCs w:val="28"/>
                  <w:lang w:eastAsia="ru-RU"/>
                  <w:rPrChange w:id="1860" w:author="Юлия Новокшанова" w:date="2020-02-09T13:06:00Z">
                    <w:rPr>
                      <w:rFonts w:ascii="Times New Roman" w:eastAsia="Times New Roman" w:hAnsi="Times New Roman" w:cs="Times New Roman"/>
                      <w:sz w:val="22"/>
                      <w:szCs w:val="22"/>
                      <w:lang w:eastAsia="ru-RU"/>
                    </w:rPr>
                  </w:rPrChange>
                </w:rPr>
                <w:delText xml:space="preserve">Есть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E7A6035" w14:textId="292F18C6" w:rsidR="00667D61" w:rsidRPr="00630D51" w:rsidDel="00854DE3" w:rsidRDefault="00667D61">
            <w:pPr>
              <w:spacing w:line="360" w:lineRule="auto"/>
              <w:jc w:val="both"/>
              <w:rPr>
                <w:del w:id="1861" w:author="Юлия Новокшанова" w:date="2020-02-13T19:59:00Z"/>
                <w:rFonts w:ascii="Times New Roman" w:eastAsia="Times New Roman" w:hAnsi="Times New Roman" w:cs="Times New Roman"/>
                <w:sz w:val="28"/>
                <w:szCs w:val="28"/>
                <w:lang w:eastAsia="ru-RU"/>
                <w:rPrChange w:id="1862" w:author="Юлия Новокшанова" w:date="2020-02-09T13:06:00Z">
                  <w:rPr>
                    <w:del w:id="1863" w:author="Юлия Новокшанова" w:date="2020-02-13T19:59:00Z"/>
                    <w:rFonts w:ascii="Times New Roman" w:eastAsia="Times New Roman" w:hAnsi="Times New Roman" w:cs="Times New Roman"/>
                    <w:lang w:eastAsia="ru-RU"/>
                  </w:rPr>
                </w:rPrChange>
              </w:rPr>
              <w:pPrChange w:id="1864" w:author="Юлия Новокшанова" w:date="2020-02-09T13:07:00Z">
                <w:pPr/>
              </w:pPrChange>
            </w:pPr>
            <w:del w:id="1865" w:author="Юлия Новокшанова" w:date="2020-02-13T19:59:00Z">
              <w:r w:rsidRPr="00630D51" w:rsidDel="00854DE3">
                <w:rPr>
                  <w:rFonts w:ascii="Times New Roman" w:eastAsia="Times New Roman" w:hAnsi="Times New Roman" w:cs="Times New Roman"/>
                  <w:sz w:val="28"/>
                  <w:szCs w:val="28"/>
                  <w:lang w:eastAsia="ru-RU"/>
                  <w:rPrChange w:id="1866"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"D:\\var\\folders\\vl\\tbywg53x4jj1m58jlvt3h1nw0000gn\\T\\com.microsoft.Word\\WebArchiveCopyPasteTempFiles\\page243image2140356752" \* MERGEFORMAT </w:instrText>
            </w:r>
            <w:del w:id="1867" w:author="Юлия Новокшанова" w:date="2020-02-13T19:59:00Z">
              <w:r w:rsidRPr="00630D51" w:rsidDel="00854DE3">
                <w:rPr>
                  <w:rFonts w:ascii="Times New Roman" w:eastAsia="Times New Roman" w:hAnsi="Times New Roman" w:cs="Times New Roman"/>
                  <w:sz w:val="28"/>
                  <w:szCs w:val="28"/>
                  <w:lang w:eastAsia="ru-RU"/>
                  <w:rPrChange w:id="1868"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869" w:author="Юлия Новокшанова" w:date="2020-02-09T13:06:00Z">
                    <w:rPr>
                      <w:rFonts w:ascii="Times New Roman" w:eastAsia="Times New Roman" w:hAnsi="Times New Roman" w:cs="Times New Roman"/>
                      <w:noProof/>
                      <w:lang w:eastAsia="ru-RU"/>
                    </w:rPr>
                  </w:rPrChange>
                </w:rPr>
                <w:drawing>
                  <wp:inline distT="0" distB="0" distL="0" distR="0" wp14:anchorId="27F8F9E1" wp14:editId="1596EA55">
                    <wp:extent cx="15240" cy="15240"/>
                    <wp:effectExtent l="0" t="0" r="0" b="0"/>
                    <wp:docPr id="13" name="Рисунок 13" descr="page243image214035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age243image21403567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870" w:author="Юлия Новокшанова" w:date="2020-02-09T13:06:00Z">
                    <w:rPr>
                      <w:rFonts w:ascii="Times New Roman" w:eastAsia="Times New Roman" w:hAnsi="Times New Roman" w:cs="Times New Roman"/>
                      <w:lang w:eastAsia="ru-RU"/>
                    </w:rPr>
                  </w:rPrChange>
                </w:rPr>
                <w:fldChar w:fldCharType="end"/>
              </w:r>
            </w:del>
          </w:p>
          <w:p w14:paraId="77C9A133" w14:textId="77777777" w:rsidR="00667D61" w:rsidRPr="00630D51" w:rsidDel="00854DE3" w:rsidRDefault="00667D61">
            <w:pPr>
              <w:spacing w:before="100" w:beforeAutospacing="1" w:after="100" w:afterAutospacing="1" w:line="360" w:lineRule="auto"/>
              <w:jc w:val="both"/>
              <w:rPr>
                <w:del w:id="1871" w:author="Юлия Новокшанова" w:date="2020-02-13T19:59:00Z"/>
                <w:rFonts w:ascii="Times New Roman" w:eastAsia="Times New Roman" w:hAnsi="Times New Roman" w:cs="Times New Roman"/>
                <w:sz w:val="28"/>
                <w:szCs w:val="28"/>
                <w:lang w:eastAsia="ru-RU"/>
                <w:rPrChange w:id="1872" w:author="Юлия Новокшанова" w:date="2020-02-09T13:06:00Z">
                  <w:rPr>
                    <w:del w:id="1873" w:author="Юлия Новокшанова" w:date="2020-02-13T19:59:00Z"/>
                    <w:rFonts w:ascii="Times New Roman" w:eastAsia="Times New Roman" w:hAnsi="Times New Roman" w:cs="Times New Roman"/>
                    <w:lang w:eastAsia="ru-RU"/>
                  </w:rPr>
                </w:rPrChange>
              </w:rPr>
              <w:pPrChange w:id="1874" w:author="Юлия Новокшанова" w:date="2020-02-09T13:07:00Z">
                <w:pPr>
                  <w:spacing w:before="100" w:beforeAutospacing="1" w:after="100" w:afterAutospacing="1"/>
                </w:pPr>
              </w:pPrChange>
            </w:pPr>
            <w:del w:id="1875" w:author="Юлия Новокшанова" w:date="2020-02-13T19:59:00Z">
              <w:r w:rsidRPr="00630D51" w:rsidDel="00854DE3">
                <w:rPr>
                  <w:rFonts w:ascii="Times New Roman" w:eastAsia="Times New Roman" w:hAnsi="Times New Roman" w:cs="Times New Roman"/>
                  <w:sz w:val="28"/>
                  <w:szCs w:val="28"/>
                  <w:lang w:eastAsia="ru-RU"/>
                  <w:rPrChange w:id="1876" w:author="Юлия Новокшанова" w:date="2020-02-09T13:06:00Z">
                    <w:rPr>
                      <w:rFonts w:ascii="Times New Roman" w:eastAsia="Times New Roman" w:hAnsi="Times New Roman" w:cs="Times New Roman"/>
                      <w:sz w:val="22"/>
                      <w:szCs w:val="22"/>
                      <w:lang w:eastAsia="ru-RU"/>
                    </w:rPr>
                  </w:rPrChange>
                </w:rPr>
                <w:delText xml:space="preserve">Нет </w:delText>
              </w:r>
            </w:del>
          </w:p>
        </w:tc>
      </w:tr>
      <w:tr w:rsidR="00667D61" w:rsidRPr="00630D51" w:rsidDel="00854DE3" w14:paraId="29FEFA6A" w14:textId="77777777" w:rsidTr="00667D61">
        <w:trPr>
          <w:del w:id="1877" w:author="Юлия Новокшанова" w:date="2020-02-13T19:59:00Z"/>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916014E" w14:textId="77777777" w:rsidR="00667D61" w:rsidRPr="00630D51" w:rsidDel="00854DE3" w:rsidRDefault="00667D61">
            <w:pPr>
              <w:spacing w:before="100" w:beforeAutospacing="1" w:after="100" w:afterAutospacing="1" w:line="360" w:lineRule="auto"/>
              <w:jc w:val="both"/>
              <w:rPr>
                <w:del w:id="1878" w:author="Юлия Новокшанова" w:date="2020-02-13T19:59:00Z"/>
                <w:rFonts w:ascii="Times New Roman" w:eastAsia="Times New Roman" w:hAnsi="Times New Roman" w:cs="Times New Roman"/>
                <w:sz w:val="28"/>
                <w:szCs w:val="28"/>
                <w:lang w:eastAsia="ru-RU"/>
                <w:rPrChange w:id="1879" w:author="Юлия Новокшанова" w:date="2020-02-09T13:06:00Z">
                  <w:rPr>
                    <w:del w:id="1880" w:author="Юлия Новокшанова" w:date="2020-02-13T19:59:00Z"/>
                    <w:rFonts w:ascii="Times New Roman" w:eastAsia="Times New Roman" w:hAnsi="Times New Roman" w:cs="Times New Roman"/>
                    <w:lang w:eastAsia="ru-RU"/>
                  </w:rPr>
                </w:rPrChange>
              </w:rPr>
              <w:pPrChange w:id="1881" w:author="Юлия Новокшанова" w:date="2020-02-09T13:07:00Z">
                <w:pPr>
                  <w:spacing w:before="100" w:beforeAutospacing="1" w:after="100" w:afterAutospacing="1"/>
                </w:pPr>
              </w:pPrChange>
            </w:pPr>
            <w:del w:id="1882" w:author="Юлия Новокшанова" w:date="2020-02-13T19:59:00Z">
              <w:r w:rsidRPr="00630D51" w:rsidDel="00854DE3">
                <w:rPr>
                  <w:rFonts w:ascii="Times New Roman" w:eastAsia="Times New Roman" w:hAnsi="Times New Roman" w:cs="Times New Roman"/>
                  <w:sz w:val="28"/>
                  <w:szCs w:val="28"/>
                  <w:lang w:eastAsia="ru-RU"/>
                  <w:rPrChange w:id="1883" w:author="Юлия Новокшанова" w:date="2020-02-09T13:06:00Z">
                    <w:rPr>
                      <w:rFonts w:ascii="Times New Roman" w:eastAsia="Times New Roman" w:hAnsi="Times New Roman" w:cs="Times New Roman"/>
                      <w:sz w:val="22"/>
                      <w:szCs w:val="22"/>
                      <w:lang w:eastAsia="ru-RU"/>
                    </w:rPr>
                  </w:rPrChange>
                </w:rPr>
                <w:delText xml:space="preserve">Разнообразные фильтры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C3CB80C" w14:textId="1FBD231E" w:rsidR="00667D61" w:rsidRPr="00630D51" w:rsidDel="00854DE3" w:rsidRDefault="00667D61">
            <w:pPr>
              <w:spacing w:line="360" w:lineRule="auto"/>
              <w:jc w:val="both"/>
              <w:rPr>
                <w:del w:id="1884" w:author="Юлия Новокшанова" w:date="2020-02-13T19:59:00Z"/>
                <w:rFonts w:ascii="Times New Roman" w:eastAsia="Times New Roman" w:hAnsi="Times New Roman" w:cs="Times New Roman"/>
                <w:sz w:val="28"/>
                <w:szCs w:val="28"/>
                <w:lang w:eastAsia="ru-RU"/>
                <w:rPrChange w:id="1885" w:author="Юлия Новокшанова" w:date="2020-02-09T13:06:00Z">
                  <w:rPr>
                    <w:del w:id="1886" w:author="Юлия Новокшанова" w:date="2020-02-13T19:59:00Z"/>
                    <w:rFonts w:ascii="Times New Roman" w:eastAsia="Times New Roman" w:hAnsi="Times New Roman" w:cs="Times New Roman"/>
                    <w:lang w:eastAsia="ru-RU"/>
                  </w:rPr>
                </w:rPrChange>
              </w:rPr>
              <w:pPrChange w:id="1887" w:author="Юлия Новокшанова" w:date="2020-02-09T13:07:00Z">
                <w:pPr/>
              </w:pPrChange>
            </w:pPr>
            <w:del w:id="1888" w:author="Юлия Новокшанова" w:date="2020-02-13T19:59:00Z">
              <w:r w:rsidRPr="00630D51" w:rsidDel="00854DE3">
                <w:rPr>
                  <w:rFonts w:ascii="Times New Roman" w:eastAsia="Times New Roman" w:hAnsi="Times New Roman" w:cs="Times New Roman"/>
                  <w:sz w:val="28"/>
                  <w:szCs w:val="28"/>
                  <w:lang w:eastAsia="ru-RU"/>
                  <w:rPrChange w:id="1889"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"D:\\var\\folders\\vl\\tbywg53x4jj1m58jlvt3h1nw0000gn\\T\\com.microsoft.Word\\WebArchiveCopyPasteTempFiles\\page243image1993844304" \* MERGEFORMAT </w:instrText>
            </w:r>
            <w:del w:id="1890" w:author="Юлия Новокшанова" w:date="2020-02-13T19:59:00Z">
              <w:r w:rsidRPr="00630D51" w:rsidDel="00854DE3">
                <w:rPr>
                  <w:rFonts w:ascii="Times New Roman" w:eastAsia="Times New Roman" w:hAnsi="Times New Roman" w:cs="Times New Roman"/>
                  <w:sz w:val="28"/>
                  <w:szCs w:val="28"/>
                  <w:lang w:eastAsia="ru-RU"/>
                  <w:rPrChange w:id="1891"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892" w:author="Юлия Новокшанова" w:date="2020-02-09T13:06:00Z">
                    <w:rPr>
                      <w:rFonts w:ascii="Times New Roman" w:eastAsia="Times New Roman" w:hAnsi="Times New Roman" w:cs="Times New Roman"/>
                      <w:noProof/>
                      <w:lang w:eastAsia="ru-RU"/>
                    </w:rPr>
                  </w:rPrChange>
                </w:rPr>
                <w:drawing>
                  <wp:inline distT="0" distB="0" distL="0" distR="0" wp14:anchorId="59A87E31" wp14:editId="2FFE0A4C">
                    <wp:extent cx="2743200" cy="370205"/>
                    <wp:effectExtent l="0" t="0" r="0" b="0"/>
                    <wp:docPr id="12" name="Рисунок 12" descr="page243image199384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age243image19938443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370205"/>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893" w:author="Юлия Новокшанова" w:date="2020-02-09T13:06:00Z">
                    <w:rPr>
                      <w:rFonts w:ascii="Times New Roman" w:eastAsia="Times New Roman" w:hAnsi="Times New Roman" w:cs="Times New Roman"/>
                      <w:lang w:eastAsia="ru-RU"/>
                    </w:rPr>
                  </w:rPrChange>
                </w:rPr>
                <w:fldChar w:fldCharType="end"/>
              </w:r>
            </w:del>
          </w:p>
          <w:p w14:paraId="306D6C5E" w14:textId="77777777" w:rsidR="00667D61" w:rsidRPr="00630D51" w:rsidDel="00854DE3" w:rsidRDefault="00667D61">
            <w:pPr>
              <w:spacing w:before="100" w:beforeAutospacing="1" w:after="100" w:afterAutospacing="1" w:line="360" w:lineRule="auto"/>
              <w:jc w:val="both"/>
              <w:rPr>
                <w:del w:id="1894" w:author="Юлия Новокшанова" w:date="2020-02-13T19:59:00Z"/>
                <w:rFonts w:ascii="Times New Roman" w:eastAsia="Times New Roman" w:hAnsi="Times New Roman" w:cs="Times New Roman"/>
                <w:sz w:val="28"/>
                <w:szCs w:val="28"/>
                <w:lang w:eastAsia="ru-RU"/>
                <w:rPrChange w:id="1895" w:author="Юлия Новокшанова" w:date="2020-02-09T13:06:00Z">
                  <w:rPr>
                    <w:del w:id="1896" w:author="Юлия Новокшанова" w:date="2020-02-13T19:59:00Z"/>
                    <w:rFonts w:ascii="Times New Roman" w:eastAsia="Times New Roman" w:hAnsi="Times New Roman" w:cs="Times New Roman"/>
                    <w:lang w:eastAsia="ru-RU"/>
                  </w:rPr>
                </w:rPrChange>
              </w:rPr>
              <w:pPrChange w:id="1897" w:author="Юлия Новокшанова" w:date="2020-02-09T13:07:00Z">
                <w:pPr>
                  <w:spacing w:before="100" w:beforeAutospacing="1" w:after="100" w:afterAutospacing="1"/>
                </w:pPr>
              </w:pPrChange>
            </w:pPr>
            <w:del w:id="1898" w:author="Юлия Новокшанова" w:date="2020-02-13T19:59:00Z">
              <w:r w:rsidRPr="00630D51" w:rsidDel="00854DE3">
                <w:rPr>
                  <w:rFonts w:ascii="Times New Roman" w:eastAsia="Times New Roman" w:hAnsi="Times New Roman" w:cs="Times New Roman"/>
                  <w:sz w:val="28"/>
                  <w:szCs w:val="28"/>
                  <w:lang w:eastAsia="ru-RU"/>
                  <w:rPrChange w:id="1899" w:author="Юлия Новокшанова" w:date="2020-02-09T13:06:00Z">
                    <w:rPr>
                      <w:rFonts w:ascii="Times New Roman" w:eastAsia="Times New Roman" w:hAnsi="Times New Roman" w:cs="Times New Roman"/>
                      <w:sz w:val="22"/>
                      <w:szCs w:val="22"/>
                      <w:lang w:eastAsia="ru-RU"/>
                    </w:rPr>
                  </w:rPrChange>
                </w:rPr>
                <w:delText xml:space="preserve">Есть </w:delText>
              </w:r>
            </w:del>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0E31AFA" w14:textId="4B10A25C" w:rsidR="00667D61" w:rsidRPr="00630D51" w:rsidDel="00854DE3" w:rsidRDefault="00667D61">
            <w:pPr>
              <w:spacing w:line="360" w:lineRule="auto"/>
              <w:jc w:val="both"/>
              <w:rPr>
                <w:del w:id="1900" w:author="Юлия Новокшанова" w:date="2020-02-13T19:59:00Z"/>
                <w:rFonts w:ascii="Times New Roman" w:eastAsia="Times New Roman" w:hAnsi="Times New Roman" w:cs="Times New Roman"/>
                <w:sz w:val="28"/>
                <w:szCs w:val="28"/>
                <w:lang w:eastAsia="ru-RU"/>
                <w:rPrChange w:id="1901" w:author="Юлия Новокшанова" w:date="2020-02-09T13:06:00Z">
                  <w:rPr>
                    <w:del w:id="1902" w:author="Юлия Новокшанова" w:date="2020-02-13T19:59:00Z"/>
                    <w:rFonts w:ascii="Times New Roman" w:eastAsia="Times New Roman" w:hAnsi="Times New Roman" w:cs="Times New Roman"/>
                    <w:lang w:eastAsia="ru-RU"/>
                  </w:rPr>
                </w:rPrChange>
              </w:rPr>
              <w:pPrChange w:id="1903" w:author="Юлия Новокшанова" w:date="2020-02-09T13:07:00Z">
                <w:pPr/>
              </w:pPrChange>
            </w:pPr>
            <w:del w:id="1904" w:author="Юлия Новокшанова" w:date="2020-02-13T19:59:00Z">
              <w:r w:rsidRPr="00630D51" w:rsidDel="00854DE3">
                <w:rPr>
                  <w:rFonts w:ascii="Times New Roman" w:eastAsia="Times New Roman" w:hAnsi="Times New Roman" w:cs="Times New Roman"/>
                  <w:sz w:val="28"/>
                  <w:szCs w:val="28"/>
                  <w:lang w:eastAsia="ru-RU"/>
                  <w:rPrChange w:id="1905" w:author="Юлия Новокшанова" w:date="2020-02-09T13:06:00Z">
                    <w:rPr>
                      <w:rFonts w:ascii="Times New Roman" w:eastAsia="Times New Roman" w:hAnsi="Times New Roman" w:cs="Times New Roman"/>
                      <w:lang w:eastAsia="ru-RU"/>
                    </w:rPr>
                  </w:rPrChange>
                </w:rPr>
                <w:fldChar w:fldCharType="begin"/>
              </w:r>
            </w:del>
            <w:r w:rsidR="00594676">
              <w:rPr>
                <w:rFonts w:ascii="Times New Roman" w:eastAsia="Times New Roman" w:hAnsi="Times New Roman" w:cs="Times New Roman"/>
                <w:sz w:val="28"/>
                <w:szCs w:val="28"/>
                <w:lang w:eastAsia="ru-RU"/>
              </w:rPr>
              <w:instrText xml:space="preserve"> INCLUDEPICTURE "D:\\var\\folders\\vl\\tbywg53x4jj1m58jlvt3h1nw0000gn\\T\\com.microsoft.Word\\WebArchiveCopyPasteTempFiles\\page243image2129922240" \* MERGEFORMAT </w:instrText>
            </w:r>
            <w:del w:id="1906" w:author="Юлия Новокшанова" w:date="2020-02-13T19:59:00Z">
              <w:r w:rsidRPr="00630D51" w:rsidDel="00854DE3">
                <w:rPr>
                  <w:rFonts w:ascii="Times New Roman" w:eastAsia="Times New Roman" w:hAnsi="Times New Roman" w:cs="Times New Roman"/>
                  <w:sz w:val="28"/>
                  <w:szCs w:val="28"/>
                  <w:lang w:eastAsia="ru-RU"/>
                  <w:rPrChange w:id="1907" w:author="Юлия Новокшанова" w:date="2020-02-09T13:06:00Z">
                    <w:rPr>
                      <w:rFonts w:ascii="Times New Roman" w:eastAsia="Times New Roman" w:hAnsi="Times New Roman" w:cs="Times New Roman"/>
                      <w:lang w:eastAsia="ru-RU"/>
                    </w:rPr>
                  </w:rPrChange>
                </w:rPr>
                <w:fldChar w:fldCharType="separate"/>
              </w:r>
              <w:r w:rsidRPr="00630D51" w:rsidDel="00854DE3">
                <w:rPr>
                  <w:rFonts w:ascii="Times New Roman" w:eastAsia="Times New Roman" w:hAnsi="Times New Roman" w:cs="Times New Roman"/>
                  <w:noProof/>
                  <w:sz w:val="28"/>
                  <w:szCs w:val="28"/>
                  <w:lang w:eastAsia="ru-RU"/>
                  <w:rPrChange w:id="1908" w:author="Юлия Новокшанова" w:date="2020-02-09T13:06:00Z">
                    <w:rPr>
                      <w:rFonts w:ascii="Times New Roman" w:eastAsia="Times New Roman" w:hAnsi="Times New Roman" w:cs="Times New Roman"/>
                      <w:noProof/>
                      <w:lang w:eastAsia="ru-RU"/>
                    </w:rPr>
                  </w:rPrChange>
                </w:rPr>
                <w:drawing>
                  <wp:inline distT="0" distB="0" distL="0" distR="0" wp14:anchorId="3FDDE00C" wp14:editId="3DE90F6A">
                    <wp:extent cx="2743200" cy="370205"/>
                    <wp:effectExtent l="0" t="0" r="0" b="0"/>
                    <wp:docPr id="11" name="Рисунок 11" descr="page243image212992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age243image2129922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370205"/>
                            </a:xfrm>
                            <a:prstGeom prst="rect">
                              <a:avLst/>
                            </a:prstGeom>
                            <a:noFill/>
                            <a:ln>
                              <a:noFill/>
                            </a:ln>
                          </pic:spPr>
                        </pic:pic>
                      </a:graphicData>
                    </a:graphic>
                  </wp:inline>
                </w:drawing>
              </w:r>
              <w:r w:rsidRPr="00630D51" w:rsidDel="00854DE3">
                <w:rPr>
                  <w:rFonts w:ascii="Times New Roman" w:eastAsia="Times New Roman" w:hAnsi="Times New Roman" w:cs="Times New Roman"/>
                  <w:sz w:val="28"/>
                  <w:szCs w:val="28"/>
                  <w:lang w:eastAsia="ru-RU"/>
                  <w:rPrChange w:id="1909" w:author="Юлия Новокшанова" w:date="2020-02-09T13:06:00Z">
                    <w:rPr>
                      <w:rFonts w:ascii="Times New Roman" w:eastAsia="Times New Roman" w:hAnsi="Times New Roman" w:cs="Times New Roman"/>
                      <w:lang w:eastAsia="ru-RU"/>
                    </w:rPr>
                  </w:rPrChange>
                </w:rPr>
                <w:fldChar w:fldCharType="end"/>
              </w:r>
            </w:del>
          </w:p>
          <w:p w14:paraId="538ED7F0" w14:textId="77777777" w:rsidR="00667D61" w:rsidRPr="00630D51" w:rsidDel="00854DE3" w:rsidRDefault="00667D61">
            <w:pPr>
              <w:spacing w:before="100" w:beforeAutospacing="1" w:after="100" w:afterAutospacing="1" w:line="360" w:lineRule="auto"/>
              <w:jc w:val="both"/>
              <w:rPr>
                <w:del w:id="1910" w:author="Юлия Новокшанова" w:date="2020-02-13T19:59:00Z"/>
                <w:rFonts w:ascii="Times New Roman" w:eastAsia="Times New Roman" w:hAnsi="Times New Roman" w:cs="Times New Roman"/>
                <w:sz w:val="28"/>
                <w:szCs w:val="28"/>
                <w:lang w:eastAsia="ru-RU"/>
                <w:rPrChange w:id="1911" w:author="Юлия Новокшанова" w:date="2020-02-09T13:06:00Z">
                  <w:rPr>
                    <w:del w:id="1912" w:author="Юлия Новокшанова" w:date="2020-02-13T19:59:00Z"/>
                    <w:rFonts w:ascii="Times New Roman" w:eastAsia="Times New Roman" w:hAnsi="Times New Roman" w:cs="Times New Roman"/>
                    <w:lang w:eastAsia="ru-RU"/>
                  </w:rPr>
                </w:rPrChange>
              </w:rPr>
              <w:pPrChange w:id="1913" w:author="Юлия Новокшанова" w:date="2020-02-09T13:07:00Z">
                <w:pPr>
                  <w:spacing w:before="100" w:beforeAutospacing="1" w:after="100" w:afterAutospacing="1"/>
                </w:pPr>
              </w:pPrChange>
            </w:pPr>
            <w:del w:id="1914" w:author="Юлия Новокшанова" w:date="2020-02-13T19:59:00Z">
              <w:r w:rsidRPr="00630D51" w:rsidDel="00854DE3">
                <w:rPr>
                  <w:rFonts w:ascii="Times New Roman" w:eastAsia="Times New Roman" w:hAnsi="Times New Roman" w:cs="Times New Roman"/>
                  <w:sz w:val="28"/>
                  <w:szCs w:val="28"/>
                  <w:lang w:eastAsia="ru-RU"/>
                  <w:rPrChange w:id="1915" w:author="Юлия Новокшанова" w:date="2020-02-09T13:06:00Z">
                    <w:rPr>
                      <w:rFonts w:ascii="Times New Roman" w:eastAsia="Times New Roman" w:hAnsi="Times New Roman" w:cs="Times New Roman"/>
                      <w:sz w:val="22"/>
                      <w:szCs w:val="22"/>
                      <w:lang w:eastAsia="ru-RU"/>
                    </w:rPr>
                  </w:rPrChange>
                </w:rPr>
                <w:delText xml:space="preserve">Есть </w:delText>
              </w:r>
            </w:del>
          </w:p>
        </w:tc>
      </w:tr>
    </w:tbl>
    <w:p w14:paraId="35D98163" w14:textId="77777777" w:rsidR="00667D61" w:rsidDel="00F019B3" w:rsidRDefault="00667D61">
      <w:pPr>
        <w:spacing w:before="100" w:beforeAutospacing="1" w:after="100" w:afterAutospacing="1" w:line="360" w:lineRule="auto"/>
        <w:jc w:val="both"/>
        <w:rPr>
          <w:del w:id="1916" w:author="Юлия Новокшанова" w:date="2020-02-13T19:59:00Z"/>
          <w:rFonts w:ascii="Times New Roman" w:eastAsia="Times New Roman" w:hAnsi="Times New Roman" w:cs="Times New Roman"/>
          <w:sz w:val="28"/>
          <w:szCs w:val="28"/>
          <w:lang w:eastAsia="ru-RU"/>
        </w:rPr>
      </w:pPr>
      <w:del w:id="1917" w:author="Юлия Новокшанова" w:date="2020-02-13T19:59:00Z">
        <w:r w:rsidRPr="00630D51" w:rsidDel="00854DE3">
          <w:rPr>
            <w:rFonts w:ascii="Times New Roman" w:eastAsia="Times New Roman" w:hAnsi="Times New Roman" w:cs="Times New Roman"/>
            <w:sz w:val="28"/>
            <w:szCs w:val="28"/>
            <w:lang w:eastAsia="ru-RU"/>
            <w:rPrChange w:id="1918" w:author="Юлия Новокшанова" w:date="2020-02-09T13:06:00Z">
              <w:rPr>
                <w:rFonts w:ascii="Times New Roman" w:eastAsia="Times New Roman" w:hAnsi="Times New Roman" w:cs="Times New Roman"/>
                <w:sz w:val="22"/>
                <w:szCs w:val="22"/>
                <w:lang w:eastAsia="ru-RU"/>
              </w:rPr>
            </w:rPrChange>
          </w:rPr>
          <w:delText xml:space="preserve">Сравнительный анализ наглядно показывает преимущества Polo. Разумеется у Retrica есть удобные функции, но у Polo их больше, включая более широкий набор инструментов и значительно более легкий вес. </w:delText>
        </w:r>
      </w:del>
    </w:p>
    <w:p w14:paraId="74457460" w14:textId="77777777" w:rsidR="00F019B3" w:rsidRDefault="00F019B3">
      <w:pPr>
        <w:spacing w:before="100" w:beforeAutospacing="1" w:after="100" w:afterAutospacing="1" w:line="360" w:lineRule="auto"/>
        <w:jc w:val="both"/>
        <w:rPr>
          <w:ins w:id="1919" w:author="Юлия Новокшанова" w:date="2020-02-23T21:04:00Z"/>
          <w:rFonts w:ascii="Times New Roman" w:eastAsia="Times New Roman" w:hAnsi="Times New Roman" w:cs="Times New Roman"/>
          <w:sz w:val="28"/>
          <w:szCs w:val="28"/>
          <w:lang w:eastAsia="ru-RU"/>
        </w:rPr>
      </w:pPr>
    </w:p>
    <w:p w14:paraId="278E76AB" w14:textId="77777777" w:rsidR="00F019B3" w:rsidRDefault="00F019B3">
      <w:pPr>
        <w:spacing w:before="100" w:beforeAutospacing="1" w:after="100" w:afterAutospacing="1" w:line="360" w:lineRule="auto"/>
        <w:jc w:val="both"/>
        <w:rPr>
          <w:ins w:id="1920" w:author="Юлия Новокшанова" w:date="2020-02-23T21:04:00Z"/>
          <w:rFonts w:ascii="Times New Roman" w:eastAsia="Times New Roman" w:hAnsi="Times New Roman" w:cs="Times New Roman"/>
          <w:sz w:val="28"/>
          <w:szCs w:val="28"/>
          <w:lang w:eastAsia="ru-RU"/>
        </w:rPr>
      </w:pPr>
    </w:p>
    <w:p w14:paraId="1F6B5843" w14:textId="77777777" w:rsidR="00F019B3" w:rsidRDefault="00F019B3">
      <w:pPr>
        <w:spacing w:before="100" w:beforeAutospacing="1" w:after="100" w:afterAutospacing="1" w:line="360" w:lineRule="auto"/>
        <w:jc w:val="both"/>
        <w:rPr>
          <w:ins w:id="1921" w:author="Юлия Новокшанова" w:date="2020-02-23T21:04:00Z"/>
          <w:rFonts w:ascii="Times New Roman" w:eastAsia="Times New Roman" w:hAnsi="Times New Roman" w:cs="Times New Roman"/>
          <w:sz w:val="28"/>
          <w:szCs w:val="28"/>
          <w:lang w:eastAsia="ru-RU"/>
        </w:rPr>
      </w:pPr>
    </w:p>
    <w:p w14:paraId="7425C985" w14:textId="77777777" w:rsidR="00F019B3" w:rsidRDefault="00F019B3">
      <w:pPr>
        <w:spacing w:before="100" w:beforeAutospacing="1" w:after="100" w:afterAutospacing="1" w:line="360" w:lineRule="auto"/>
        <w:jc w:val="both"/>
        <w:rPr>
          <w:ins w:id="1922" w:author="Юлия Новокшанова" w:date="2020-02-23T21:04:00Z"/>
          <w:rFonts w:ascii="Times New Roman" w:eastAsia="Times New Roman" w:hAnsi="Times New Roman" w:cs="Times New Roman"/>
          <w:sz w:val="28"/>
          <w:szCs w:val="28"/>
          <w:lang w:eastAsia="ru-RU"/>
        </w:rPr>
      </w:pPr>
    </w:p>
    <w:p w14:paraId="68B0E295" w14:textId="77777777" w:rsidR="00F019B3" w:rsidRDefault="00F019B3">
      <w:pPr>
        <w:spacing w:before="100" w:beforeAutospacing="1" w:after="100" w:afterAutospacing="1" w:line="360" w:lineRule="auto"/>
        <w:jc w:val="both"/>
        <w:rPr>
          <w:ins w:id="1923" w:author="Юлия Новокшанова" w:date="2020-02-23T21:04:00Z"/>
          <w:rFonts w:ascii="Times New Roman" w:eastAsia="Times New Roman" w:hAnsi="Times New Roman" w:cs="Times New Roman"/>
          <w:sz w:val="28"/>
          <w:szCs w:val="28"/>
          <w:lang w:eastAsia="ru-RU"/>
        </w:rPr>
      </w:pPr>
    </w:p>
    <w:p w14:paraId="64F1644A" w14:textId="77777777" w:rsidR="00F019B3" w:rsidRDefault="00F019B3">
      <w:pPr>
        <w:spacing w:before="100" w:beforeAutospacing="1" w:after="100" w:afterAutospacing="1" w:line="360" w:lineRule="auto"/>
        <w:jc w:val="both"/>
        <w:rPr>
          <w:ins w:id="1924" w:author="Юлия Новокшанова" w:date="2020-02-23T21:04:00Z"/>
          <w:rFonts w:ascii="Times New Roman" w:eastAsia="Times New Roman" w:hAnsi="Times New Roman" w:cs="Times New Roman"/>
          <w:sz w:val="28"/>
          <w:szCs w:val="28"/>
          <w:lang w:eastAsia="ru-RU"/>
        </w:rPr>
      </w:pPr>
    </w:p>
    <w:p w14:paraId="1BA155E2" w14:textId="77777777" w:rsidR="00F019B3" w:rsidRDefault="00F019B3">
      <w:pPr>
        <w:spacing w:before="100" w:beforeAutospacing="1" w:after="100" w:afterAutospacing="1" w:line="360" w:lineRule="auto"/>
        <w:jc w:val="both"/>
        <w:rPr>
          <w:ins w:id="1925" w:author="Юлия Новокшанова" w:date="2020-02-23T21:04:00Z"/>
          <w:rFonts w:ascii="Times New Roman" w:eastAsia="Times New Roman" w:hAnsi="Times New Roman" w:cs="Times New Roman"/>
          <w:sz w:val="28"/>
          <w:szCs w:val="28"/>
          <w:lang w:eastAsia="ru-RU"/>
        </w:rPr>
      </w:pPr>
    </w:p>
    <w:p w14:paraId="17688144" w14:textId="77777777" w:rsidR="00F019B3" w:rsidRPr="00630D51" w:rsidRDefault="00F019B3">
      <w:pPr>
        <w:spacing w:before="100" w:beforeAutospacing="1" w:after="100" w:afterAutospacing="1" w:line="360" w:lineRule="auto"/>
        <w:jc w:val="both"/>
        <w:rPr>
          <w:ins w:id="1926" w:author="Юлия Новокшанова" w:date="2020-02-23T21:04:00Z"/>
          <w:rFonts w:ascii="Times New Roman" w:eastAsia="Times New Roman" w:hAnsi="Times New Roman" w:cs="Times New Roman"/>
          <w:sz w:val="28"/>
          <w:szCs w:val="28"/>
          <w:lang w:eastAsia="ru-RU"/>
          <w:rPrChange w:id="1927" w:author="Юлия Новокшанова" w:date="2020-02-09T13:06:00Z">
            <w:rPr>
              <w:ins w:id="1928" w:author="Юлия Новокшанова" w:date="2020-02-23T21:04:00Z"/>
              <w:rFonts w:ascii="Times New Roman" w:eastAsia="Times New Roman" w:hAnsi="Times New Roman" w:cs="Times New Roman"/>
              <w:lang w:eastAsia="ru-RU"/>
            </w:rPr>
          </w:rPrChange>
        </w:rPr>
        <w:pPrChange w:id="1929" w:author="Юлия Новокшанова" w:date="2020-02-09T13:07:00Z">
          <w:pPr>
            <w:spacing w:before="100" w:beforeAutospacing="1" w:after="100" w:afterAutospacing="1"/>
          </w:pPr>
        </w:pPrChange>
      </w:pPr>
    </w:p>
    <w:p w14:paraId="1F33D018" w14:textId="77777777" w:rsidR="00667D61" w:rsidRDefault="00667D61">
      <w:pPr>
        <w:spacing w:before="100" w:beforeAutospacing="1" w:after="100" w:afterAutospacing="1" w:line="360" w:lineRule="auto"/>
        <w:jc w:val="both"/>
        <w:rPr>
          <w:ins w:id="1930" w:author="Юлия Новокшанова" w:date="2020-02-23T20:58:00Z"/>
          <w:rFonts w:ascii="Times New Roman" w:eastAsia="Times New Roman" w:hAnsi="Times New Roman" w:cs="Times New Roman"/>
          <w:sz w:val="28"/>
          <w:szCs w:val="28"/>
          <w:lang w:eastAsia="ru-RU"/>
        </w:rPr>
      </w:pPr>
      <w:r w:rsidRPr="00630D51">
        <w:rPr>
          <w:rFonts w:ascii="Times New Roman" w:eastAsia="Times New Roman" w:hAnsi="Times New Roman" w:cs="Times New Roman"/>
          <w:sz w:val="28"/>
          <w:szCs w:val="28"/>
          <w:lang w:eastAsia="ru-RU"/>
          <w:rPrChange w:id="1931" w:author="Юлия Новокшанова" w:date="2020-02-09T13:06:00Z">
            <w:rPr>
              <w:rFonts w:ascii="Times New Roman" w:eastAsia="Times New Roman" w:hAnsi="Times New Roman" w:cs="Times New Roman"/>
              <w:sz w:val="22"/>
              <w:szCs w:val="22"/>
              <w:lang w:eastAsia="ru-RU"/>
            </w:rPr>
          </w:rPrChange>
        </w:rPr>
        <w:t xml:space="preserve">Заключение </w:t>
      </w:r>
      <w:ins w:id="1932" w:author="Юлия Новокшанова" w:date="2020-02-23T20:58:00Z">
        <w:r w:rsidR="001466E0">
          <w:rPr>
            <w:rFonts w:ascii="Times New Roman" w:eastAsia="Times New Roman" w:hAnsi="Times New Roman" w:cs="Times New Roman"/>
            <w:sz w:val="28"/>
            <w:szCs w:val="28"/>
            <w:lang w:eastAsia="ru-RU"/>
          </w:rPr>
          <w:t>:</w:t>
        </w:r>
      </w:ins>
    </w:p>
    <w:p w14:paraId="21C2D9A6" w14:textId="77777777" w:rsidR="001466E0" w:rsidRPr="00F019B3" w:rsidRDefault="001466E0">
      <w:pPr>
        <w:spacing w:before="100" w:beforeAutospacing="1" w:after="100" w:afterAutospacing="1" w:line="360" w:lineRule="auto"/>
        <w:jc w:val="both"/>
        <w:rPr>
          <w:rFonts w:ascii="Times New Roman" w:eastAsia="Times New Roman" w:hAnsi="Times New Roman" w:cs="Times New Roman"/>
          <w:sz w:val="28"/>
          <w:szCs w:val="28"/>
          <w:lang w:eastAsia="ru-RU"/>
          <w:rPrChange w:id="1933" w:author="Юлия Новокшанова" w:date="2020-02-23T21:00:00Z">
            <w:rPr>
              <w:rFonts w:ascii="Times New Roman" w:eastAsia="Times New Roman" w:hAnsi="Times New Roman" w:cs="Times New Roman"/>
              <w:lang w:eastAsia="ru-RU"/>
            </w:rPr>
          </w:rPrChange>
        </w:rPr>
        <w:pPrChange w:id="1934" w:author="Юлия Новокшанова" w:date="2020-02-09T13:07:00Z">
          <w:pPr>
            <w:spacing w:before="100" w:beforeAutospacing="1" w:after="100" w:afterAutospacing="1"/>
          </w:pPr>
        </w:pPrChange>
      </w:pPr>
      <w:ins w:id="1935" w:author="Юлия Новокшанова" w:date="2020-02-23T20:58:00Z">
        <w:r>
          <w:rPr>
            <w:rFonts w:ascii="Times New Roman" w:eastAsia="Times New Roman" w:hAnsi="Times New Roman" w:cs="Times New Roman"/>
            <w:sz w:val="28"/>
            <w:szCs w:val="28"/>
            <w:lang w:eastAsia="ru-RU"/>
          </w:rPr>
          <w:lastRenderedPageBreak/>
          <w:t xml:space="preserve">За время </w:t>
        </w:r>
        <w:r w:rsidR="00F019B3">
          <w:rPr>
            <w:rFonts w:ascii="Times New Roman" w:eastAsia="Times New Roman" w:hAnsi="Times New Roman" w:cs="Times New Roman"/>
            <w:sz w:val="28"/>
            <w:szCs w:val="28"/>
            <w:lang w:eastAsia="ru-RU"/>
          </w:rPr>
          <w:t>написан</w:t>
        </w:r>
      </w:ins>
      <w:ins w:id="1936" w:author="Юлия Новокшанова" w:date="2020-02-23T20:59:00Z">
        <w:r w:rsidR="00F019B3">
          <w:rPr>
            <w:rFonts w:ascii="Times New Roman" w:eastAsia="Times New Roman" w:hAnsi="Times New Roman" w:cs="Times New Roman"/>
            <w:sz w:val="28"/>
            <w:szCs w:val="28"/>
            <w:lang w:eastAsia="ru-RU"/>
          </w:rPr>
          <w:t xml:space="preserve">ие программы я не только хорошо проводил время, но и изучал то, что раньше для меня было непонятным. Я впервые работал с </w:t>
        </w:r>
      </w:ins>
      <w:ins w:id="1937" w:author="Юлия Новокшанова" w:date="2020-02-23T21:00:00Z">
        <w:r w:rsidR="00F019B3">
          <w:rPr>
            <w:rFonts w:ascii="Times New Roman" w:eastAsia="Times New Roman" w:hAnsi="Times New Roman" w:cs="Times New Roman"/>
            <w:sz w:val="28"/>
            <w:szCs w:val="28"/>
            <w:lang w:val="en-US" w:eastAsia="ru-RU"/>
          </w:rPr>
          <w:t>HTML</w:t>
        </w:r>
        <w:r w:rsidR="00F019B3" w:rsidRPr="00F019B3">
          <w:rPr>
            <w:rFonts w:ascii="Times New Roman" w:eastAsia="Times New Roman" w:hAnsi="Times New Roman" w:cs="Times New Roman"/>
            <w:sz w:val="28"/>
            <w:szCs w:val="28"/>
            <w:lang w:eastAsia="ru-RU"/>
            <w:rPrChange w:id="1938" w:author="Юлия Новокшанова" w:date="2020-02-23T21:00:00Z">
              <w:rPr>
                <w:rFonts w:ascii="Times New Roman" w:eastAsia="Times New Roman" w:hAnsi="Times New Roman" w:cs="Times New Roman"/>
                <w:sz w:val="28"/>
                <w:szCs w:val="28"/>
                <w:lang w:val="en-US" w:eastAsia="ru-RU"/>
              </w:rPr>
            </w:rPrChange>
          </w:rPr>
          <w:t xml:space="preserve"> </w:t>
        </w:r>
        <w:r w:rsidR="00F019B3">
          <w:rPr>
            <w:rFonts w:ascii="Times New Roman" w:eastAsia="Times New Roman" w:hAnsi="Times New Roman" w:cs="Times New Roman"/>
            <w:sz w:val="28"/>
            <w:szCs w:val="28"/>
            <w:lang w:eastAsia="ru-RU"/>
          </w:rPr>
          <w:t xml:space="preserve">кодом страницы сайта клиники и </w:t>
        </w:r>
      </w:ins>
      <w:ins w:id="1939" w:author="Юлия Новокшанова" w:date="2020-02-23T21:01:00Z">
        <w:r w:rsidR="00F019B3">
          <w:rPr>
            <w:rFonts w:ascii="Times New Roman" w:eastAsia="Times New Roman" w:hAnsi="Times New Roman" w:cs="Times New Roman"/>
            <w:sz w:val="28"/>
            <w:szCs w:val="28"/>
            <w:lang w:eastAsia="ru-RU"/>
          </w:rPr>
          <w:t>интерфейса моего веб-приложения</w:t>
        </w:r>
      </w:ins>
      <w:ins w:id="1940" w:author="Юлия Новокшанова" w:date="2020-02-23T21:02:00Z">
        <w:r w:rsidR="00F019B3">
          <w:rPr>
            <w:rFonts w:ascii="Times New Roman" w:eastAsia="Times New Roman" w:hAnsi="Times New Roman" w:cs="Times New Roman"/>
            <w:sz w:val="28"/>
            <w:szCs w:val="28"/>
            <w:lang w:eastAsia="ru-RU"/>
          </w:rPr>
          <w:t>.</w:t>
        </w:r>
      </w:ins>
    </w:p>
    <w:tbl>
      <w:tblPr>
        <w:tblW w:w="0" w:type="auto"/>
        <w:tblCellMar>
          <w:top w:w="15" w:type="dxa"/>
          <w:left w:w="15" w:type="dxa"/>
          <w:bottom w:w="15" w:type="dxa"/>
          <w:right w:w="15" w:type="dxa"/>
        </w:tblCellMar>
        <w:tblLook w:val="04A0" w:firstRow="1" w:lastRow="0" w:firstColumn="1" w:lastColumn="0" w:noHBand="0" w:noVBand="1"/>
      </w:tblPr>
      <w:tblGrid>
        <w:gridCol w:w="9343"/>
      </w:tblGrid>
      <w:tr w:rsidR="00667D61" w:rsidRPr="00630D51" w:rsidDel="00FE4A5E" w14:paraId="2015F1AF" w14:textId="77777777" w:rsidTr="00667D61">
        <w:trPr>
          <w:del w:id="1941" w:author="Юлия Новокшанова" w:date="2020-02-23T12:24:00Z"/>
        </w:trPr>
        <w:tc>
          <w:tcPr>
            <w:tcW w:w="0" w:type="auto"/>
            <w:tcBorders>
              <w:top w:val="single" w:sz="2" w:space="0" w:color="auto"/>
              <w:left w:val="single" w:sz="2" w:space="0" w:color="000000"/>
              <w:bottom w:val="single" w:sz="2" w:space="0" w:color="000000"/>
              <w:right w:val="single" w:sz="2" w:space="0" w:color="000000"/>
            </w:tcBorders>
            <w:shd w:val="clear" w:color="auto" w:fill="FFFFFF"/>
            <w:vAlign w:val="center"/>
            <w:hideMark/>
          </w:tcPr>
          <w:p w14:paraId="4B24803C" w14:textId="77777777" w:rsidR="00667D61" w:rsidRPr="00630D51" w:rsidDel="00FE4A5E" w:rsidRDefault="00667D61">
            <w:pPr>
              <w:spacing w:before="100" w:beforeAutospacing="1" w:after="100" w:afterAutospacing="1" w:line="360" w:lineRule="auto"/>
              <w:jc w:val="both"/>
              <w:rPr>
                <w:del w:id="1942" w:author="Юлия Новокшанова" w:date="2020-02-23T12:24:00Z"/>
                <w:rFonts w:ascii="Times New Roman" w:eastAsia="Times New Roman" w:hAnsi="Times New Roman" w:cs="Times New Roman"/>
                <w:sz w:val="28"/>
                <w:szCs w:val="28"/>
                <w:lang w:eastAsia="ru-RU"/>
                <w:rPrChange w:id="1943" w:author="Юлия Новокшанова" w:date="2020-02-09T13:06:00Z">
                  <w:rPr>
                    <w:del w:id="1944" w:author="Юлия Новокшанова" w:date="2020-02-23T12:24:00Z"/>
                    <w:rFonts w:ascii="Times New Roman" w:eastAsia="Times New Roman" w:hAnsi="Times New Roman" w:cs="Times New Roman"/>
                    <w:lang w:eastAsia="ru-RU"/>
                  </w:rPr>
                </w:rPrChange>
              </w:rPr>
              <w:pPrChange w:id="1945" w:author="Юлия Новокшанова" w:date="2020-02-09T13:07:00Z">
                <w:pPr>
                  <w:spacing w:before="100" w:beforeAutospacing="1" w:after="100" w:afterAutospacing="1"/>
                </w:pPr>
              </w:pPrChange>
            </w:pPr>
            <w:del w:id="1946" w:author="Юлия Новокшанова" w:date="2020-02-23T12:24:00Z">
              <w:r w:rsidRPr="00630D51" w:rsidDel="00FE4A5E">
                <w:rPr>
                  <w:rFonts w:ascii="Times New Roman" w:eastAsia="Times New Roman" w:hAnsi="Times New Roman" w:cs="Times New Roman"/>
                  <w:sz w:val="28"/>
                  <w:szCs w:val="28"/>
                  <w:lang w:eastAsia="ru-RU"/>
                  <w:rPrChange w:id="1947" w:author="Юлия Новокшанова" w:date="2020-02-09T13:06:00Z">
                    <w:rPr>
                      <w:rFonts w:ascii="Times New Roman" w:eastAsia="Times New Roman" w:hAnsi="Times New Roman" w:cs="Times New Roman"/>
                      <w:sz w:val="22"/>
                      <w:szCs w:val="22"/>
                      <w:lang w:eastAsia="ru-RU"/>
                    </w:rPr>
                  </w:rPrChange>
                </w:rPr>
                <w:delText xml:space="preserve">Работать над созданием приложения было интересно и познавательно. В итоге у меня получалось создать полноценный фоторедактор, который бы удовлетворял желания пользователя. </w:delText>
              </w:r>
            </w:del>
          </w:p>
          <w:p w14:paraId="525849D9" w14:textId="77777777" w:rsidR="00667D61" w:rsidRPr="00630D51" w:rsidDel="00FE4A5E" w:rsidRDefault="00667D61">
            <w:pPr>
              <w:spacing w:before="100" w:beforeAutospacing="1" w:after="100" w:afterAutospacing="1" w:line="360" w:lineRule="auto"/>
              <w:jc w:val="both"/>
              <w:rPr>
                <w:del w:id="1948" w:author="Юлия Новокшанова" w:date="2020-02-23T12:24:00Z"/>
                <w:rFonts w:ascii="Times New Roman" w:eastAsia="Times New Roman" w:hAnsi="Times New Roman" w:cs="Times New Roman"/>
                <w:sz w:val="28"/>
                <w:szCs w:val="28"/>
                <w:lang w:eastAsia="ru-RU"/>
                <w:rPrChange w:id="1949" w:author="Юлия Новокшанова" w:date="2020-02-09T13:06:00Z">
                  <w:rPr>
                    <w:del w:id="1950" w:author="Юлия Новокшанова" w:date="2020-02-23T12:24:00Z"/>
                    <w:rFonts w:ascii="Times New Roman" w:eastAsia="Times New Roman" w:hAnsi="Times New Roman" w:cs="Times New Roman"/>
                    <w:lang w:eastAsia="ru-RU"/>
                  </w:rPr>
                </w:rPrChange>
              </w:rPr>
              <w:pPrChange w:id="1951" w:author="Юлия Новокшанова" w:date="2020-02-09T13:07:00Z">
                <w:pPr>
                  <w:spacing w:before="100" w:beforeAutospacing="1" w:after="100" w:afterAutospacing="1"/>
                </w:pPr>
              </w:pPrChange>
            </w:pPr>
            <w:del w:id="1952" w:author="Юлия Новокшанова" w:date="2020-02-23T12:24:00Z">
              <w:r w:rsidRPr="00630D51" w:rsidDel="00FE4A5E">
                <w:rPr>
                  <w:rFonts w:ascii="Times New Roman" w:eastAsia="Times New Roman" w:hAnsi="Times New Roman" w:cs="Times New Roman"/>
                  <w:sz w:val="28"/>
                  <w:szCs w:val="28"/>
                  <w:lang w:eastAsia="ru-RU"/>
                  <w:rPrChange w:id="1953" w:author="Юлия Новокшанова" w:date="2020-02-09T13:06:00Z">
                    <w:rPr>
                      <w:rFonts w:ascii="Times New Roman" w:eastAsia="Times New Roman" w:hAnsi="Times New Roman" w:cs="Times New Roman"/>
                      <w:sz w:val="22"/>
                      <w:szCs w:val="22"/>
                      <w:lang w:eastAsia="ru-RU"/>
                    </w:rPr>
                  </w:rPrChange>
                </w:rPr>
                <w:delText xml:space="preserve">Были добавлены такие функции как: стикеры, текст, кисть, </w:delText>
              </w:r>
            </w:del>
          </w:p>
        </w:tc>
      </w:tr>
      <w:tr w:rsidR="00667D61" w:rsidRPr="00630D51" w:rsidDel="00FE4A5E" w14:paraId="726FCA9D" w14:textId="77777777" w:rsidTr="00667D61">
        <w:trPr>
          <w:del w:id="1954" w:author="Юлия Новокшанова" w:date="2020-02-23T12:24:00Z"/>
        </w:trPr>
        <w:tc>
          <w:tcPr>
            <w:tcW w:w="0" w:type="auto"/>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4E596FA" w14:textId="77777777" w:rsidR="00667D61" w:rsidRPr="00630D51" w:rsidDel="00FE4A5E" w:rsidRDefault="00667D61">
            <w:pPr>
              <w:spacing w:before="100" w:beforeAutospacing="1" w:after="100" w:afterAutospacing="1" w:line="360" w:lineRule="auto"/>
              <w:jc w:val="both"/>
              <w:rPr>
                <w:del w:id="1955" w:author="Юлия Новокшанова" w:date="2020-02-23T12:24:00Z"/>
                <w:rFonts w:ascii="Times New Roman" w:eastAsia="Times New Roman" w:hAnsi="Times New Roman" w:cs="Times New Roman"/>
                <w:sz w:val="28"/>
                <w:szCs w:val="28"/>
                <w:lang w:eastAsia="ru-RU"/>
                <w:rPrChange w:id="1956" w:author="Юлия Новокшанова" w:date="2020-02-09T13:06:00Z">
                  <w:rPr>
                    <w:del w:id="1957" w:author="Юлия Новокшанова" w:date="2020-02-23T12:24:00Z"/>
                    <w:rFonts w:ascii="Times New Roman" w:eastAsia="Times New Roman" w:hAnsi="Times New Roman" w:cs="Times New Roman"/>
                    <w:lang w:eastAsia="ru-RU"/>
                  </w:rPr>
                </w:rPrChange>
              </w:rPr>
              <w:pPrChange w:id="1958" w:author="Юлия Новокшанова" w:date="2020-02-09T13:07:00Z">
                <w:pPr>
                  <w:spacing w:before="100" w:beforeAutospacing="1" w:after="100" w:afterAutospacing="1"/>
                </w:pPr>
              </w:pPrChange>
            </w:pPr>
            <w:del w:id="1959" w:author="Юлия Новокшанова" w:date="2020-02-23T12:24:00Z">
              <w:r w:rsidRPr="00630D51" w:rsidDel="00FE4A5E">
                <w:rPr>
                  <w:rFonts w:ascii="Times New Roman" w:eastAsia="Times New Roman" w:hAnsi="Times New Roman" w:cs="Times New Roman"/>
                  <w:sz w:val="28"/>
                  <w:szCs w:val="28"/>
                  <w:lang w:eastAsia="ru-RU"/>
                  <w:rPrChange w:id="1960" w:author="Юлия Новокшанова" w:date="2020-02-09T13:06:00Z">
                    <w:rPr>
                      <w:rFonts w:ascii="Times New Roman" w:eastAsia="Times New Roman" w:hAnsi="Times New Roman" w:cs="Times New Roman"/>
                      <w:sz w:val="22"/>
                      <w:szCs w:val="22"/>
                      <w:lang w:eastAsia="ru-RU"/>
                    </w:rPr>
                  </w:rPrChange>
                </w:rPr>
                <w:delText xml:space="preserve">фильтры, уровни, дизайн, микс, share в социальные сети и онлайн- лента публикаций. </w:delText>
              </w:r>
            </w:del>
          </w:p>
          <w:p w14:paraId="76DDA479" w14:textId="77777777" w:rsidR="00667D61" w:rsidRPr="00630D51" w:rsidDel="00FE4A5E" w:rsidRDefault="00667D61">
            <w:pPr>
              <w:spacing w:before="100" w:beforeAutospacing="1" w:after="100" w:afterAutospacing="1" w:line="360" w:lineRule="auto"/>
              <w:jc w:val="both"/>
              <w:rPr>
                <w:del w:id="1961" w:author="Юлия Новокшанова" w:date="2020-02-23T12:24:00Z"/>
                <w:rFonts w:ascii="Times New Roman" w:eastAsia="Times New Roman" w:hAnsi="Times New Roman" w:cs="Times New Roman"/>
                <w:sz w:val="28"/>
                <w:szCs w:val="28"/>
                <w:lang w:eastAsia="ru-RU"/>
                <w:rPrChange w:id="1962" w:author="Юлия Новокшанова" w:date="2020-02-09T13:06:00Z">
                  <w:rPr>
                    <w:del w:id="1963" w:author="Юлия Новокшанова" w:date="2020-02-23T12:24:00Z"/>
                    <w:rFonts w:ascii="Times New Roman" w:eastAsia="Times New Roman" w:hAnsi="Times New Roman" w:cs="Times New Roman"/>
                    <w:lang w:eastAsia="ru-RU"/>
                  </w:rPr>
                </w:rPrChange>
              </w:rPr>
              <w:pPrChange w:id="1964" w:author="Юлия Новокшанова" w:date="2020-02-09T13:07:00Z">
                <w:pPr>
                  <w:spacing w:before="100" w:beforeAutospacing="1" w:after="100" w:afterAutospacing="1"/>
                </w:pPr>
              </w:pPrChange>
            </w:pPr>
            <w:del w:id="1965" w:author="Юлия Новокшанова" w:date="2020-02-23T12:24:00Z">
              <w:r w:rsidRPr="00630D51" w:rsidDel="00FE4A5E">
                <w:rPr>
                  <w:rFonts w:ascii="Times New Roman" w:eastAsia="Times New Roman" w:hAnsi="Times New Roman" w:cs="Times New Roman"/>
                  <w:sz w:val="28"/>
                  <w:szCs w:val="28"/>
                  <w:lang w:eastAsia="ru-RU"/>
                  <w:rPrChange w:id="1966" w:author="Юлия Новокшанова" w:date="2020-02-09T13:06:00Z">
                    <w:rPr>
                      <w:rFonts w:ascii="Times New Roman" w:eastAsia="Times New Roman" w:hAnsi="Times New Roman" w:cs="Times New Roman"/>
                      <w:sz w:val="22"/>
                      <w:szCs w:val="22"/>
                      <w:lang w:eastAsia="ru-RU"/>
                    </w:rPr>
                  </w:rPrChange>
                </w:rPr>
                <w:delText xml:space="preserve">Приложение работает в связке с веб-сервером. Именно это позволило создать ленту с фотографиями пользователей. </w:delText>
              </w:r>
            </w:del>
          </w:p>
          <w:p w14:paraId="2FFBA3E1" w14:textId="77777777" w:rsidR="00667D61" w:rsidRPr="00630D51" w:rsidDel="00FE4A5E" w:rsidRDefault="00667D61">
            <w:pPr>
              <w:spacing w:before="100" w:beforeAutospacing="1" w:after="100" w:afterAutospacing="1" w:line="360" w:lineRule="auto"/>
              <w:jc w:val="both"/>
              <w:rPr>
                <w:del w:id="1967" w:author="Юлия Новокшанова" w:date="2020-02-23T12:24:00Z"/>
                <w:rFonts w:ascii="Times New Roman" w:eastAsia="Times New Roman" w:hAnsi="Times New Roman" w:cs="Times New Roman"/>
                <w:sz w:val="28"/>
                <w:szCs w:val="28"/>
                <w:lang w:eastAsia="ru-RU"/>
                <w:rPrChange w:id="1968" w:author="Юлия Новокшанова" w:date="2020-02-09T13:06:00Z">
                  <w:rPr>
                    <w:del w:id="1969" w:author="Юлия Новокшанова" w:date="2020-02-23T12:24:00Z"/>
                    <w:rFonts w:ascii="Times New Roman" w:eastAsia="Times New Roman" w:hAnsi="Times New Roman" w:cs="Times New Roman"/>
                    <w:lang w:eastAsia="ru-RU"/>
                  </w:rPr>
                </w:rPrChange>
              </w:rPr>
              <w:pPrChange w:id="1970" w:author="Юлия Новокшанова" w:date="2020-02-09T13:07:00Z">
                <w:pPr>
                  <w:spacing w:before="100" w:beforeAutospacing="1" w:after="100" w:afterAutospacing="1"/>
                </w:pPr>
              </w:pPrChange>
            </w:pPr>
            <w:del w:id="1971" w:author="Юлия Новокшанова" w:date="2020-02-23T12:24:00Z">
              <w:r w:rsidRPr="00630D51" w:rsidDel="00FE4A5E">
                <w:rPr>
                  <w:rFonts w:ascii="Times New Roman" w:eastAsia="Times New Roman" w:hAnsi="Times New Roman" w:cs="Times New Roman"/>
                  <w:sz w:val="28"/>
                  <w:szCs w:val="28"/>
                  <w:lang w:eastAsia="ru-RU"/>
                  <w:rPrChange w:id="1972" w:author="Юлия Новокшанова" w:date="2020-02-09T13:06:00Z">
                    <w:rPr>
                      <w:rFonts w:ascii="Times New Roman" w:eastAsia="Times New Roman" w:hAnsi="Times New Roman" w:cs="Times New Roman"/>
                      <w:sz w:val="22"/>
                      <w:szCs w:val="22"/>
                      <w:lang w:eastAsia="ru-RU"/>
                    </w:rPr>
                  </w:rPrChange>
                </w:rPr>
                <w:delText xml:space="preserve">В будущем хотелось бы расширить возможности приложения. Помимо фотографий можно было бы создавать собственные короткие анимации. А видео получалось бы при добавлении аудио - дорожки к ним. Музыку можно будет выбирать из трек-листа пользователя из его любимой социальной сети или создать самому из набора готовых сэмплов. </w:delText>
              </w:r>
            </w:del>
          </w:p>
          <w:p w14:paraId="63CAB432" w14:textId="77777777" w:rsidR="00667D61" w:rsidRPr="00630D51" w:rsidDel="00FE4A5E" w:rsidRDefault="00667D61">
            <w:pPr>
              <w:spacing w:before="100" w:beforeAutospacing="1" w:after="100" w:afterAutospacing="1" w:line="360" w:lineRule="auto"/>
              <w:jc w:val="both"/>
              <w:rPr>
                <w:del w:id="1973" w:author="Юлия Новокшанова" w:date="2020-02-23T12:24:00Z"/>
                <w:rFonts w:ascii="Times New Roman" w:eastAsia="Times New Roman" w:hAnsi="Times New Roman" w:cs="Times New Roman"/>
                <w:sz w:val="28"/>
                <w:szCs w:val="28"/>
                <w:lang w:eastAsia="ru-RU"/>
                <w:rPrChange w:id="1974" w:author="Юлия Новокшанова" w:date="2020-02-09T13:06:00Z">
                  <w:rPr>
                    <w:del w:id="1975" w:author="Юлия Новокшанова" w:date="2020-02-23T12:24:00Z"/>
                    <w:rFonts w:ascii="Times New Roman" w:eastAsia="Times New Roman" w:hAnsi="Times New Roman" w:cs="Times New Roman"/>
                    <w:lang w:eastAsia="ru-RU"/>
                  </w:rPr>
                </w:rPrChange>
              </w:rPr>
              <w:pPrChange w:id="1976" w:author="Юлия Новокшанова" w:date="2020-02-09T13:07:00Z">
                <w:pPr>
                  <w:spacing w:before="100" w:beforeAutospacing="1" w:after="100" w:afterAutospacing="1"/>
                </w:pPr>
              </w:pPrChange>
            </w:pPr>
            <w:del w:id="1977" w:author="Юлия Новокшанова" w:date="2020-02-23T12:24:00Z">
              <w:r w:rsidRPr="00630D51" w:rsidDel="00FE4A5E">
                <w:rPr>
                  <w:rFonts w:ascii="Times New Roman" w:eastAsia="Times New Roman" w:hAnsi="Times New Roman" w:cs="Times New Roman"/>
                  <w:sz w:val="28"/>
                  <w:szCs w:val="28"/>
                  <w:lang w:eastAsia="ru-RU"/>
                  <w:rPrChange w:id="1978" w:author="Юлия Новокшанова" w:date="2020-02-09T13:06:00Z">
                    <w:rPr>
                      <w:rFonts w:ascii="Times New Roman" w:eastAsia="Times New Roman" w:hAnsi="Times New Roman" w:cs="Times New Roman"/>
                      <w:sz w:val="22"/>
                      <w:szCs w:val="22"/>
                      <w:lang w:eastAsia="ru-RU"/>
                    </w:rPr>
                  </w:rPrChange>
                </w:rPr>
                <w:delText xml:space="preserve">Также ясно, что увлеченному пользователю всегда будет мало предоставленных функций, поэтому появится возможность создания собственных алгоритмов для фильтров и стикеров. Последние можно будет искать в поисковой выдаче google, не покидай приложение. </w:delText>
              </w:r>
            </w:del>
          </w:p>
        </w:tc>
      </w:tr>
      <w:tr w:rsidR="00667D61" w:rsidRPr="00630D51" w:rsidDel="00FE4A5E" w14:paraId="76BD8F69" w14:textId="77777777" w:rsidTr="00667D61">
        <w:trPr>
          <w:del w:id="1979" w:author="Юлия Новокшанова" w:date="2020-02-23T12:24:00Z"/>
        </w:trPr>
        <w:tc>
          <w:tcPr>
            <w:tcW w:w="0" w:type="auto"/>
            <w:tcBorders>
              <w:top w:val="single" w:sz="2" w:space="0" w:color="000000"/>
              <w:left w:val="single" w:sz="2" w:space="0" w:color="000000"/>
              <w:bottom w:val="single" w:sz="2" w:space="0" w:color="auto"/>
              <w:right w:val="single" w:sz="2" w:space="0" w:color="000000"/>
            </w:tcBorders>
            <w:shd w:val="clear" w:color="auto" w:fill="FFFFFF"/>
            <w:vAlign w:val="center"/>
            <w:hideMark/>
          </w:tcPr>
          <w:p w14:paraId="45BCCAD1" w14:textId="77777777" w:rsidR="00667D61" w:rsidRPr="00630D51" w:rsidDel="00FE4A5E" w:rsidRDefault="00667D61">
            <w:pPr>
              <w:spacing w:before="100" w:beforeAutospacing="1" w:after="100" w:afterAutospacing="1" w:line="360" w:lineRule="auto"/>
              <w:jc w:val="both"/>
              <w:rPr>
                <w:del w:id="1980" w:author="Юлия Новокшанова" w:date="2020-02-23T12:24:00Z"/>
                <w:rFonts w:ascii="Times New Roman" w:eastAsia="Times New Roman" w:hAnsi="Times New Roman" w:cs="Times New Roman"/>
                <w:sz w:val="28"/>
                <w:szCs w:val="28"/>
                <w:lang w:eastAsia="ru-RU"/>
                <w:rPrChange w:id="1981" w:author="Юлия Новокшанова" w:date="2020-02-09T13:06:00Z">
                  <w:rPr>
                    <w:del w:id="1982" w:author="Юлия Новокшанова" w:date="2020-02-23T12:24:00Z"/>
                    <w:rFonts w:ascii="Times New Roman" w:eastAsia="Times New Roman" w:hAnsi="Times New Roman" w:cs="Times New Roman"/>
                    <w:lang w:eastAsia="ru-RU"/>
                  </w:rPr>
                </w:rPrChange>
              </w:rPr>
              <w:pPrChange w:id="1983" w:author="Юлия Новокшанова" w:date="2020-02-09T13:07:00Z">
                <w:pPr>
                  <w:spacing w:before="100" w:beforeAutospacing="1" w:after="100" w:afterAutospacing="1"/>
                </w:pPr>
              </w:pPrChange>
            </w:pPr>
            <w:del w:id="1984" w:author="Юлия Новокшанова" w:date="2020-02-23T12:24:00Z">
              <w:r w:rsidRPr="00630D51" w:rsidDel="00FE4A5E">
                <w:rPr>
                  <w:rFonts w:ascii="Times New Roman" w:eastAsia="Times New Roman" w:hAnsi="Times New Roman" w:cs="Times New Roman"/>
                  <w:sz w:val="28"/>
                  <w:szCs w:val="28"/>
                  <w:lang w:eastAsia="ru-RU"/>
                  <w:rPrChange w:id="1985" w:author="Юлия Новокшанова" w:date="2020-02-09T13:06:00Z">
                    <w:rPr>
                      <w:rFonts w:ascii="Times New Roman" w:eastAsia="Times New Roman" w:hAnsi="Times New Roman" w:cs="Times New Roman"/>
                      <w:sz w:val="22"/>
                      <w:szCs w:val="22"/>
                      <w:lang w:eastAsia="ru-RU"/>
                    </w:rPr>
                  </w:rPrChange>
                </w:rPr>
                <w:delText xml:space="preserve">В идеале планируется создать систему, где в формате drag'n'drop можно было бы перемещать блоки с действиями и составлять готовые сценарии для редактирования. </w:delText>
              </w:r>
            </w:del>
          </w:p>
        </w:tc>
      </w:tr>
    </w:tbl>
    <w:p w14:paraId="6133A707" w14:textId="77777777" w:rsidR="00667D61" w:rsidRPr="00630D51" w:rsidDel="00FE4A5E" w:rsidRDefault="00667D61">
      <w:pPr>
        <w:spacing w:before="100" w:beforeAutospacing="1" w:after="100" w:afterAutospacing="1" w:line="360" w:lineRule="auto"/>
        <w:jc w:val="both"/>
        <w:rPr>
          <w:del w:id="1986" w:author="Юлия Новокшанова" w:date="2020-02-23T12:24:00Z"/>
          <w:rFonts w:ascii="Times New Roman" w:eastAsia="Times New Roman" w:hAnsi="Times New Roman" w:cs="Times New Roman"/>
          <w:sz w:val="28"/>
          <w:szCs w:val="28"/>
          <w:lang w:eastAsia="ru-RU"/>
          <w:rPrChange w:id="1987" w:author="Юлия Новокшанова" w:date="2020-02-09T13:06:00Z">
            <w:rPr>
              <w:del w:id="1988" w:author="Юлия Новокшанова" w:date="2020-02-23T12:24:00Z"/>
              <w:rFonts w:ascii="Times New Roman" w:eastAsia="Times New Roman" w:hAnsi="Times New Roman" w:cs="Times New Roman"/>
              <w:lang w:eastAsia="ru-RU"/>
            </w:rPr>
          </w:rPrChange>
        </w:rPr>
        <w:pPrChange w:id="1989" w:author="Юлия Новокшанова" w:date="2020-02-09T13:07:00Z">
          <w:pPr>
            <w:spacing w:before="100" w:beforeAutospacing="1" w:after="100" w:afterAutospacing="1"/>
          </w:pPr>
        </w:pPrChange>
      </w:pPr>
      <w:del w:id="1990" w:author="Юлия Новокшанова" w:date="2020-02-23T12:24:00Z">
        <w:r w:rsidRPr="00630D51" w:rsidDel="00FE4A5E">
          <w:rPr>
            <w:rFonts w:ascii="Times New Roman" w:eastAsia="Times New Roman" w:hAnsi="Times New Roman" w:cs="Times New Roman"/>
            <w:sz w:val="28"/>
            <w:szCs w:val="28"/>
            <w:lang w:eastAsia="ru-RU"/>
            <w:rPrChange w:id="1991" w:author="Юлия Новокшанова" w:date="2020-02-09T13:06:00Z">
              <w:rPr>
                <w:rFonts w:ascii="Times New Roman" w:eastAsia="Times New Roman" w:hAnsi="Times New Roman" w:cs="Times New Roman"/>
                <w:sz w:val="22"/>
                <w:szCs w:val="22"/>
                <w:lang w:eastAsia="ru-RU"/>
              </w:rPr>
            </w:rPrChange>
          </w:rPr>
          <w:delText xml:space="preserve">В ходе данной исследовательской работы были рассмотрены и проанализированы разные алгоритмы преобразования фотографий, </w:delText>
        </w:r>
      </w:del>
    </w:p>
    <w:p w14:paraId="159BA95D" w14:textId="77777777" w:rsidR="00667D61" w:rsidRPr="00630D51" w:rsidDel="00FE4A5E" w:rsidRDefault="00667D61">
      <w:pPr>
        <w:spacing w:before="100" w:beforeAutospacing="1" w:after="100" w:afterAutospacing="1" w:line="360" w:lineRule="auto"/>
        <w:jc w:val="both"/>
        <w:rPr>
          <w:del w:id="1992" w:author="Юлия Новокшанова" w:date="2020-02-23T12:24:00Z"/>
          <w:rFonts w:ascii="Times New Roman" w:eastAsia="Times New Roman" w:hAnsi="Times New Roman" w:cs="Times New Roman"/>
          <w:sz w:val="28"/>
          <w:szCs w:val="28"/>
          <w:lang w:eastAsia="ru-RU"/>
          <w:rPrChange w:id="1993" w:author="Юлия Новокшанова" w:date="2020-02-09T13:06:00Z">
            <w:rPr>
              <w:del w:id="1994" w:author="Юлия Новокшанова" w:date="2020-02-23T12:24:00Z"/>
              <w:rFonts w:ascii="Times New Roman" w:eastAsia="Times New Roman" w:hAnsi="Times New Roman" w:cs="Times New Roman"/>
              <w:lang w:eastAsia="ru-RU"/>
            </w:rPr>
          </w:rPrChange>
        </w:rPr>
        <w:pPrChange w:id="1995" w:author="Юлия Новокшанова" w:date="2020-02-09T13:07:00Z">
          <w:pPr>
            <w:spacing w:before="100" w:beforeAutospacing="1" w:after="100" w:afterAutospacing="1"/>
          </w:pPr>
        </w:pPrChange>
      </w:pPr>
      <w:del w:id="1996" w:author="Юлия Новокшанова" w:date="2020-02-23T12:24:00Z">
        <w:r w:rsidRPr="00630D51" w:rsidDel="00FE4A5E">
          <w:rPr>
            <w:rFonts w:ascii="Times New Roman" w:eastAsia="Times New Roman" w:hAnsi="Times New Roman" w:cs="Times New Roman"/>
            <w:sz w:val="28"/>
            <w:szCs w:val="28"/>
            <w:lang w:eastAsia="ru-RU"/>
            <w:rPrChange w:id="1997" w:author="Юлия Новокшанова" w:date="2020-02-09T13:06:00Z">
              <w:rPr>
                <w:rFonts w:ascii="Times New Roman" w:eastAsia="Times New Roman" w:hAnsi="Times New Roman" w:cs="Times New Roman"/>
                <w:sz w:val="22"/>
                <w:szCs w:val="22"/>
                <w:lang w:eastAsia="ru-RU"/>
              </w:rPr>
            </w:rPrChange>
          </w:rPr>
          <w:delText xml:space="preserve">налажена отправка и получение данных по интернету и получена плавная работа программы. </w:delText>
        </w:r>
      </w:del>
    </w:p>
    <w:p w14:paraId="0FBD04E4" w14:textId="77777777" w:rsidR="00667D61" w:rsidRPr="00630D51" w:rsidDel="00FE4A5E" w:rsidRDefault="00667D61">
      <w:pPr>
        <w:spacing w:before="100" w:beforeAutospacing="1" w:after="100" w:afterAutospacing="1" w:line="360" w:lineRule="auto"/>
        <w:jc w:val="both"/>
        <w:rPr>
          <w:del w:id="1998" w:author="Юлия Новокшанова" w:date="2020-02-23T12:24:00Z"/>
          <w:rFonts w:ascii="Times New Roman" w:eastAsia="Times New Roman" w:hAnsi="Times New Roman" w:cs="Times New Roman"/>
          <w:sz w:val="28"/>
          <w:szCs w:val="28"/>
          <w:lang w:eastAsia="ru-RU"/>
          <w:rPrChange w:id="1999" w:author="Юлия Новокшанова" w:date="2020-02-09T13:06:00Z">
            <w:rPr>
              <w:del w:id="2000" w:author="Юлия Новокшанова" w:date="2020-02-23T12:24:00Z"/>
              <w:rFonts w:ascii="Times New Roman" w:eastAsia="Times New Roman" w:hAnsi="Times New Roman" w:cs="Times New Roman"/>
              <w:lang w:eastAsia="ru-RU"/>
            </w:rPr>
          </w:rPrChange>
        </w:rPr>
        <w:pPrChange w:id="2001" w:author="Юлия Новокшанова" w:date="2020-02-09T13:07:00Z">
          <w:pPr>
            <w:spacing w:before="100" w:beforeAutospacing="1" w:after="100" w:afterAutospacing="1"/>
          </w:pPr>
        </w:pPrChange>
      </w:pPr>
      <w:del w:id="2002" w:author="Юлия Новокшанова" w:date="2020-02-23T12:24:00Z">
        <w:r w:rsidRPr="00630D51" w:rsidDel="00FE4A5E">
          <w:rPr>
            <w:rFonts w:ascii="Times New Roman" w:eastAsia="Times New Roman" w:hAnsi="Times New Roman" w:cs="Times New Roman"/>
            <w:sz w:val="28"/>
            <w:szCs w:val="28"/>
            <w:shd w:val="clear" w:color="auto" w:fill="FFFFFF"/>
            <w:lang w:eastAsia="ru-RU"/>
            <w:rPrChange w:id="2003" w:author="Юлия Новокшанова" w:date="2020-02-09T13:06:00Z">
              <w:rPr>
                <w:rFonts w:ascii="Times New Roman" w:eastAsia="Times New Roman" w:hAnsi="Times New Roman" w:cs="Times New Roman"/>
                <w:sz w:val="22"/>
                <w:szCs w:val="22"/>
                <w:shd w:val="clear" w:color="auto" w:fill="FFFFFF"/>
                <w:lang w:eastAsia="ru-RU"/>
              </w:rPr>
            </w:rPrChange>
          </w:rPr>
          <w:delText xml:space="preserve">Фоторедактор Polo получил Золотой диплом IT школы Samsung и первое место в номинации “Социальное приложение”. В том же 2018 году он получил Гран-При на конкурсе “IT школа Samsung выбирает сильнейших”. Все это вдохновляет меня на продолжение разработки по пути усовершенствования продукта. </w:delText>
        </w:r>
      </w:del>
    </w:p>
    <w:p w14:paraId="617169D4" w14:textId="77777777" w:rsidR="00667D61" w:rsidRPr="00630D51" w:rsidRDefault="00667D61">
      <w:pPr>
        <w:spacing w:before="100" w:beforeAutospacing="1" w:after="100" w:afterAutospacing="1" w:line="360" w:lineRule="auto"/>
        <w:jc w:val="both"/>
        <w:rPr>
          <w:rFonts w:ascii="Times New Roman" w:eastAsia="Times New Roman" w:hAnsi="Times New Roman" w:cs="Times New Roman"/>
          <w:sz w:val="28"/>
          <w:szCs w:val="28"/>
          <w:lang w:eastAsia="ru-RU"/>
          <w:rPrChange w:id="2004" w:author="Юлия Новокшанова" w:date="2020-02-09T13:06:00Z">
            <w:rPr>
              <w:rFonts w:ascii="Times New Roman" w:eastAsia="Times New Roman" w:hAnsi="Times New Roman" w:cs="Times New Roman"/>
              <w:lang w:eastAsia="ru-RU"/>
            </w:rPr>
          </w:rPrChange>
        </w:rPr>
        <w:pPrChange w:id="2005" w:author="Юлия Новокшанова" w:date="2020-02-09T13:07:00Z">
          <w:pPr>
            <w:spacing w:before="100" w:beforeAutospacing="1" w:after="100" w:afterAutospacing="1"/>
          </w:pPr>
        </w:pPrChange>
      </w:pPr>
      <w:r w:rsidRPr="00630D51">
        <w:rPr>
          <w:rFonts w:ascii="Times New Roman" w:eastAsia="Times New Roman" w:hAnsi="Times New Roman" w:cs="Times New Roman"/>
          <w:sz w:val="28"/>
          <w:szCs w:val="28"/>
          <w:lang w:eastAsia="ru-RU"/>
          <w:rPrChange w:id="2006" w:author="Юлия Новокшанова" w:date="2020-02-09T13:06:00Z">
            <w:rPr>
              <w:rFonts w:ascii="Times New Roman" w:eastAsia="Times New Roman" w:hAnsi="Times New Roman" w:cs="Times New Roman"/>
              <w:sz w:val="22"/>
              <w:szCs w:val="22"/>
              <w:lang w:eastAsia="ru-RU"/>
            </w:rPr>
          </w:rPrChange>
        </w:rPr>
        <w:t xml:space="preserve">Список использованной литературы </w:t>
      </w:r>
    </w:p>
    <w:p w14:paraId="56F5E366" w14:textId="77777777" w:rsidR="00667D61" w:rsidRPr="00630D51" w:rsidRDefault="00667D61">
      <w:pPr>
        <w:numPr>
          <w:ilvl w:val="0"/>
          <w:numId w:val="3"/>
        </w:numPr>
        <w:spacing w:before="100" w:beforeAutospacing="1" w:after="100" w:afterAutospacing="1" w:line="360" w:lineRule="auto"/>
        <w:jc w:val="both"/>
        <w:rPr>
          <w:rFonts w:ascii="Times New Roman" w:eastAsia="Times New Roman" w:hAnsi="Times New Roman" w:cs="Times New Roman"/>
          <w:sz w:val="28"/>
          <w:szCs w:val="28"/>
          <w:lang w:eastAsia="ru-RU"/>
          <w:rPrChange w:id="2007" w:author="Юлия Новокшанова" w:date="2020-02-09T13:06:00Z">
            <w:rPr>
              <w:rFonts w:ascii="Times New Roman" w:eastAsia="Times New Roman" w:hAnsi="Times New Roman" w:cs="Times New Roman"/>
              <w:lang w:eastAsia="ru-RU"/>
            </w:rPr>
          </w:rPrChange>
        </w:rPr>
        <w:pPrChange w:id="2008" w:author="Юлия Новокшанова" w:date="2020-02-09T13:07:00Z">
          <w:pPr>
            <w:numPr>
              <w:numId w:val="3"/>
            </w:numPr>
            <w:tabs>
              <w:tab w:val="num" w:pos="720"/>
            </w:tabs>
            <w:spacing w:before="100" w:beforeAutospacing="1" w:after="100" w:afterAutospacing="1"/>
            <w:ind w:left="720" w:hanging="360"/>
          </w:pPr>
        </w:pPrChange>
      </w:pPr>
      <w:r w:rsidRPr="00630D51">
        <w:rPr>
          <w:rFonts w:ascii="Times New Roman" w:eastAsia="Times New Roman" w:hAnsi="Times New Roman" w:cs="Times New Roman"/>
          <w:sz w:val="28"/>
          <w:szCs w:val="28"/>
          <w:lang w:eastAsia="ru-RU"/>
          <w:rPrChange w:id="2009" w:author="Юлия Новокшанова" w:date="2020-02-09T13:06:00Z">
            <w:rPr>
              <w:rFonts w:ascii="Times New Roman" w:eastAsia="Times New Roman" w:hAnsi="Times New Roman" w:cs="Times New Roman"/>
              <w:sz w:val="22"/>
              <w:szCs w:val="22"/>
              <w:lang w:eastAsia="ru-RU"/>
            </w:rPr>
          </w:rPrChange>
        </w:rPr>
        <w:t xml:space="preserve">1  SurfaceView [Электронный ресурс] - </w:t>
      </w:r>
    </w:p>
    <w:p w14:paraId="3221A3C9" w14:textId="77777777" w:rsidR="00667D61" w:rsidRPr="00630D51" w:rsidRDefault="00667D61">
      <w:pPr>
        <w:spacing w:before="100" w:beforeAutospacing="1" w:after="100" w:afterAutospacing="1" w:line="360" w:lineRule="auto"/>
        <w:ind w:left="720"/>
        <w:jc w:val="both"/>
        <w:rPr>
          <w:rFonts w:ascii="Times New Roman" w:eastAsia="Times New Roman" w:hAnsi="Times New Roman" w:cs="Times New Roman"/>
          <w:sz w:val="28"/>
          <w:szCs w:val="28"/>
          <w:lang w:eastAsia="ru-RU"/>
          <w:rPrChange w:id="2010" w:author="Юлия Новокшанова" w:date="2020-02-09T13:06:00Z">
            <w:rPr>
              <w:rFonts w:ascii="Times New Roman" w:eastAsia="Times New Roman" w:hAnsi="Times New Roman" w:cs="Times New Roman"/>
              <w:lang w:eastAsia="ru-RU"/>
            </w:rPr>
          </w:rPrChange>
        </w:rPr>
        <w:pPrChange w:id="2011" w:author="Юлия Новокшанова" w:date="2020-02-09T13:07:00Z">
          <w:pPr>
            <w:spacing w:before="100" w:beforeAutospacing="1" w:after="100" w:afterAutospacing="1"/>
            <w:ind w:left="720"/>
          </w:pPr>
        </w:pPrChange>
      </w:pPr>
      <w:r w:rsidRPr="00630D51">
        <w:rPr>
          <w:rFonts w:ascii="Times New Roman" w:eastAsia="Times New Roman" w:hAnsi="Times New Roman" w:cs="Times New Roman"/>
          <w:color w:val="0000FF"/>
          <w:sz w:val="28"/>
          <w:szCs w:val="28"/>
          <w:lang w:eastAsia="ru-RU"/>
          <w:rPrChange w:id="2012" w:author="Юлия Новокшанова" w:date="2020-02-09T13:06:00Z">
            <w:rPr>
              <w:rFonts w:ascii="Times New Roman" w:eastAsia="Times New Roman" w:hAnsi="Times New Roman" w:cs="Times New Roman"/>
              <w:color w:val="0000FF"/>
              <w:sz w:val="22"/>
              <w:szCs w:val="22"/>
              <w:lang w:eastAsia="ru-RU"/>
            </w:rPr>
          </w:rPrChange>
        </w:rPr>
        <w:t xml:space="preserve">http://developer.alexanderklimov.ru/android/views/surfaceview.ph </w:t>
      </w:r>
    </w:p>
    <w:p w14:paraId="4F9526CB" w14:textId="77777777" w:rsidR="00667D61" w:rsidRPr="00630D51" w:rsidRDefault="00667D61">
      <w:pPr>
        <w:spacing w:before="100" w:beforeAutospacing="1" w:after="100" w:afterAutospacing="1" w:line="360" w:lineRule="auto"/>
        <w:ind w:left="720"/>
        <w:jc w:val="both"/>
        <w:rPr>
          <w:rFonts w:ascii="Times New Roman" w:eastAsia="Times New Roman" w:hAnsi="Times New Roman" w:cs="Times New Roman"/>
          <w:sz w:val="28"/>
          <w:szCs w:val="28"/>
          <w:lang w:eastAsia="ru-RU"/>
          <w:rPrChange w:id="2013" w:author="Юлия Новокшанова" w:date="2020-02-09T13:06:00Z">
            <w:rPr>
              <w:rFonts w:ascii="Times New Roman" w:eastAsia="Times New Roman" w:hAnsi="Times New Roman" w:cs="Times New Roman"/>
              <w:lang w:eastAsia="ru-RU"/>
            </w:rPr>
          </w:rPrChange>
        </w:rPr>
        <w:pPrChange w:id="2014" w:author="Юлия Новокшанова" w:date="2020-02-09T13:07:00Z">
          <w:pPr>
            <w:spacing w:before="100" w:beforeAutospacing="1" w:after="100" w:afterAutospacing="1"/>
            <w:ind w:left="720"/>
          </w:pPr>
        </w:pPrChange>
      </w:pPr>
      <w:r w:rsidRPr="00630D51">
        <w:rPr>
          <w:rFonts w:ascii="Times New Roman" w:eastAsia="Times New Roman" w:hAnsi="Times New Roman" w:cs="Times New Roman"/>
          <w:color w:val="0000FF"/>
          <w:sz w:val="28"/>
          <w:szCs w:val="28"/>
          <w:lang w:eastAsia="ru-RU"/>
          <w:rPrChange w:id="2015" w:author="Юлия Новокшанова" w:date="2020-02-09T13:06:00Z">
            <w:rPr>
              <w:rFonts w:ascii="Times New Roman" w:eastAsia="Times New Roman" w:hAnsi="Times New Roman" w:cs="Times New Roman"/>
              <w:color w:val="0000FF"/>
              <w:sz w:val="22"/>
              <w:szCs w:val="22"/>
              <w:lang w:eastAsia="ru-RU"/>
            </w:rPr>
          </w:rPrChange>
        </w:rPr>
        <w:t xml:space="preserve">p </w:t>
      </w:r>
    </w:p>
    <w:p w14:paraId="27FE0C3E" w14:textId="77777777" w:rsidR="00667D61" w:rsidRPr="00630D51" w:rsidRDefault="00667D61">
      <w:pPr>
        <w:numPr>
          <w:ilvl w:val="0"/>
          <w:numId w:val="3"/>
        </w:numPr>
        <w:spacing w:before="100" w:beforeAutospacing="1" w:after="100" w:afterAutospacing="1" w:line="360" w:lineRule="auto"/>
        <w:jc w:val="both"/>
        <w:rPr>
          <w:rFonts w:ascii="Times New Roman" w:eastAsia="Times New Roman" w:hAnsi="Times New Roman" w:cs="Times New Roman"/>
          <w:sz w:val="28"/>
          <w:szCs w:val="28"/>
          <w:lang w:eastAsia="ru-RU"/>
          <w:rPrChange w:id="2016" w:author="Юлия Новокшанова" w:date="2020-02-09T13:06:00Z">
            <w:rPr>
              <w:rFonts w:ascii="Times New Roman" w:eastAsia="Times New Roman" w:hAnsi="Times New Roman" w:cs="Times New Roman"/>
              <w:lang w:eastAsia="ru-RU"/>
            </w:rPr>
          </w:rPrChange>
        </w:rPr>
        <w:pPrChange w:id="2017" w:author="Юлия Новокшанова" w:date="2020-02-09T13:07:00Z">
          <w:pPr>
            <w:numPr>
              <w:numId w:val="3"/>
            </w:numPr>
            <w:tabs>
              <w:tab w:val="num" w:pos="720"/>
            </w:tabs>
            <w:spacing w:before="100" w:beforeAutospacing="1" w:after="100" w:afterAutospacing="1"/>
            <w:ind w:left="720" w:hanging="360"/>
          </w:pPr>
        </w:pPrChange>
      </w:pPr>
      <w:r w:rsidRPr="00630D51">
        <w:rPr>
          <w:rFonts w:ascii="Times New Roman" w:eastAsia="Times New Roman" w:hAnsi="Times New Roman" w:cs="Times New Roman"/>
          <w:sz w:val="28"/>
          <w:szCs w:val="28"/>
          <w:lang w:eastAsia="ru-RU"/>
          <w:rPrChange w:id="2018" w:author="Юлия Новокшанова" w:date="2020-02-09T13:06:00Z">
            <w:rPr>
              <w:rFonts w:ascii="Times New Roman" w:eastAsia="Times New Roman" w:hAnsi="Times New Roman" w:cs="Times New Roman"/>
              <w:sz w:val="22"/>
              <w:szCs w:val="22"/>
              <w:lang w:eastAsia="ru-RU"/>
            </w:rPr>
          </w:rPrChange>
        </w:rPr>
        <w:t xml:space="preserve">2  Список с множественным выбором и собственным адаптером ArrayAdapter [Электронный ресурс] - http://developer.alexanderklimov.ru/android/listview/multiselect_c ustomarrayadapter.php </w:t>
      </w:r>
    </w:p>
    <w:p w14:paraId="58287FD6" w14:textId="77777777" w:rsidR="00667D61" w:rsidRPr="00630D51" w:rsidRDefault="00667D61">
      <w:pPr>
        <w:numPr>
          <w:ilvl w:val="0"/>
          <w:numId w:val="3"/>
        </w:numPr>
        <w:spacing w:before="100" w:beforeAutospacing="1" w:after="100" w:afterAutospacing="1" w:line="360" w:lineRule="auto"/>
        <w:jc w:val="both"/>
        <w:rPr>
          <w:rFonts w:ascii="Times New Roman" w:eastAsia="Times New Roman" w:hAnsi="Times New Roman" w:cs="Times New Roman"/>
          <w:sz w:val="28"/>
          <w:szCs w:val="28"/>
          <w:lang w:eastAsia="ru-RU"/>
          <w:rPrChange w:id="2019" w:author="Юлия Новокшанова" w:date="2020-02-09T13:06:00Z">
            <w:rPr>
              <w:rFonts w:ascii="Times New Roman" w:eastAsia="Times New Roman" w:hAnsi="Times New Roman" w:cs="Times New Roman"/>
              <w:lang w:eastAsia="ru-RU"/>
            </w:rPr>
          </w:rPrChange>
        </w:rPr>
        <w:pPrChange w:id="2020" w:author="Юлия Новокшанова" w:date="2020-02-09T13:07:00Z">
          <w:pPr>
            <w:numPr>
              <w:numId w:val="3"/>
            </w:numPr>
            <w:tabs>
              <w:tab w:val="num" w:pos="720"/>
            </w:tabs>
            <w:spacing w:before="100" w:beforeAutospacing="1" w:after="100" w:afterAutospacing="1"/>
            <w:ind w:left="720" w:hanging="360"/>
          </w:pPr>
        </w:pPrChange>
      </w:pPr>
      <w:r w:rsidRPr="00630D51">
        <w:rPr>
          <w:rFonts w:ascii="Times New Roman" w:eastAsia="Times New Roman" w:hAnsi="Times New Roman" w:cs="Times New Roman"/>
          <w:sz w:val="28"/>
          <w:szCs w:val="28"/>
          <w:lang w:eastAsia="ru-RU"/>
          <w:rPrChange w:id="2021" w:author="Юлия Новокшанова" w:date="2020-02-09T13:06:00Z">
            <w:rPr>
              <w:rFonts w:ascii="Times New Roman" w:eastAsia="Times New Roman" w:hAnsi="Times New Roman" w:cs="Times New Roman"/>
              <w:sz w:val="22"/>
              <w:szCs w:val="22"/>
              <w:lang w:eastAsia="ru-RU"/>
            </w:rPr>
          </w:rPrChange>
        </w:rPr>
        <w:t xml:space="preserve">3  Диалоговое окно AlertDialog [Электронный ресурс] - http://developer.alexanderklimov.ru/android/alertdialog.php </w:t>
      </w:r>
    </w:p>
    <w:p w14:paraId="24BD225D" w14:textId="77777777" w:rsidR="00667D61" w:rsidRPr="00630D51" w:rsidRDefault="00667D61">
      <w:pPr>
        <w:numPr>
          <w:ilvl w:val="0"/>
          <w:numId w:val="3"/>
        </w:numPr>
        <w:spacing w:before="100" w:beforeAutospacing="1" w:after="100" w:afterAutospacing="1" w:line="360" w:lineRule="auto"/>
        <w:jc w:val="both"/>
        <w:rPr>
          <w:rFonts w:ascii="Times New Roman" w:eastAsia="Times New Roman" w:hAnsi="Times New Roman" w:cs="Times New Roman"/>
          <w:sz w:val="28"/>
          <w:szCs w:val="28"/>
          <w:lang w:eastAsia="ru-RU"/>
          <w:rPrChange w:id="2022" w:author="Юлия Новокшанова" w:date="2020-02-09T13:06:00Z">
            <w:rPr>
              <w:rFonts w:ascii="Times New Roman" w:eastAsia="Times New Roman" w:hAnsi="Times New Roman" w:cs="Times New Roman"/>
              <w:lang w:eastAsia="ru-RU"/>
            </w:rPr>
          </w:rPrChange>
        </w:rPr>
        <w:pPrChange w:id="2023" w:author="Юлия Новокшанова" w:date="2020-02-09T13:07:00Z">
          <w:pPr>
            <w:numPr>
              <w:numId w:val="3"/>
            </w:numPr>
            <w:tabs>
              <w:tab w:val="num" w:pos="720"/>
            </w:tabs>
            <w:spacing w:before="100" w:beforeAutospacing="1" w:after="100" w:afterAutospacing="1"/>
            <w:ind w:left="720" w:hanging="360"/>
          </w:pPr>
        </w:pPrChange>
      </w:pPr>
      <w:r w:rsidRPr="00630D51">
        <w:rPr>
          <w:rFonts w:ascii="Times New Roman" w:eastAsia="Times New Roman" w:hAnsi="Times New Roman" w:cs="Times New Roman"/>
          <w:sz w:val="28"/>
          <w:szCs w:val="28"/>
          <w:lang w:eastAsia="ru-RU"/>
          <w:rPrChange w:id="2024" w:author="Юлия Новокшанова" w:date="2020-02-09T13:06:00Z">
            <w:rPr>
              <w:rFonts w:ascii="Times New Roman" w:eastAsia="Times New Roman" w:hAnsi="Times New Roman" w:cs="Times New Roman"/>
              <w:sz w:val="22"/>
              <w:szCs w:val="22"/>
              <w:lang w:eastAsia="ru-RU"/>
            </w:rPr>
          </w:rPrChange>
        </w:rPr>
        <w:t xml:space="preserve">4  OkHttp [Электронный ресурс] - </w:t>
      </w:r>
      <w:r w:rsidRPr="00630D51">
        <w:rPr>
          <w:rFonts w:ascii="Times New Roman" w:eastAsia="Times New Roman" w:hAnsi="Times New Roman" w:cs="Times New Roman"/>
          <w:color w:val="0000FF"/>
          <w:sz w:val="28"/>
          <w:szCs w:val="28"/>
          <w:lang w:eastAsia="ru-RU"/>
          <w:rPrChange w:id="2025" w:author="Юлия Новокшанова" w:date="2020-02-09T13:06:00Z">
            <w:rPr>
              <w:rFonts w:ascii="Times New Roman" w:eastAsia="Times New Roman" w:hAnsi="Times New Roman" w:cs="Times New Roman"/>
              <w:color w:val="0000FF"/>
              <w:sz w:val="22"/>
              <w:szCs w:val="22"/>
              <w:lang w:eastAsia="ru-RU"/>
            </w:rPr>
          </w:rPrChange>
        </w:rPr>
        <w:t xml:space="preserve">http://square.github.io/okhttp/ </w:t>
      </w:r>
    </w:p>
    <w:p w14:paraId="06DC19AA" w14:textId="77777777" w:rsidR="00667D61" w:rsidRPr="00630D51" w:rsidRDefault="00667D61">
      <w:pPr>
        <w:numPr>
          <w:ilvl w:val="0"/>
          <w:numId w:val="3"/>
        </w:numPr>
        <w:spacing w:before="100" w:beforeAutospacing="1" w:after="100" w:afterAutospacing="1" w:line="360" w:lineRule="auto"/>
        <w:jc w:val="both"/>
        <w:rPr>
          <w:rFonts w:ascii="Times New Roman" w:eastAsia="Times New Roman" w:hAnsi="Times New Roman" w:cs="Times New Roman"/>
          <w:sz w:val="28"/>
          <w:szCs w:val="28"/>
          <w:lang w:eastAsia="ru-RU"/>
          <w:rPrChange w:id="2026" w:author="Юлия Новокшанова" w:date="2020-02-09T13:06:00Z">
            <w:rPr>
              <w:rFonts w:ascii="Times New Roman" w:eastAsia="Times New Roman" w:hAnsi="Times New Roman" w:cs="Times New Roman"/>
              <w:lang w:eastAsia="ru-RU"/>
            </w:rPr>
          </w:rPrChange>
        </w:rPr>
        <w:pPrChange w:id="2027" w:author="Юлия Новокшанова" w:date="2020-02-09T13:07:00Z">
          <w:pPr>
            <w:numPr>
              <w:numId w:val="3"/>
            </w:numPr>
            <w:tabs>
              <w:tab w:val="num" w:pos="720"/>
            </w:tabs>
            <w:spacing w:before="100" w:beforeAutospacing="1" w:after="100" w:afterAutospacing="1"/>
            <w:ind w:left="720" w:hanging="360"/>
          </w:pPr>
        </w:pPrChange>
      </w:pPr>
      <w:r w:rsidRPr="00630D51">
        <w:rPr>
          <w:rFonts w:ascii="Times New Roman" w:eastAsia="Times New Roman" w:hAnsi="Times New Roman" w:cs="Times New Roman"/>
          <w:sz w:val="28"/>
          <w:szCs w:val="28"/>
          <w:lang w:eastAsia="ru-RU"/>
          <w:rPrChange w:id="2028" w:author="Юлия Новокшанова" w:date="2020-02-09T13:06:00Z">
            <w:rPr>
              <w:rFonts w:ascii="Times New Roman" w:eastAsia="Times New Roman" w:hAnsi="Times New Roman" w:cs="Times New Roman"/>
              <w:sz w:val="22"/>
              <w:szCs w:val="22"/>
              <w:lang w:eastAsia="ru-RU"/>
            </w:rPr>
          </w:rPrChange>
        </w:rPr>
        <w:t xml:space="preserve">5  Android OkHttp Example [Электронный ресурс] - </w:t>
      </w:r>
    </w:p>
    <w:p w14:paraId="44D133FF" w14:textId="77777777" w:rsidR="00667D61" w:rsidRPr="00630D51" w:rsidRDefault="00667D61">
      <w:pPr>
        <w:spacing w:before="100" w:beforeAutospacing="1" w:after="100" w:afterAutospacing="1" w:line="360" w:lineRule="auto"/>
        <w:ind w:left="720"/>
        <w:jc w:val="both"/>
        <w:rPr>
          <w:rFonts w:ascii="Times New Roman" w:eastAsia="Times New Roman" w:hAnsi="Times New Roman" w:cs="Times New Roman"/>
          <w:sz w:val="28"/>
          <w:szCs w:val="28"/>
          <w:lang w:eastAsia="ru-RU"/>
          <w:rPrChange w:id="2029" w:author="Юлия Новокшанова" w:date="2020-02-09T13:06:00Z">
            <w:rPr>
              <w:rFonts w:ascii="Times New Roman" w:eastAsia="Times New Roman" w:hAnsi="Times New Roman" w:cs="Times New Roman"/>
              <w:lang w:eastAsia="ru-RU"/>
            </w:rPr>
          </w:rPrChange>
        </w:rPr>
        <w:pPrChange w:id="2030" w:author="Юлия Новокшанова" w:date="2020-02-09T13:07:00Z">
          <w:pPr>
            <w:spacing w:before="100" w:beforeAutospacing="1" w:after="100" w:afterAutospacing="1"/>
            <w:ind w:left="720"/>
          </w:pPr>
        </w:pPrChange>
      </w:pPr>
      <w:r w:rsidRPr="00630D51">
        <w:rPr>
          <w:rFonts w:ascii="Times New Roman" w:eastAsia="Times New Roman" w:hAnsi="Times New Roman" w:cs="Times New Roman"/>
          <w:sz w:val="28"/>
          <w:szCs w:val="28"/>
          <w:lang w:eastAsia="ru-RU"/>
          <w:rPrChange w:id="2031" w:author="Юлия Новокшанова" w:date="2020-02-09T13:06:00Z">
            <w:rPr>
              <w:rFonts w:ascii="Times New Roman" w:eastAsia="Times New Roman" w:hAnsi="Times New Roman" w:cs="Times New Roman"/>
              <w:sz w:val="22"/>
              <w:szCs w:val="22"/>
              <w:lang w:eastAsia="ru-RU"/>
            </w:rPr>
          </w:rPrChange>
        </w:rPr>
        <w:t xml:space="preserve">http://www.zoftino.com/android-okhttp-example </w:t>
      </w:r>
    </w:p>
    <w:p w14:paraId="28C4A20B" w14:textId="77777777" w:rsidR="00667D61" w:rsidRPr="00630D51" w:rsidRDefault="00667D61">
      <w:pPr>
        <w:numPr>
          <w:ilvl w:val="0"/>
          <w:numId w:val="3"/>
        </w:numPr>
        <w:spacing w:before="100" w:beforeAutospacing="1" w:after="100" w:afterAutospacing="1" w:line="360" w:lineRule="auto"/>
        <w:jc w:val="both"/>
        <w:rPr>
          <w:rFonts w:ascii="Times New Roman" w:eastAsia="Times New Roman" w:hAnsi="Times New Roman" w:cs="Times New Roman"/>
          <w:sz w:val="28"/>
          <w:szCs w:val="28"/>
          <w:lang w:eastAsia="ru-RU"/>
          <w:rPrChange w:id="2032" w:author="Юлия Новокшанова" w:date="2020-02-09T13:06:00Z">
            <w:rPr>
              <w:rFonts w:ascii="Times New Roman" w:eastAsia="Times New Roman" w:hAnsi="Times New Roman" w:cs="Times New Roman"/>
              <w:lang w:eastAsia="ru-RU"/>
            </w:rPr>
          </w:rPrChange>
        </w:rPr>
        <w:pPrChange w:id="2033" w:author="Юлия Новокшанова" w:date="2020-02-09T13:07:00Z">
          <w:pPr>
            <w:numPr>
              <w:numId w:val="3"/>
            </w:numPr>
            <w:tabs>
              <w:tab w:val="num" w:pos="720"/>
            </w:tabs>
            <w:spacing w:before="100" w:beforeAutospacing="1" w:after="100" w:afterAutospacing="1"/>
            <w:ind w:left="720" w:hanging="360"/>
          </w:pPr>
        </w:pPrChange>
      </w:pPr>
      <w:r w:rsidRPr="00630D51">
        <w:rPr>
          <w:rFonts w:ascii="Times New Roman" w:eastAsia="Times New Roman" w:hAnsi="Times New Roman" w:cs="Times New Roman"/>
          <w:sz w:val="28"/>
          <w:szCs w:val="28"/>
          <w:lang w:eastAsia="ru-RU"/>
          <w:rPrChange w:id="2034" w:author="Юлия Новокшанова" w:date="2020-02-09T13:06:00Z">
            <w:rPr>
              <w:rFonts w:ascii="Times New Roman" w:eastAsia="Times New Roman" w:hAnsi="Times New Roman" w:cs="Times New Roman"/>
              <w:sz w:val="22"/>
              <w:szCs w:val="22"/>
              <w:lang w:eastAsia="ru-RU"/>
            </w:rPr>
          </w:rPrChange>
        </w:rPr>
        <w:t xml:space="preserve">6  Работа с JSON [Электронный ресурс] - http://java- </w:t>
      </w:r>
    </w:p>
    <w:p w14:paraId="1A8942C3" w14:textId="77777777" w:rsidR="00667D61" w:rsidRPr="00630D51" w:rsidRDefault="00667D61">
      <w:pPr>
        <w:spacing w:before="100" w:beforeAutospacing="1" w:after="100" w:afterAutospacing="1" w:line="360" w:lineRule="auto"/>
        <w:jc w:val="both"/>
        <w:rPr>
          <w:rFonts w:ascii="Times New Roman" w:eastAsia="Times New Roman" w:hAnsi="Times New Roman" w:cs="Times New Roman"/>
          <w:sz w:val="28"/>
          <w:szCs w:val="28"/>
          <w:lang w:eastAsia="ru-RU"/>
          <w:rPrChange w:id="2035" w:author="Юлия Новокшанова" w:date="2020-02-09T13:06:00Z">
            <w:rPr>
              <w:rFonts w:ascii="Times New Roman" w:eastAsia="Times New Roman" w:hAnsi="Times New Roman" w:cs="Times New Roman"/>
              <w:lang w:eastAsia="ru-RU"/>
            </w:rPr>
          </w:rPrChange>
        </w:rPr>
        <w:pPrChange w:id="2036" w:author="Юлия Новокшанова" w:date="2020-02-09T13:07:00Z">
          <w:pPr>
            <w:spacing w:before="100" w:beforeAutospacing="1" w:after="100" w:afterAutospacing="1"/>
          </w:pPr>
        </w:pPrChange>
      </w:pPr>
      <w:r w:rsidRPr="00630D51">
        <w:rPr>
          <w:rFonts w:ascii="Times New Roman" w:eastAsia="Times New Roman" w:hAnsi="Times New Roman" w:cs="Times New Roman"/>
          <w:sz w:val="28"/>
          <w:szCs w:val="28"/>
          <w:lang w:eastAsia="ru-RU"/>
          <w:rPrChange w:id="2037" w:author="Юлия Новокшанова" w:date="2020-02-09T13:06:00Z">
            <w:rPr>
              <w:rFonts w:ascii="Times New Roman" w:eastAsia="Times New Roman" w:hAnsi="Times New Roman" w:cs="Times New Roman"/>
              <w:sz w:val="22"/>
              <w:szCs w:val="22"/>
              <w:lang w:eastAsia="ru-RU"/>
            </w:rPr>
          </w:rPrChange>
        </w:rPr>
        <w:t xml:space="preserve">help.ru/android-json/ </w:t>
      </w:r>
    </w:p>
    <w:p w14:paraId="1ED2E040" w14:textId="77777777" w:rsidR="00667D61" w:rsidRPr="00630D51" w:rsidRDefault="00667D61">
      <w:pPr>
        <w:numPr>
          <w:ilvl w:val="0"/>
          <w:numId w:val="4"/>
        </w:numPr>
        <w:spacing w:before="100" w:beforeAutospacing="1" w:after="100" w:afterAutospacing="1" w:line="360" w:lineRule="auto"/>
        <w:jc w:val="both"/>
        <w:rPr>
          <w:rFonts w:ascii="Times New Roman" w:eastAsia="Times New Roman" w:hAnsi="Times New Roman" w:cs="Times New Roman"/>
          <w:sz w:val="28"/>
          <w:szCs w:val="28"/>
          <w:lang w:eastAsia="ru-RU"/>
          <w:rPrChange w:id="2038" w:author="Юлия Новокшанова" w:date="2020-02-09T13:06:00Z">
            <w:rPr>
              <w:rFonts w:ascii="Times New Roman" w:eastAsia="Times New Roman" w:hAnsi="Times New Roman" w:cs="Times New Roman"/>
              <w:lang w:eastAsia="ru-RU"/>
            </w:rPr>
          </w:rPrChange>
        </w:rPr>
        <w:pPrChange w:id="2039" w:author="Юлия Новокшанова" w:date="2020-02-09T13:07:00Z">
          <w:pPr>
            <w:numPr>
              <w:numId w:val="4"/>
            </w:numPr>
            <w:tabs>
              <w:tab w:val="num" w:pos="720"/>
            </w:tabs>
            <w:spacing w:before="100" w:beforeAutospacing="1" w:after="100" w:afterAutospacing="1"/>
            <w:ind w:left="720" w:hanging="360"/>
          </w:pPr>
        </w:pPrChange>
      </w:pPr>
      <w:r w:rsidRPr="00630D51">
        <w:rPr>
          <w:rFonts w:ascii="Times New Roman" w:eastAsia="Times New Roman" w:hAnsi="Times New Roman" w:cs="Times New Roman"/>
          <w:sz w:val="28"/>
          <w:szCs w:val="28"/>
          <w:lang w:eastAsia="ru-RU"/>
          <w:rPrChange w:id="2040" w:author="Юлия Новокшанова" w:date="2020-02-09T13:06:00Z">
            <w:rPr>
              <w:rFonts w:ascii="Times New Roman" w:eastAsia="Times New Roman" w:hAnsi="Times New Roman" w:cs="Times New Roman"/>
              <w:sz w:val="22"/>
              <w:szCs w:val="22"/>
              <w:lang w:eastAsia="ru-RU"/>
            </w:rPr>
          </w:rPrChange>
        </w:rPr>
        <w:t xml:space="preserve">7  JSON: основы использования [Электронный ресурс] - https://ruseller.com/lessons.php?id=1212&amp;rub=28 </w:t>
      </w:r>
    </w:p>
    <w:p w14:paraId="1AF1AD93" w14:textId="77777777" w:rsidR="00667D61" w:rsidRPr="00630D51" w:rsidRDefault="00667D61">
      <w:pPr>
        <w:numPr>
          <w:ilvl w:val="0"/>
          <w:numId w:val="4"/>
        </w:numPr>
        <w:spacing w:before="100" w:beforeAutospacing="1" w:after="100" w:afterAutospacing="1" w:line="360" w:lineRule="auto"/>
        <w:jc w:val="both"/>
        <w:rPr>
          <w:rFonts w:ascii="Times New Roman" w:eastAsia="Times New Roman" w:hAnsi="Times New Roman" w:cs="Times New Roman"/>
          <w:sz w:val="28"/>
          <w:szCs w:val="28"/>
          <w:lang w:eastAsia="ru-RU"/>
          <w:rPrChange w:id="2041" w:author="Юлия Новокшанова" w:date="2020-02-09T13:06:00Z">
            <w:rPr>
              <w:rFonts w:ascii="Times New Roman" w:eastAsia="Times New Roman" w:hAnsi="Times New Roman" w:cs="Times New Roman"/>
              <w:lang w:eastAsia="ru-RU"/>
            </w:rPr>
          </w:rPrChange>
        </w:rPr>
        <w:pPrChange w:id="2042" w:author="Юлия Новокшанова" w:date="2020-02-09T13:07:00Z">
          <w:pPr>
            <w:numPr>
              <w:numId w:val="4"/>
            </w:numPr>
            <w:tabs>
              <w:tab w:val="num" w:pos="720"/>
            </w:tabs>
            <w:spacing w:before="100" w:beforeAutospacing="1" w:after="100" w:afterAutospacing="1"/>
            <w:ind w:left="720" w:hanging="360"/>
          </w:pPr>
        </w:pPrChange>
      </w:pPr>
      <w:r w:rsidRPr="00630D51">
        <w:rPr>
          <w:rFonts w:ascii="Times New Roman" w:eastAsia="Times New Roman" w:hAnsi="Times New Roman" w:cs="Times New Roman"/>
          <w:sz w:val="28"/>
          <w:szCs w:val="28"/>
          <w:lang w:eastAsia="ru-RU"/>
          <w:rPrChange w:id="2043" w:author="Юлия Новокшанова" w:date="2020-02-09T13:06:00Z">
            <w:rPr>
              <w:rFonts w:ascii="Times New Roman" w:eastAsia="Times New Roman" w:hAnsi="Times New Roman" w:cs="Times New Roman"/>
              <w:sz w:val="22"/>
              <w:szCs w:val="22"/>
              <w:lang w:eastAsia="ru-RU"/>
            </w:rPr>
          </w:rPrChange>
        </w:rPr>
        <w:t xml:space="preserve">8  Библиотека GSON [Электронный ресурс] - http://developer.alexanderklimov.ru/android/library/gson.php </w:t>
      </w:r>
    </w:p>
    <w:p w14:paraId="449CAE54" w14:textId="77777777" w:rsidR="00667D61" w:rsidRPr="00630D51" w:rsidRDefault="00667D61">
      <w:pPr>
        <w:numPr>
          <w:ilvl w:val="0"/>
          <w:numId w:val="4"/>
        </w:numPr>
        <w:spacing w:before="100" w:beforeAutospacing="1" w:after="100" w:afterAutospacing="1" w:line="360" w:lineRule="auto"/>
        <w:jc w:val="both"/>
        <w:rPr>
          <w:rFonts w:ascii="Times New Roman" w:eastAsia="Times New Roman" w:hAnsi="Times New Roman" w:cs="Times New Roman"/>
          <w:sz w:val="28"/>
          <w:szCs w:val="28"/>
          <w:lang w:eastAsia="ru-RU"/>
          <w:rPrChange w:id="2044" w:author="Юлия Новокшанова" w:date="2020-02-09T13:06:00Z">
            <w:rPr>
              <w:rFonts w:ascii="Times New Roman" w:eastAsia="Times New Roman" w:hAnsi="Times New Roman" w:cs="Times New Roman"/>
              <w:lang w:eastAsia="ru-RU"/>
            </w:rPr>
          </w:rPrChange>
        </w:rPr>
        <w:pPrChange w:id="2045" w:author="Юлия Новокшанова" w:date="2020-02-09T13:07:00Z">
          <w:pPr>
            <w:numPr>
              <w:numId w:val="4"/>
            </w:numPr>
            <w:tabs>
              <w:tab w:val="num" w:pos="720"/>
            </w:tabs>
            <w:spacing w:before="100" w:beforeAutospacing="1" w:after="100" w:afterAutospacing="1"/>
            <w:ind w:left="720" w:hanging="360"/>
          </w:pPr>
        </w:pPrChange>
      </w:pPr>
      <w:r w:rsidRPr="00630D51">
        <w:rPr>
          <w:rFonts w:ascii="Times New Roman" w:eastAsia="Times New Roman" w:hAnsi="Times New Roman" w:cs="Times New Roman"/>
          <w:sz w:val="28"/>
          <w:szCs w:val="28"/>
          <w:lang w:eastAsia="ru-RU"/>
          <w:rPrChange w:id="2046" w:author="Юлия Новокшанова" w:date="2020-02-09T13:06:00Z">
            <w:rPr>
              <w:rFonts w:ascii="Times New Roman" w:eastAsia="Times New Roman" w:hAnsi="Times New Roman" w:cs="Times New Roman"/>
              <w:sz w:val="22"/>
              <w:szCs w:val="22"/>
              <w:lang w:eastAsia="ru-RU"/>
            </w:rPr>
          </w:rPrChange>
        </w:rPr>
        <w:t xml:space="preserve">9  Glide [Электронный ресурс] - </w:t>
      </w:r>
      <w:r w:rsidRPr="00630D51">
        <w:rPr>
          <w:rFonts w:ascii="Times New Roman" w:eastAsia="Times New Roman" w:hAnsi="Times New Roman" w:cs="Times New Roman"/>
          <w:color w:val="0000FF"/>
          <w:sz w:val="28"/>
          <w:szCs w:val="28"/>
          <w:lang w:eastAsia="ru-RU"/>
          <w:rPrChange w:id="2047" w:author="Юлия Новокшанова" w:date="2020-02-09T13:06:00Z">
            <w:rPr>
              <w:rFonts w:ascii="Times New Roman" w:eastAsia="Times New Roman" w:hAnsi="Times New Roman" w:cs="Times New Roman"/>
              <w:color w:val="0000FF"/>
              <w:sz w:val="22"/>
              <w:szCs w:val="22"/>
              <w:lang w:eastAsia="ru-RU"/>
            </w:rPr>
          </w:rPrChange>
        </w:rPr>
        <w:t xml:space="preserve">https://github.com/bumptech/glide </w:t>
      </w:r>
    </w:p>
    <w:p w14:paraId="49D8A2C2" w14:textId="77777777" w:rsidR="00667D61" w:rsidRPr="00630D51" w:rsidRDefault="00667D61">
      <w:pPr>
        <w:numPr>
          <w:ilvl w:val="0"/>
          <w:numId w:val="4"/>
        </w:numPr>
        <w:spacing w:before="100" w:beforeAutospacing="1" w:after="100" w:afterAutospacing="1" w:line="360" w:lineRule="auto"/>
        <w:jc w:val="both"/>
        <w:rPr>
          <w:rFonts w:ascii="Times New Roman" w:eastAsia="Times New Roman" w:hAnsi="Times New Roman" w:cs="Times New Roman"/>
          <w:sz w:val="28"/>
          <w:szCs w:val="28"/>
          <w:lang w:val="en-US" w:eastAsia="ru-RU"/>
          <w:rPrChange w:id="2048" w:author="Юлия Новокшанова" w:date="2020-02-09T13:06:00Z">
            <w:rPr>
              <w:rFonts w:ascii="Times New Roman" w:eastAsia="Times New Roman" w:hAnsi="Times New Roman" w:cs="Times New Roman"/>
              <w:lang w:val="en-US" w:eastAsia="ru-RU"/>
            </w:rPr>
          </w:rPrChange>
        </w:rPr>
        <w:pPrChange w:id="2049" w:author="Юлия Новокшанова" w:date="2020-02-09T13:07:00Z">
          <w:pPr>
            <w:numPr>
              <w:numId w:val="4"/>
            </w:numPr>
            <w:tabs>
              <w:tab w:val="num" w:pos="720"/>
            </w:tabs>
            <w:spacing w:before="100" w:beforeAutospacing="1" w:after="100" w:afterAutospacing="1"/>
            <w:ind w:left="720" w:hanging="360"/>
          </w:pPr>
        </w:pPrChange>
      </w:pPr>
      <w:r w:rsidRPr="00630D51">
        <w:rPr>
          <w:rFonts w:ascii="Times New Roman" w:eastAsia="Times New Roman" w:hAnsi="Times New Roman" w:cs="Times New Roman"/>
          <w:sz w:val="28"/>
          <w:szCs w:val="28"/>
          <w:lang w:val="en-US" w:eastAsia="ru-RU"/>
          <w:rPrChange w:id="2050" w:author="Юлия Новокшанова" w:date="2020-02-09T13:06:00Z">
            <w:rPr>
              <w:rFonts w:ascii="Times New Roman" w:eastAsia="Times New Roman" w:hAnsi="Times New Roman" w:cs="Times New Roman"/>
              <w:sz w:val="22"/>
              <w:szCs w:val="22"/>
              <w:lang w:val="en-US" w:eastAsia="ru-RU"/>
            </w:rPr>
          </w:rPrChange>
        </w:rPr>
        <w:t>10  Android Glide Example [</w:t>
      </w:r>
      <w:r w:rsidRPr="00630D51">
        <w:rPr>
          <w:rFonts w:ascii="Times New Roman" w:eastAsia="Times New Roman" w:hAnsi="Times New Roman" w:cs="Times New Roman"/>
          <w:sz w:val="28"/>
          <w:szCs w:val="28"/>
          <w:lang w:eastAsia="ru-RU"/>
          <w:rPrChange w:id="2051" w:author="Юлия Новокшанова" w:date="2020-02-09T13:06:00Z">
            <w:rPr>
              <w:rFonts w:ascii="Times New Roman" w:eastAsia="Times New Roman" w:hAnsi="Times New Roman" w:cs="Times New Roman"/>
              <w:sz w:val="22"/>
              <w:szCs w:val="22"/>
              <w:lang w:eastAsia="ru-RU"/>
            </w:rPr>
          </w:rPrChange>
        </w:rPr>
        <w:t>Электронныи</w:t>
      </w:r>
      <w:r w:rsidRPr="00630D51">
        <w:rPr>
          <w:rFonts w:ascii="Times New Roman" w:eastAsia="Times New Roman" w:hAnsi="Times New Roman" w:cs="Times New Roman"/>
          <w:sz w:val="28"/>
          <w:szCs w:val="28"/>
          <w:lang w:val="en-US" w:eastAsia="ru-RU"/>
          <w:rPrChange w:id="2052" w:author="Юлия Новокшанова" w:date="2020-02-09T13:06:00Z">
            <w:rPr>
              <w:rFonts w:ascii="Times New Roman" w:eastAsia="Times New Roman" w:hAnsi="Times New Roman" w:cs="Times New Roman"/>
              <w:sz w:val="22"/>
              <w:szCs w:val="22"/>
              <w:lang w:val="en-US" w:eastAsia="ru-RU"/>
            </w:rPr>
          </w:rPrChange>
        </w:rPr>
        <w:t xml:space="preserve">̆ </w:t>
      </w:r>
      <w:r w:rsidRPr="00630D51">
        <w:rPr>
          <w:rFonts w:ascii="Times New Roman" w:eastAsia="Times New Roman" w:hAnsi="Times New Roman" w:cs="Times New Roman"/>
          <w:sz w:val="28"/>
          <w:szCs w:val="28"/>
          <w:lang w:eastAsia="ru-RU"/>
          <w:rPrChange w:id="2053" w:author="Юлия Новокшанова" w:date="2020-02-09T13:06:00Z">
            <w:rPr>
              <w:rFonts w:ascii="Times New Roman" w:eastAsia="Times New Roman" w:hAnsi="Times New Roman" w:cs="Times New Roman"/>
              <w:sz w:val="22"/>
              <w:szCs w:val="22"/>
              <w:lang w:eastAsia="ru-RU"/>
            </w:rPr>
          </w:rPrChange>
        </w:rPr>
        <w:t>ресурс</w:t>
      </w:r>
      <w:r w:rsidRPr="00630D51">
        <w:rPr>
          <w:rFonts w:ascii="Times New Roman" w:eastAsia="Times New Roman" w:hAnsi="Times New Roman" w:cs="Times New Roman"/>
          <w:sz w:val="28"/>
          <w:szCs w:val="28"/>
          <w:lang w:val="en-US" w:eastAsia="ru-RU"/>
          <w:rPrChange w:id="2054" w:author="Юлия Новокшанова" w:date="2020-02-09T13:06:00Z">
            <w:rPr>
              <w:rFonts w:ascii="Times New Roman" w:eastAsia="Times New Roman" w:hAnsi="Times New Roman" w:cs="Times New Roman"/>
              <w:sz w:val="22"/>
              <w:szCs w:val="22"/>
              <w:lang w:val="en-US" w:eastAsia="ru-RU"/>
            </w:rPr>
          </w:rPrChange>
        </w:rPr>
        <w:t xml:space="preserve">] - </w:t>
      </w:r>
    </w:p>
    <w:p w14:paraId="16E8C8F1" w14:textId="77777777" w:rsidR="00667D61" w:rsidRPr="00630D51" w:rsidRDefault="00667D61">
      <w:pPr>
        <w:spacing w:before="100" w:beforeAutospacing="1" w:after="100" w:afterAutospacing="1" w:line="360" w:lineRule="auto"/>
        <w:ind w:left="720"/>
        <w:jc w:val="both"/>
        <w:rPr>
          <w:rFonts w:ascii="Times New Roman" w:eastAsia="Times New Roman" w:hAnsi="Times New Roman" w:cs="Times New Roman"/>
          <w:sz w:val="28"/>
          <w:szCs w:val="28"/>
          <w:lang w:val="en-US" w:eastAsia="ru-RU"/>
          <w:rPrChange w:id="2055" w:author="Юлия Новокшанова" w:date="2020-02-09T13:06:00Z">
            <w:rPr>
              <w:rFonts w:ascii="Times New Roman" w:eastAsia="Times New Roman" w:hAnsi="Times New Roman" w:cs="Times New Roman"/>
              <w:lang w:val="en-US" w:eastAsia="ru-RU"/>
            </w:rPr>
          </w:rPrChange>
        </w:rPr>
        <w:pPrChange w:id="2056" w:author="Юлия Новокшанова" w:date="2020-02-09T13:07:00Z">
          <w:pPr>
            <w:spacing w:before="100" w:beforeAutospacing="1" w:after="100" w:afterAutospacing="1"/>
            <w:ind w:left="720"/>
          </w:pPr>
        </w:pPrChange>
      </w:pPr>
      <w:r w:rsidRPr="00630D51">
        <w:rPr>
          <w:rFonts w:ascii="Times New Roman" w:eastAsia="Times New Roman" w:hAnsi="Times New Roman" w:cs="Times New Roman"/>
          <w:sz w:val="28"/>
          <w:szCs w:val="28"/>
          <w:lang w:val="en-US" w:eastAsia="ru-RU"/>
          <w:rPrChange w:id="2057" w:author="Юлия Новокшанова" w:date="2020-02-09T13:06:00Z">
            <w:rPr>
              <w:rFonts w:ascii="Times New Roman" w:eastAsia="Times New Roman" w:hAnsi="Times New Roman" w:cs="Times New Roman"/>
              <w:sz w:val="22"/>
              <w:szCs w:val="22"/>
              <w:lang w:val="en-US" w:eastAsia="ru-RU"/>
            </w:rPr>
          </w:rPrChange>
        </w:rPr>
        <w:lastRenderedPageBreak/>
        <w:t xml:space="preserve">https://www.dev2qa.com/android-glide-example/ </w:t>
      </w:r>
    </w:p>
    <w:p w14:paraId="7B717E91" w14:textId="77777777" w:rsidR="00667D61" w:rsidRPr="00630D51" w:rsidRDefault="00667D61">
      <w:pPr>
        <w:numPr>
          <w:ilvl w:val="0"/>
          <w:numId w:val="4"/>
        </w:numPr>
        <w:spacing w:before="100" w:beforeAutospacing="1" w:after="100" w:afterAutospacing="1" w:line="360" w:lineRule="auto"/>
        <w:jc w:val="both"/>
        <w:rPr>
          <w:rFonts w:ascii="Times New Roman" w:eastAsia="Times New Roman" w:hAnsi="Times New Roman" w:cs="Times New Roman"/>
          <w:sz w:val="28"/>
          <w:szCs w:val="28"/>
          <w:lang w:eastAsia="ru-RU"/>
          <w:rPrChange w:id="2058" w:author="Юлия Новокшанова" w:date="2020-02-09T13:06:00Z">
            <w:rPr>
              <w:rFonts w:ascii="Times New Roman" w:eastAsia="Times New Roman" w:hAnsi="Times New Roman" w:cs="Times New Roman"/>
              <w:lang w:eastAsia="ru-RU"/>
            </w:rPr>
          </w:rPrChange>
        </w:rPr>
        <w:pPrChange w:id="2059" w:author="Юлия Новокшанова" w:date="2020-02-09T13:07:00Z">
          <w:pPr>
            <w:numPr>
              <w:numId w:val="4"/>
            </w:numPr>
            <w:tabs>
              <w:tab w:val="num" w:pos="720"/>
            </w:tabs>
            <w:spacing w:before="100" w:beforeAutospacing="1" w:after="100" w:afterAutospacing="1"/>
            <w:ind w:left="720" w:hanging="360"/>
          </w:pPr>
        </w:pPrChange>
      </w:pPr>
      <w:r w:rsidRPr="00630D51">
        <w:rPr>
          <w:rFonts w:ascii="Times New Roman" w:eastAsia="Times New Roman" w:hAnsi="Times New Roman" w:cs="Times New Roman"/>
          <w:sz w:val="28"/>
          <w:szCs w:val="28"/>
          <w:lang w:eastAsia="ru-RU"/>
          <w:rPrChange w:id="2060" w:author="Юлия Новокшанова" w:date="2020-02-09T13:06:00Z">
            <w:rPr>
              <w:rFonts w:ascii="Times New Roman" w:eastAsia="Times New Roman" w:hAnsi="Times New Roman" w:cs="Times New Roman"/>
              <w:sz w:val="22"/>
              <w:szCs w:val="22"/>
              <w:lang w:eastAsia="ru-RU"/>
            </w:rPr>
          </w:rPrChange>
        </w:rPr>
        <w:t xml:space="preserve">11  Матричные фильтры обработки изображений [Электронный </w:t>
      </w:r>
    </w:p>
    <w:p w14:paraId="4C1189A5" w14:textId="77777777" w:rsidR="00667D61" w:rsidRPr="00630D51" w:rsidRDefault="00667D61">
      <w:pPr>
        <w:spacing w:before="100" w:beforeAutospacing="1" w:after="100" w:afterAutospacing="1" w:line="360" w:lineRule="auto"/>
        <w:ind w:left="720"/>
        <w:jc w:val="both"/>
        <w:rPr>
          <w:rFonts w:ascii="Times New Roman" w:eastAsia="Times New Roman" w:hAnsi="Times New Roman" w:cs="Times New Roman"/>
          <w:sz w:val="28"/>
          <w:szCs w:val="28"/>
          <w:lang w:eastAsia="ru-RU"/>
          <w:rPrChange w:id="2061" w:author="Юлия Новокшанова" w:date="2020-02-09T13:06:00Z">
            <w:rPr>
              <w:rFonts w:ascii="Times New Roman" w:eastAsia="Times New Roman" w:hAnsi="Times New Roman" w:cs="Times New Roman"/>
              <w:lang w:eastAsia="ru-RU"/>
            </w:rPr>
          </w:rPrChange>
        </w:rPr>
        <w:pPrChange w:id="2062" w:author="Юлия Новокшанова" w:date="2020-02-09T13:07:00Z">
          <w:pPr>
            <w:spacing w:before="100" w:beforeAutospacing="1" w:after="100" w:afterAutospacing="1"/>
            <w:ind w:left="720"/>
          </w:pPr>
        </w:pPrChange>
      </w:pPr>
      <w:r w:rsidRPr="00630D51">
        <w:rPr>
          <w:rFonts w:ascii="Times New Roman" w:eastAsia="Times New Roman" w:hAnsi="Times New Roman" w:cs="Times New Roman"/>
          <w:sz w:val="28"/>
          <w:szCs w:val="28"/>
          <w:lang w:eastAsia="ru-RU"/>
          <w:rPrChange w:id="2063" w:author="Юлия Новокшанова" w:date="2020-02-09T13:06:00Z">
            <w:rPr>
              <w:rFonts w:ascii="Times New Roman" w:eastAsia="Times New Roman" w:hAnsi="Times New Roman" w:cs="Times New Roman"/>
              <w:sz w:val="22"/>
              <w:szCs w:val="22"/>
              <w:lang w:eastAsia="ru-RU"/>
            </w:rPr>
          </w:rPrChange>
        </w:rPr>
        <w:t xml:space="preserve">ресурс] - https://habr.com/ru/post/142818/ </w:t>
      </w:r>
    </w:p>
    <w:p w14:paraId="57DA5A47" w14:textId="77777777" w:rsidR="00667D61" w:rsidRPr="00630D51" w:rsidRDefault="00667D61">
      <w:pPr>
        <w:numPr>
          <w:ilvl w:val="0"/>
          <w:numId w:val="4"/>
        </w:numPr>
        <w:spacing w:before="100" w:beforeAutospacing="1" w:after="100" w:afterAutospacing="1" w:line="360" w:lineRule="auto"/>
        <w:jc w:val="both"/>
        <w:rPr>
          <w:rFonts w:ascii="Times New Roman" w:eastAsia="Times New Roman" w:hAnsi="Times New Roman" w:cs="Times New Roman"/>
          <w:sz w:val="28"/>
          <w:szCs w:val="28"/>
          <w:lang w:eastAsia="ru-RU"/>
          <w:rPrChange w:id="2064" w:author="Юлия Новокшанова" w:date="2020-02-09T13:06:00Z">
            <w:rPr>
              <w:rFonts w:ascii="Times New Roman" w:eastAsia="Times New Roman" w:hAnsi="Times New Roman" w:cs="Times New Roman"/>
              <w:lang w:eastAsia="ru-RU"/>
            </w:rPr>
          </w:rPrChange>
        </w:rPr>
        <w:pPrChange w:id="2065" w:author="Юлия Новокшанова" w:date="2020-02-09T13:07:00Z">
          <w:pPr>
            <w:numPr>
              <w:numId w:val="4"/>
            </w:numPr>
            <w:tabs>
              <w:tab w:val="num" w:pos="720"/>
            </w:tabs>
            <w:spacing w:before="100" w:beforeAutospacing="1" w:after="100" w:afterAutospacing="1"/>
            <w:ind w:left="720" w:hanging="360"/>
          </w:pPr>
        </w:pPrChange>
      </w:pPr>
      <w:r w:rsidRPr="00630D51">
        <w:rPr>
          <w:rFonts w:ascii="Times New Roman" w:eastAsia="Times New Roman" w:hAnsi="Times New Roman" w:cs="Times New Roman"/>
          <w:sz w:val="28"/>
          <w:szCs w:val="28"/>
          <w:lang w:eastAsia="ru-RU"/>
          <w:rPrChange w:id="2066" w:author="Юлия Новокшанова" w:date="2020-02-09T13:06:00Z">
            <w:rPr>
              <w:rFonts w:ascii="Times New Roman" w:eastAsia="Times New Roman" w:hAnsi="Times New Roman" w:cs="Times New Roman"/>
              <w:sz w:val="22"/>
              <w:szCs w:val="22"/>
              <w:lang w:eastAsia="ru-RU"/>
            </w:rPr>
          </w:rPrChange>
        </w:rPr>
        <w:t xml:space="preserve">12  Графические фильтры на основе матрицы скручивания </w:t>
      </w:r>
    </w:p>
    <w:p w14:paraId="6EC63FBD" w14:textId="77777777" w:rsidR="00667D61" w:rsidRPr="00630D51" w:rsidRDefault="00667D61">
      <w:pPr>
        <w:spacing w:before="100" w:beforeAutospacing="1" w:after="100" w:afterAutospacing="1" w:line="360" w:lineRule="auto"/>
        <w:ind w:left="720"/>
        <w:jc w:val="both"/>
        <w:rPr>
          <w:rFonts w:ascii="Times New Roman" w:eastAsia="Times New Roman" w:hAnsi="Times New Roman" w:cs="Times New Roman"/>
          <w:sz w:val="28"/>
          <w:szCs w:val="28"/>
          <w:lang w:eastAsia="ru-RU"/>
          <w:rPrChange w:id="2067" w:author="Юлия Новокшанова" w:date="2020-02-09T13:06:00Z">
            <w:rPr>
              <w:rFonts w:ascii="Times New Roman" w:eastAsia="Times New Roman" w:hAnsi="Times New Roman" w:cs="Times New Roman"/>
              <w:lang w:eastAsia="ru-RU"/>
            </w:rPr>
          </w:rPrChange>
        </w:rPr>
        <w:pPrChange w:id="2068" w:author="Юлия Новокшанова" w:date="2020-02-09T13:07:00Z">
          <w:pPr>
            <w:spacing w:before="100" w:beforeAutospacing="1" w:after="100" w:afterAutospacing="1"/>
            <w:ind w:left="720"/>
          </w:pPr>
        </w:pPrChange>
      </w:pPr>
      <w:r w:rsidRPr="00630D51">
        <w:rPr>
          <w:rFonts w:ascii="Times New Roman" w:eastAsia="Times New Roman" w:hAnsi="Times New Roman" w:cs="Times New Roman"/>
          <w:sz w:val="28"/>
          <w:szCs w:val="28"/>
          <w:lang w:eastAsia="ru-RU"/>
          <w:rPrChange w:id="2069" w:author="Юлия Новокшанова" w:date="2020-02-09T13:06:00Z">
            <w:rPr>
              <w:rFonts w:ascii="Times New Roman" w:eastAsia="Times New Roman" w:hAnsi="Times New Roman" w:cs="Times New Roman"/>
              <w:sz w:val="22"/>
              <w:szCs w:val="22"/>
              <w:lang w:eastAsia="ru-RU"/>
            </w:rPr>
          </w:rPrChange>
        </w:rPr>
        <w:t xml:space="preserve">[Электронный ресурс] - http://wb0.ru/articles/120.htm </w:t>
      </w:r>
    </w:p>
    <w:p w14:paraId="46882FB8" w14:textId="77777777" w:rsidR="00667D61" w:rsidDel="008E77A2" w:rsidRDefault="008E77A2" w:rsidP="008E77A2">
      <w:pPr>
        <w:spacing w:before="100" w:beforeAutospacing="1" w:after="100" w:afterAutospacing="1" w:line="360" w:lineRule="auto"/>
        <w:jc w:val="both"/>
        <w:rPr>
          <w:del w:id="2070" w:author="Юлия Новокшанова" w:date="2020-02-09T13:03:00Z"/>
          <w:rFonts w:ascii="Times New Roman" w:eastAsia="Times New Roman" w:hAnsi="Times New Roman" w:cs="Times New Roman"/>
          <w:sz w:val="28"/>
          <w:szCs w:val="28"/>
          <w:lang w:eastAsia="ru-RU"/>
        </w:rPr>
      </w:pPr>
      <w:ins w:id="2071" w:author="Юлия Новокшанова" w:date="2020-02-23T21:57:00Z">
        <w:r>
          <w:rPr>
            <w:rFonts w:ascii="Times New Roman" w:eastAsia="Times New Roman" w:hAnsi="Times New Roman" w:cs="Times New Roman"/>
            <w:sz w:val="28"/>
            <w:szCs w:val="28"/>
            <w:lang w:eastAsia="ru-RU"/>
          </w:rPr>
          <w:t>Приложение:</w:t>
        </w:r>
      </w:ins>
      <w:del w:id="2072" w:author="Юлия Новокшанова" w:date="2020-02-09T13:03:00Z">
        <w:r w:rsidR="00667D61" w:rsidRPr="00630D51" w:rsidDel="00667D61">
          <w:rPr>
            <w:rFonts w:ascii="Times New Roman" w:eastAsia="Times New Roman" w:hAnsi="Times New Roman" w:cs="Times New Roman"/>
            <w:sz w:val="28"/>
            <w:szCs w:val="28"/>
            <w:lang w:eastAsia="ru-RU"/>
            <w:rPrChange w:id="2073" w:author="Юлия Новокшанова" w:date="2020-02-09T13:06:00Z">
              <w:rPr>
                <w:rFonts w:ascii="Times New Roman" w:eastAsia="Times New Roman" w:hAnsi="Times New Roman" w:cs="Times New Roman"/>
                <w:sz w:val="22"/>
                <w:szCs w:val="22"/>
                <w:lang w:eastAsia="ru-RU"/>
              </w:rPr>
            </w:rPrChange>
          </w:rPr>
          <w:delText xml:space="preserve">13  ColorMatrixColorFilter [Электронный ресурс] - </w:delText>
        </w:r>
      </w:del>
    </w:p>
    <w:p w14:paraId="719B7BA2" w14:textId="77777777" w:rsidR="008E77A2" w:rsidRDefault="008E77A2" w:rsidP="008E77A2">
      <w:pPr>
        <w:spacing w:line="360" w:lineRule="auto"/>
        <w:jc w:val="both"/>
        <w:rPr>
          <w:ins w:id="2074" w:author="Юлия Новокшанова" w:date="2020-02-23T21:57:00Z"/>
          <w:rFonts w:ascii="Times New Roman" w:eastAsia="Times New Roman" w:hAnsi="Times New Roman" w:cs="Times New Roman"/>
          <w:sz w:val="28"/>
          <w:szCs w:val="28"/>
          <w:lang w:eastAsia="ru-RU"/>
        </w:rPr>
      </w:pPr>
    </w:p>
    <w:p w14:paraId="74E2F53A" w14:textId="77777777" w:rsidR="008E77A2" w:rsidRDefault="008E77A2" w:rsidP="008E77A2">
      <w:pPr>
        <w:spacing w:before="100" w:beforeAutospacing="1" w:after="100" w:afterAutospacing="1" w:line="360" w:lineRule="auto"/>
        <w:jc w:val="both"/>
        <w:rPr>
          <w:ins w:id="2075" w:author="Юлия Новокшанова" w:date="2020-02-23T22:09:00Z"/>
          <w:rFonts w:ascii="Times New Roman" w:eastAsia="Times New Roman" w:hAnsi="Times New Roman" w:cs="Times New Roman"/>
          <w:sz w:val="28"/>
          <w:szCs w:val="28"/>
          <w:lang w:eastAsia="ru-RU"/>
        </w:rPr>
      </w:pPr>
      <w:ins w:id="2076" w:author="Юлия Новокшанова" w:date="2020-02-23T22:09:00Z">
        <w:r>
          <w:rPr>
            <w:rFonts w:ascii="Times New Roman" w:eastAsia="Times New Roman" w:hAnsi="Times New Roman" w:cs="Times New Roman"/>
            <w:sz w:val="28"/>
            <w:szCs w:val="28"/>
            <w:lang w:eastAsia="ru-RU"/>
          </w:rPr>
          <w:t>Интерфейс(</w:t>
        </w:r>
        <w:r w:rsidR="009974B9">
          <w:rPr>
            <w:rFonts w:ascii="Times New Roman" w:eastAsia="Times New Roman" w:hAnsi="Times New Roman" w:cs="Times New Roman"/>
            <w:sz w:val="28"/>
            <w:szCs w:val="28"/>
            <w:lang w:val="en-US" w:eastAsia="ru-RU"/>
          </w:rPr>
          <w:t xml:space="preserve">HTML </w:t>
        </w:r>
        <w:r w:rsidR="009974B9">
          <w:rPr>
            <w:rFonts w:ascii="Times New Roman" w:eastAsia="Times New Roman" w:hAnsi="Times New Roman" w:cs="Times New Roman"/>
            <w:sz w:val="28"/>
            <w:szCs w:val="28"/>
            <w:lang w:eastAsia="ru-RU"/>
          </w:rPr>
          <w:t>код):</w:t>
        </w:r>
      </w:ins>
    </w:p>
    <w:p w14:paraId="41E6AA2E" w14:textId="77777777" w:rsidR="009974B9" w:rsidRPr="009974B9" w:rsidRDefault="009974B9" w:rsidP="00997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2077" w:author="Юлия Новокшанова" w:date="2020-02-23T22:10:00Z"/>
          <w:rFonts w:ascii="Menlo" w:eastAsia="Times New Roman" w:hAnsi="Menlo" w:cs="Menlo"/>
          <w:color w:val="000000"/>
          <w:sz w:val="20"/>
          <w:szCs w:val="20"/>
          <w:shd w:val="clear" w:color="auto" w:fill="EFEFEF"/>
          <w:lang w:val="en-US" w:eastAsia="ru-RU"/>
          <w:rPrChange w:id="2078" w:author="Юлия Новокшанова" w:date="2020-02-23T22:10:00Z">
            <w:rPr>
              <w:ins w:id="2079" w:author="Юлия Новокшанова" w:date="2020-02-23T22:10:00Z"/>
              <w:rFonts w:ascii="Menlo" w:eastAsia="Times New Roman" w:hAnsi="Menlo" w:cs="Menlo"/>
              <w:color w:val="000000"/>
              <w:sz w:val="20"/>
              <w:szCs w:val="20"/>
              <w:shd w:val="clear" w:color="auto" w:fill="EFEFEF"/>
              <w:lang w:eastAsia="ru-RU"/>
            </w:rPr>
          </w:rPrChange>
        </w:rPr>
      </w:pPr>
      <w:ins w:id="2080" w:author="Юлия Новокшанова" w:date="2020-02-23T22:09:00Z">
        <w:r w:rsidRPr="009974B9">
          <w:rPr>
            <w:rFonts w:ascii="Menlo" w:eastAsia="Times New Roman" w:hAnsi="Menlo" w:cs="Menlo"/>
            <w:color w:val="000000"/>
            <w:sz w:val="20"/>
            <w:szCs w:val="20"/>
            <w:shd w:val="clear" w:color="auto" w:fill="EFEFEF"/>
            <w:lang w:eastAsia="ru-RU"/>
          </w:rPr>
          <w:t xml:space="preserve">&lt;!DOCTYPE </w:t>
        </w:r>
        <w:r w:rsidRPr="009974B9">
          <w:rPr>
            <w:rFonts w:ascii="Menlo" w:eastAsia="Times New Roman" w:hAnsi="Menlo" w:cs="Menlo"/>
            <w:b/>
            <w:bCs/>
            <w:color w:val="0000FF"/>
            <w:sz w:val="20"/>
            <w:szCs w:val="20"/>
            <w:shd w:val="clear" w:color="auto" w:fill="EFEFEF"/>
            <w:lang w:eastAsia="ru-RU"/>
          </w:rPr>
          <w:t>html</w:t>
        </w:r>
        <w:r w:rsidRPr="009974B9">
          <w:rPr>
            <w:rFonts w:ascii="Menlo" w:eastAsia="Times New Roman" w:hAnsi="Menlo" w:cs="Menlo"/>
            <w:color w:val="000000"/>
            <w:sz w:val="20"/>
            <w:szCs w:val="20"/>
            <w:shd w:val="clear" w:color="auto" w:fill="EFEFEF"/>
            <w:lang w:eastAsia="ru-RU"/>
          </w:rPr>
          <w:t>&gt;</w:t>
        </w:r>
        <w:r w:rsidRPr="009974B9">
          <w:rPr>
            <w:rFonts w:ascii="Menlo" w:eastAsia="Times New Roman" w:hAnsi="Menlo" w:cs="Menlo"/>
            <w:color w:val="000000"/>
            <w:sz w:val="20"/>
            <w:szCs w:val="20"/>
            <w:lang w:eastAsia="ru-RU"/>
          </w:rPr>
          <w:br/>
        </w:r>
        <w:r w:rsidRPr="009974B9">
          <w:rPr>
            <w:rFonts w:ascii="Menlo" w:eastAsia="Times New Roman" w:hAnsi="Menlo" w:cs="Menlo"/>
            <w:color w:val="000000"/>
            <w:sz w:val="20"/>
            <w:szCs w:val="20"/>
            <w:shd w:val="clear" w:color="auto" w:fill="EFEFEF"/>
            <w:lang w:eastAsia="ru-RU"/>
          </w:rPr>
          <w:t>&lt;</w:t>
        </w:r>
        <w:r w:rsidRPr="009974B9">
          <w:rPr>
            <w:rFonts w:ascii="Menlo" w:eastAsia="Times New Roman" w:hAnsi="Menlo" w:cs="Menlo"/>
            <w:b/>
            <w:bCs/>
            <w:color w:val="000080"/>
            <w:sz w:val="20"/>
            <w:szCs w:val="20"/>
            <w:shd w:val="clear" w:color="auto" w:fill="EFEFEF"/>
            <w:lang w:eastAsia="ru-RU"/>
          </w:rPr>
          <w:t xml:space="preserve">html </w:t>
        </w:r>
        <w:r w:rsidRPr="009974B9">
          <w:rPr>
            <w:rFonts w:ascii="Menlo" w:eastAsia="Times New Roman" w:hAnsi="Menlo" w:cs="Menlo"/>
            <w:b/>
            <w:bCs/>
            <w:color w:val="0000FF"/>
            <w:sz w:val="20"/>
            <w:szCs w:val="20"/>
            <w:shd w:val="clear" w:color="auto" w:fill="EFEFEF"/>
            <w:lang w:eastAsia="ru-RU"/>
          </w:rPr>
          <w:t>lang=</w:t>
        </w:r>
        <w:r w:rsidRPr="009974B9">
          <w:rPr>
            <w:rFonts w:ascii="Menlo" w:eastAsia="Times New Roman" w:hAnsi="Menlo" w:cs="Menlo"/>
            <w:b/>
            <w:bCs/>
            <w:color w:val="008000"/>
            <w:sz w:val="20"/>
            <w:szCs w:val="20"/>
            <w:shd w:val="clear" w:color="auto" w:fill="EFEFEF"/>
            <w:lang w:eastAsia="ru-RU"/>
          </w:rPr>
          <w:t>"en"</w:t>
        </w:r>
        <w:r w:rsidRPr="009974B9">
          <w:rPr>
            <w:rFonts w:ascii="Menlo" w:eastAsia="Times New Roman" w:hAnsi="Menlo" w:cs="Menlo"/>
            <w:color w:val="000000"/>
            <w:sz w:val="20"/>
            <w:szCs w:val="20"/>
            <w:shd w:val="clear" w:color="auto" w:fill="EFEFEF"/>
            <w:lang w:eastAsia="ru-RU"/>
          </w:rPr>
          <w:t>&gt;</w:t>
        </w:r>
        <w:r w:rsidRPr="009974B9">
          <w:rPr>
            <w:rFonts w:ascii="Menlo" w:eastAsia="Times New Roman" w:hAnsi="Menlo" w:cs="Menlo"/>
            <w:color w:val="000000"/>
            <w:sz w:val="20"/>
            <w:szCs w:val="20"/>
            <w:lang w:eastAsia="ru-RU"/>
          </w:rPr>
          <w:br/>
        </w:r>
        <w:r w:rsidRPr="009974B9">
          <w:rPr>
            <w:rFonts w:ascii="Menlo" w:eastAsia="Times New Roman" w:hAnsi="Menlo" w:cs="Menlo"/>
            <w:color w:val="000000"/>
            <w:sz w:val="20"/>
            <w:szCs w:val="20"/>
            <w:shd w:val="clear" w:color="auto" w:fill="EFEFEF"/>
            <w:lang w:eastAsia="ru-RU"/>
          </w:rPr>
          <w:t>&lt;</w:t>
        </w:r>
        <w:r w:rsidRPr="009974B9">
          <w:rPr>
            <w:rFonts w:ascii="Menlo" w:eastAsia="Times New Roman" w:hAnsi="Menlo" w:cs="Menlo"/>
            <w:b/>
            <w:bCs/>
            <w:color w:val="000080"/>
            <w:sz w:val="20"/>
            <w:szCs w:val="20"/>
            <w:shd w:val="clear" w:color="auto" w:fill="EFEFEF"/>
            <w:lang w:eastAsia="ru-RU"/>
          </w:rPr>
          <w:t>head</w:t>
        </w:r>
        <w:r w:rsidRPr="009974B9">
          <w:rPr>
            <w:rFonts w:ascii="Menlo" w:eastAsia="Times New Roman" w:hAnsi="Menlo" w:cs="Menlo"/>
            <w:color w:val="000000"/>
            <w:sz w:val="20"/>
            <w:szCs w:val="20"/>
            <w:shd w:val="clear" w:color="auto" w:fill="EFEFEF"/>
            <w:lang w:eastAsia="ru-RU"/>
          </w:rPr>
          <w:t>&gt;</w:t>
        </w:r>
        <w:r w:rsidRPr="009974B9">
          <w:rPr>
            <w:rFonts w:ascii="Menlo" w:eastAsia="Times New Roman" w:hAnsi="Menlo" w:cs="Menlo"/>
            <w:color w:val="000000"/>
            <w:sz w:val="20"/>
            <w:szCs w:val="20"/>
            <w:lang w:eastAsia="ru-RU"/>
          </w:rPr>
          <w:br/>
          <w:t xml:space="preserve">    </w:t>
        </w:r>
        <w:r w:rsidRPr="009974B9">
          <w:rPr>
            <w:rFonts w:ascii="Menlo" w:eastAsia="Times New Roman" w:hAnsi="Menlo" w:cs="Menlo"/>
            <w:color w:val="000000"/>
            <w:sz w:val="20"/>
            <w:szCs w:val="20"/>
            <w:shd w:val="clear" w:color="auto" w:fill="EFEFEF"/>
            <w:lang w:eastAsia="ru-RU"/>
          </w:rPr>
          <w:t>&lt;</w:t>
        </w:r>
        <w:r w:rsidRPr="009974B9">
          <w:rPr>
            <w:rFonts w:ascii="Menlo" w:eastAsia="Times New Roman" w:hAnsi="Menlo" w:cs="Menlo"/>
            <w:b/>
            <w:bCs/>
            <w:color w:val="000080"/>
            <w:sz w:val="20"/>
            <w:szCs w:val="20"/>
            <w:shd w:val="clear" w:color="auto" w:fill="EFEFEF"/>
            <w:lang w:eastAsia="ru-RU"/>
          </w:rPr>
          <w:t xml:space="preserve">meta </w:t>
        </w:r>
        <w:r w:rsidRPr="009974B9">
          <w:rPr>
            <w:rFonts w:ascii="Menlo" w:eastAsia="Times New Roman" w:hAnsi="Menlo" w:cs="Menlo"/>
            <w:b/>
            <w:bCs/>
            <w:color w:val="0000FF"/>
            <w:sz w:val="20"/>
            <w:szCs w:val="20"/>
            <w:shd w:val="clear" w:color="auto" w:fill="EFEFEF"/>
            <w:lang w:eastAsia="ru-RU"/>
          </w:rPr>
          <w:t>charset=</w:t>
        </w:r>
        <w:r w:rsidRPr="009974B9">
          <w:rPr>
            <w:rFonts w:ascii="Menlo" w:eastAsia="Times New Roman" w:hAnsi="Menlo" w:cs="Menlo"/>
            <w:b/>
            <w:bCs/>
            <w:color w:val="008000"/>
            <w:sz w:val="20"/>
            <w:szCs w:val="20"/>
            <w:shd w:val="clear" w:color="auto" w:fill="EFEFEF"/>
            <w:lang w:eastAsia="ru-RU"/>
          </w:rPr>
          <w:t>"UTF-8"</w:t>
        </w:r>
        <w:r w:rsidRPr="009974B9">
          <w:rPr>
            <w:rFonts w:ascii="Menlo" w:eastAsia="Times New Roman" w:hAnsi="Menlo" w:cs="Menlo"/>
            <w:color w:val="000000"/>
            <w:sz w:val="20"/>
            <w:szCs w:val="20"/>
            <w:shd w:val="clear" w:color="auto" w:fill="EFEFEF"/>
            <w:lang w:eastAsia="ru-RU"/>
          </w:rPr>
          <w:t>&gt;</w:t>
        </w:r>
        <w:r w:rsidRPr="009974B9">
          <w:rPr>
            <w:rFonts w:ascii="Menlo" w:eastAsia="Times New Roman" w:hAnsi="Menlo" w:cs="Menlo"/>
            <w:color w:val="000000"/>
            <w:sz w:val="20"/>
            <w:szCs w:val="20"/>
            <w:lang w:eastAsia="ru-RU"/>
          </w:rPr>
          <w:br/>
          <w:t xml:space="preserve">    </w:t>
        </w:r>
        <w:r w:rsidRPr="009974B9">
          <w:rPr>
            <w:rFonts w:ascii="Menlo" w:eastAsia="Times New Roman" w:hAnsi="Menlo" w:cs="Menlo"/>
            <w:color w:val="000000"/>
            <w:sz w:val="20"/>
            <w:szCs w:val="20"/>
            <w:shd w:val="clear" w:color="auto" w:fill="EFEFEF"/>
            <w:lang w:eastAsia="ru-RU"/>
          </w:rPr>
          <w:t>&lt;</w:t>
        </w:r>
        <w:r w:rsidRPr="009974B9">
          <w:rPr>
            <w:rFonts w:ascii="Menlo" w:eastAsia="Times New Roman" w:hAnsi="Menlo" w:cs="Menlo"/>
            <w:b/>
            <w:bCs/>
            <w:color w:val="000080"/>
            <w:sz w:val="20"/>
            <w:szCs w:val="20"/>
            <w:shd w:val="clear" w:color="auto" w:fill="EFEFEF"/>
            <w:lang w:eastAsia="ru-RU"/>
          </w:rPr>
          <w:t>title</w:t>
        </w:r>
        <w:r w:rsidRPr="009974B9">
          <w:rPr>
            <w:rFonts w:ascii="Menlo" w:eastAsia="Times New Roman" w:hAnsi="Menlo" w:cs="Menlo"/>
            <w:color w:val="000000"/>
            <w:sz w:val="20"/>
            <w:szCs w:val="20"/>
            <w:shd w:val="clear" w:color="auto" w:fill="EFEFEF"/>
            <w:lang w:eastAsia="ru-RU"/>
          </w:rPr>
          <w:t>&gt;</w:t>
        </w:r>
        <w:r w:rsidRPr="009974B9">
          <w:rPr>
            <w:rFonts w:ascii="Menlo" w:eastAsia="Times New Roman" w:hAnsi="Menlo" w:cs="Menlo"/>
            <w:color w:val="000000"/>
            <w:sz w:val="20"/>
            <w:szCs w:val="20"/>
            <w:lang w:eastAsia="ru-RU"/>
          </w:rPr>
          <w:t>Login</w:t>
        </w:r>
        <w:r w:rsidRPr="009974B9">
          <w:rPr>
            <w:rFonts w:ascii="Menlo" w:eastAsia="Times New Roman" w:hAnsi="Menlo" w:cs="Menlo"/>
            <w:color w:val="000000"/>
            <w:sz w:val="20"/>
            <w:szCs w:val="20"/>
            <w:shd w:val="clear" w:color="auto" w:fill="EFEFEF"/>
            <w:lang w:eastAsia="ru-RU"/>
          </w:rPr>
          <w:t>&lt;/</w:t>
        </w:r>
        <w:r w:rsidRPr="009974B9">
          <w:rPr>
            <w:rFonts w:ascii="Menlo" w:eastAsia="Times New Roman" w:hAnsi="Menlo" w:cs="Menlo"/>
            <w:b/>
            <w:bCs/>
            <w:color w:val="000080"/>
            <w:sz w:val="20"/>
            <w:szCs w:val="20"/>
            <w:shd w:val="clear" w:color="auto" w:fill="EFEFEF"/>
            <w:lang w:eastAsia="ru-RU"/>
          </w:rPr>
          <w:t>title</w:t>
        </w:r>
        <w:r w:rsidRPr="009974B9">
          <w:rPr>
            <w:rFonts w:ascii="Menlo" w:eastAsia="Times New Roman" w:hAnsi="Menlo" w:cs="Menlo"/>
            <w:color w:val="000000"/>
            <w:sz w:val="20"/>
            <w:szCs w:val="20"/>
            <w:shd w:val="clear" w:color="auto" w:fill="EFEFEF"/>
            <w:lang w:eastAsia="ru-RU"/>
          </w:rPr>
          <w:t>&gt;</w:t>
        </w:r>
        <w:r w:rsidRPr="009974B9">
          <w:rPr>
            <w:rFonts w:ascii="Menlo" w:eastAsia="Times New Roman" w:hAnsi="Menlo" w:cs="Menlo"/>
            <w:color w:val="000000"/>
            <w:sz w:val="20"/>
            <w:szCs w:val="20"/>
            <w:lang w:eastAsia="ru-RU"/>
          </w:rPr>
          <w:br/>
          <w:t xml:space="preserve">    </w:t>
        </w:r>
        <w:r w:rsidRPr="009974B9">
          <w:rPr>
            <w:rFonts w:ascii="Menlo" w:eastAsia="Times New Roman" w:hAnsi="Menlo" w:cs="Menlo"/>
            <w:color w:val="000000"/>
            <w:sz w:val="20"/>
            <w:szCs w:val="20"/>
            <w:shd w:val="clear" w:color="auto" w:fill="EFEFEF"/>
            <w:lang w:eastAsia="ru-RU"/>
          </w:rPr>
          <w:t>&lt;</w:t>
        </w:r>
        <w:r w:rsidRPr="009974B9">
          <w:rPr>
            <w:rFonts w:ascii="Menlo" w:eastAsia="Times New Roman" w:hAnsi="Menlo" w:cs="Menlo"/>
            <w:b/>
            <w:bCs/>
            <w:color w:val="000080"/>
            <w:sz w:val="20"/>
            <w:szCs w:val="20"/>
            <w:shd w:val="clear" w:color="auto" w:fill="EFEFEF"/>
            <w:lang w:eastAsia="ru-RU"/>
          </w:rPr>
          <w:t>style</w:t>
        </w:r>
        <w:r w:rsidRPr="009974B9">
          <w:rPr>
            <w:rFonts w:ascii="Menlo" w:eastAsia="Times New Roman" w:hAnsi="Menlo" w:cs="Menlo"/>
            <w:color w:val="000000"/>
            <w:sz w:val="20"/>
            <w:szCs w:val="20"/>
            <w:shd w:val="clear" w:color="auto" w:fill="EFEFEF"/>
            <w:lang w:eastAsia="ru-RU"/>
          </w:rPr>
          <w:t>&gt;</w:t>
        </w:r>
        <w:r w:rsidRPr="009974B9">
          <w:rPr>
            <w:rFonts w:ascii="Menlo" w:eastAsia="Times New Roman" w:hAnsi="Menlo" w:cs="Menlo"/>
            <w:color w:val="000000"/>
            <w:sz w:val="20"/>
            <w:szCs w:val="20"/>
            <w:lang w:eastAsia="ru-RU"/>
          </w:rPr>
          <w:br/>
          <w:t xml:space="preserve">   .text {</w:t>
        </w:r>
        <w:r w:rsidRPr="009974B9">
          <w:rPr>
            <w:rFonts w:ascii="Menlo" w:eastAsia="Times New Roman" w:hAnsi="Menlo" w:cs="Menlo"/>
            <w:color w:val="000000"/>
            <w:sz w:val="20"/>
            <w:szCs w:val="20"/>
            <w:lang w:eastAsia="ru-RU"/>
          </w:rPr>
          <w:br/>
          <w:t xml:space="preserve">    text-align:  center;</w:t>
        </w:r>
        <w:r w:rsidRPr="009974B9">
          <w:rPr>
            <w:rFonts w:ascii="Menlo" w:eastAsia="Times New Roman" w:hAnsi="Menlo" w:cs="Menlo"/>
            <w:color w:val="000000"/>
            <w:sz w:val="20"/>
            <w:szCs w:val="20"/>
            <w:lang w:eastAsia="ru-RU"/>
          </w:rPr>
          <w:br/>
          <w:t xml:space="preserve">   }</w:t>
        </w:r>
        <w:r w:rsidRPr="009974B9">
          <w:rPr>
            <w:rFonts w:ascii="Menlo" w:eastAsia="Times New Roman" w:hAnsi="Menlo" w:cs="Menlo"/>
            <w:color w:val="000000"/>
            <w:sz w:val="20"/>
            <w:szCs w:val="20"/>
            <w:lang w:eastAsia="ru-RU"/>
          </w:rPr>
          <w:br/>
          <w:t xml:space="preserve">    .myButton</w:t>
        </w:r>
        <w:r w:rsidRPr="009974B9">
          <w:rPr>
            <w:rFonts w:ascii="Menlo" w:eastAsia="Times New Roman" w:hAnsi="Menlo" w:cs="Menlo"/>
            <w:color w:val="000000"/>
            <w:sz w:val="20"/>
            <w:szCs w:val="20"/>
            <w:lang w:eastAsia="ru-RU"/>
          </w:rPr>
          <w:br/>
          <w:t xml:space="preserve">    {</w:t>
        </w:r>
        <w:r w:rsidRPr="009974B9">
          <w:rPr>
            <w:rFonts w:ascii="Menlo" w:eastAsia="Times New Roman" w:hAnsi="Menlo" w:cs="Menlo"/>
            <w:color w:val="000000"/>
            <w:sz w:val="20"/>
            <w:szCs w:val="20"/>
            <w:lang w:eastAsia="ru-RU"/>
          </w:rPr>
          <w:br/>
          <w:t xml:space="preserve">    box-shadow:inset 0px 0px 0px 0px #c4ccc0;</w:t>
        </w:r>
        <w:r w:rsidRPr="009974B9">
          <w:rPr>
            <w:rFonts w:ascii="Menlo" w:eastAsia="Times New Roman" w:hAnsi="Menlo" w:cs="Menlo"/>
            <w:color w:val="000000"/>
            <w:sz w:val="20"/>
            <w:szCs w:val="20"/>
            <w:lang w:eastAsia="ru-RU"/>
          </w:rPr>
          <w:br/>
          <w:t xml:space="preserve">    background:linear-gradient(to bottom, #74ad5a 5%, #68a54b 100%);</w:t>
        </w:r>
        <w:r w:rsidRPr="009974B9">
          <w:rPr>
            <w:rFonts w:ascii="Menlo" w:eastAsia="Times New Roman" w:hAnsi="Menlo" w:cs="Menlo"/>
            <w:color w:val="000000"/>
            <w:sz w:val="20"/>
            <w:szCs w:val="20"/>
            <w:lang w:eastAsia="ru-RU"/>
          </w:rPr>
          <w:br/>
          <w:t xml:space="preserve">    background-color:#74ad5a;</w:t>
        </w:r>
        <w:r w:rsidRPr="009974B9">
          <w:rPr>
            <w:rFonts w:ascii="Menlo" w:eastAsia="Times New Roman" w:hAnsi="Menlo" w:cs="Menlo"/>
            <w:color w:val="000000"/>
            <w:sz w:val="20"/>
            <w:szCs w:val="20"/>
            <w:lang w:eastAsia="ru-RU"/>
          </w:rPr>
          <w:br/>
          <w:t xml:space="preserve">    border-radius:10px;</w:t>
        </w:r>
        <w:r w:rsidRPr="009974B9">
          <w:rPr>
            <w:rFonts w:ascii="Menlo" w:eastAsia="Times New Roman" w:hAnsi="Menlo" w:cs="Menlo"/>
            <w:color w:val="000000"/>
            <w:sz w:val="20"/>
            <w:szCs w:val="20"/>
            <w:lang w:eastAsia="ru-RU"/>
          </w:rPr>
          <w:br/>
          <w:t xml:space="preserve">    display:inline-block;</w:t>
        </w:r>
        <w:r w:rsidRPr="009974B9">
          <w:rPr>
            <w:rFonts w:ascii="Menlo" w:eastAsia="Times New Roman" w:hAnsi="Menlo" w:cs="Menlo"/>
            <w:color w:val="000000"/>
            <w:sz w:val="20"/>
            <w:szCs w:val="20"/>
            <w:lang w:eastAsia="ru-RU"/>
          </w:rPr>
          <w:br/>
          <w:t xml:space="preserve">    cursor:pointer;</w:t>
        </w:r>
        <w:r w:rsidRPr="009974B9">
          <w:rPr>
            <w:rFonts w:ascii="Menlo" w:eastAsia="Times New Roman" w:hAnsi="Menlo" w:cs="Menlo"/>
            <w:color w:val="000000"/>
            <w:sz w:val="20"/>
            <w:szCs w:val="20"/>
            <w:lang w:eastAsia="ru-RU"/>
          </w:rPr>
          <w:br/>
          <w:t xml:space="preserve">    color:#ffffff;</w:t>
        </w:r>
        <w:r w:rsidRPr="009974B9">
          <w:rPr>
            <w:rFonts w:ascii="Menlo" w:eastAsia="Times New Roman" w:hAnsi="Menlo" w:cs="Menlo"/>
            <w:color w:val="000000"/>
            <w:sz w:val="20"/>
            <w:szCs w:val="20"/>
            <w:lang w:eastAsia="ru-RU"/>
          </w:rPr>
          <w:br/>
          <w:t xml:space="preserve">    font-family:Times New Roman;</w:t>
        </w:r>
        <w:r w:rsidRPr="009974B9">
          <w:rPr>
            <w:rFonts w:ascii="Menlo" w:eastAsia="Times New Roman" w:hAnsi="Menlo" w:cs="Menlo"/>
            <w:color w:val="000000"/>
            <w:sz w:val="20"/>
            <w:szCs w:val="20"/>
            <w:lang w:eastAsia="ru-RU"/>
          </w:rPr>
          <w:br/>
          <w:t xml:space="preserve">    font-size:23px;</w:t>
        </w:r>
        <w:r w:rsidRPr="009974B9">
          <w:rPr>
            <w:rFonts w:ascii="Menlo" w:eastAsia="Times New Roman" w:hAnsi="Menlo" w:cs="Menlo"/>
            <w:color w:val="000000"/>
            <w:sz w:val="20"/>
            <w:szCs w:val="20"/>
            <w:lang w:eastAsia="ru-RU"/>
          </w:rPr>
          <w:br/>
          <w:t xml:space="preserve">    font-weight:bold;</w:t>
        </w:r>
        <w:r w:rsidRPr="009974B9">
          <w:rPr>
            <w:rFonts w:ascii="Menlo" w:eastAsia="Times New Roman" w:hAnsi="Menlo" w:cs="Menlo"/>
            <w:color w:val="000000"/>
            <w:sz w:val="20"/>
            <w:szCs w:val="20"/>
            <w:lang w:eastAsia="ru-RU"/>
          </w:rPr>
          <w:br/>
          <w:t xml:space="preserve">    padding:10px 40px;</w:t>
        </w:r>
        <w:r w:rsidRPr="009974B9">
          <w:rPr>
            <w:rFonts w:ascii="Menlo" w:eastAsia="Times New Roman" w:hAnsi="Menlo" w:cs="Menlo"/>
            <w:color w:val="000000"/>
            <w:sz w:val="20"/>
            <w:szCs w:val="20"/>
            <w:lang w:eastAsia="ru-RU"/>
          </w:rPr>
          <w:br/>
          <w:t xml:space="preserve">    text-decoration:none;</w:t>
        </w:r>
        <w:r w:rsidRPr="009974B9">
          <w:rPr>
            <w:rFonts w:ascii="Menlo" w:eastAsia="Times New Roman" w:hAnsi="Menlo" w:cs="Menlo"/>
            <w:color w:val="000000"/>
            <w:sz w:val="20"/>
            <w:szCs w:val="20"/>
            <w:lang w:eastAsia="ru-RU"/>
          </w:rPr>
          <w:br/>
          <w:t xml:space="preserve">    }</w:t>
        </w:r>
        <w:r w:rsidRPr="009974B9">
          <w:rPr>
            <w:rFonts w:ascii="Menlo" w:eastAsia="Times New Roman" w:hAnsi="Menlo" w:cs="Menlo"/>
            <w:color w:val="000000"/>
            <w:sz w:val="20"/>
            <w:szCs w:val="20"/>
            <w:lang w:eastAsia="ru-RU"/>
          </w:rPr>
          <w:br/>
          <w:t xml:space="preserve">    .btn</w:t>
        </w:r>
        <w:r w:rsidRPr="009974B9">
          <w:rPr>
            <w:rFonts w:ascii="Menlo" w:eastAsia="Times New Roman" w:hAnsi="Menlo" w:cs="Menlo"/>
            <w:color w:val="000000"/>
            <w:sz w:val="20"/>
            <w:szCs w:val="20"/>
            <w:lang w:eastAsia="ru-RU"/>
          </w:rPr>
          <w:br/>
          <w:t xml:space="preserve">    {</w:t>
        </w:r>
        <w:r w:rsidRPr="009974B9">
          <w:rPr>
            <w:rFonts w:ascii="Menlo" w:eastAsia="Times New Roman" w:hAnsi="Menlo" w:cs="Menlo"/>
            <w:color w:val="000000"/>
            <w:sz w:val="20"/>
            <w:szCs w:val="20"/>
            <w:lang w:eastAsia="ru-RU"/>
          </w:rPr>
          <w:br/>
          <w:t xml:space="preserve">    /* по-умолчанию для &lt;button&gt;, но пригодится для &lt;a&gt; */</w:t>
        </w:r>
        <w:r w:rsidRPr="009974B9">
          <w:rPr>
            <w:rFonts w:ascii="Menlo" w:eastAsia="Times New Roman" w:hAnsi="Menlo" w:cs="Menlo"/>
            <w:color w:val="000000"/>
            <w:sz w:val="20"/>
            <w:szCs w:val="20"/>
            <w:lang w:eastAsia="ru-RU"/>
          </w:rPr>
          <w:br/>
          <w:t xml:space="preserve">    display: inline-block;</w:t>
        </w:r>
        <w:r w:rsidRPr="009974B9">
          <w:rPr>
            <w:rFonts w:ascii="Menlo" w:eastAsia="Times New Roman" w:hAnsi="Menlo" w:cs="Menlo"/>
            <w:color w:val="000000"/>
            <w:sz w:val="20"/>
            <w:szCs w:val="20"/>
            <w:lang w:eastAsia="ru-RU"/>
          </w:rPr>
          <w:br/>
          <w:t xml:space="preserve">    text-align: center;</w:t>
        </w:r>
        <w:r w:rsidRPr="009974B9">
          <w:rPr>
            <w:rFonts w:ascii="Menlo" w:eastAsia="Times New Roman" w:hAnsi="Menlo" w:cs="Menlo"/>
            <w:color w:val="000000"/>
            <w:sz w:val="20"/>
            <w:szCs w:val="20"/>
            <w:lang w:eastAsia="ru-RU"/>
          </w:rPr>
          <w:br/>
          <w:t xml:space="preserve">    text-decoration: none;</w:t>
        </w:r>
        <w:r w:rsidRPr="009974B9">
          <w:rPr>
            <w:rFonts w:ascii="Menlo" w:eastAsia="Times New Roman" w:hAnsi="Menlo" w:cs="Menlo"/>
            <w:color w:val="000000"/>
            <w:sz w:val="20"/>
            <w:szCs w:val="20"/>
            <w:lang w:eastAsia="ru-RU"/>
          </w:rPr>
          <w:br/>
          <w:t xml:space="preserve">    /* создаём маленькие отступы, если кнопки перенесутся на две строки */</w:t>
        </w:r>
        <w:r w:rsidRPr="009974B9">
          <w:rPr>
            <w:rFonts w:ascii="Menlo" w:eastAsia="Times New Roman" w:hAnsi="Menlo" w:cs="Menlo"/>
            <w:color w:val="000000"/>
            <w:sz w:val="20"/>
            <w:szCs w:val="20"/>
            <w:lang w:eastAsia="ru-RU"/>
          </w:rPr>
          <w:br/>
          <w:t xml:space="preserve">    margin: 2px 0;</w:t>
        </w:r>
        <w:r w:rsidRPr="009974B9">
          <w:rPr>
            <w:rFonts w:ascii="Menlo" w:eastAsia="Times New Roman" w:hAnsi="Menlo" w:cs="Menlo"/>
            <w:color w:val="000000"/>
            <w:sz w:val="20"/>
            <w:szCs w:val="20"/>
            <w:lang w:eastAsia="ru-RU"/>
          </w:rPr>
          <w:br/>
          <w:t xml:space="preserve">    /* невидимая граница (понадобится для цвета при наведении/фокусе) */</w:t>
        </w:r>
        <w:r w:rsidRPr="009974B9">
          <w:rPr>
            <w:rFonts w:ascii="Menlo" w:eastAsia="Times New Roman" w:hAnsi="Menlo" w:cs="Menlo"/>
            <w:color w:val="000000"/>
            <w:sz w:val="20"/>
            <w:szCs w:val="20"/>
            <w:lang w:eastAsia="ru-RU"/>
          </w:rPr>
          <w:br/>
        </w:r>
        <w:r w:rsidRPr="009974B9">
          <w:rPr>
            <w:rFonts w:ascii="Menlo" w:eastAsia="Times New Roman" w:hAnsi="Menlo" w:cs="Menlo"/>
            <w:color w:val="000000"/>
            <w:sz w:val="20"/>
            <w:szCs w:val="20"/>
            <w:lang w:eastAsia="ru-RU"/>
          </w:rPr>
          <w:lastRenderedPageBreak/>
          <w:t xml:space="preserve">    border: solid 1px transparent;</w:t>
        </w:r>
        <w:r w:rsidRPr="009974B9">
          <w:rPr>
            <w:rFonts w:ascii="Menlo" w:eastAsia="Times New Roman" w:hAnsi="Menlo" w:cs="Menlo"/>
            <w:color w:val="000000"/>
            <w:sz w:val="20"/>
            <w:szCs w:val="20"/>
            <w:lang w:eastAsia="ru-RU"/>
          </w:rPr>
          <w:br/>
          <w:t xml:space="preserve">    border-radius: 4px;</w:t>
        </w:r>
        <w:r w:rsidRPr="009974B9">
          <w:rPr>
            <w:rFonts w:ascii="Menlo" w:eastAsia="Times New Roman" w:hAnsi="Menlo" w:cs="Menlo"/>
            <w:color w:val="000000"/>
            <w:sz w:val="20"/>
            <w:szCs w:val="20"/>
            <w:lang w:eastAsia="ru-RU"/>
          </w:rPr>
          <w:br/>
          <w:t xml:space="preserve">    /* размер строится из текста и отступов (без width/height) */</w:t>
        </w:r>
        <w:r w:rsidRPr="009974B9">
          <w:rPr>
            <w:rFonts w:ascii="Menlo" w:eastAsia="Times New Roman" w:hAnsi="Menlo" w:cs="Menlo"/>
            <w:color w:val="000000"/>
            <w:sz w:val="20"/>
            <w:szCs w:val="20"/>
            <w:lang w:eastAsia="ru-RU"/>
          </w:rPr>
          <w:br/>
          <w:t xml:space="preserve">    padding: 0.5em 1em;</w:t>
        </w:r>
        <w:r w:rsidRPr="009974B9">
          <w:rPr>
            <w:rFonts w:ascii="Menlo" w:eastAsia="Times New Roman" w:hAnsi="Menlo" w:cs="Menlo"/>
            <w:color w:val="000000"/>
            <w:sz w:val="20"/>
            <w:szCs w:val="20"/>
            <w:lang w:eastAsia="ru-RU"/>
          </w:rPr>
          <w:br/>
          <w:t xml:space="preserve">    /* убедитесь, что достаточно контраста! </w:t>
        </w:r>
        <w:r w:rsidRPr="009974B9">
          <w:rPr>
            <w:rFonts w:ascii="Menlo" w:eastAsia="Times New Roman" w:hAnsi="Menlo" w:cs="Menlo"/>
            <w:color w:val="000000"/>
            <w:sz w:val="20"/>
            <w:szCs w:val="20"/>
            <w:lang w:val="en-US" w:eastAsia="ru-RU"/>
            <w:rPrChange w:id="2081" w:author="Юлия Новокшанова" w:date="2020-02-23T22:10: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082" w:author="Юлия Новокшанова" w:date="2020-02-23T22:10:00Z">
              <w:rPr>
                <w:rFonts w:ascii="Menlo" w:eastAsia="Times New Roman" w:hAnsi="Menlo" w:cs="Menlo"/>
                <w:color w:val="000000"/>
                <w:sz w:val="20"/>
                <w:szCs w:val="20"/>
                <w:lang w:eastAsia="ru-RU"/>
              </w:rPr>
            </w:rPrChange>
          </w:rPr>
          <w:br/>
          <w:t xml:space="preserve">    color: #ffffff;</w:t>
        </w:r>
        <w:r w:rsidRPr="009974B9">
          <w:rPr>
            <w:rFonts w:ascii="Menlo" w:eastAsia="Times New Roman" w:hAnsi="Menlo" w:cs="Menlo"/>
            <w:color w:val="000000"/>
            <w:sz w:val="20"/>
            <w:szCs w:val="20"/>
            <w:lang w:val="en-US" w:eastAsia="ru-RU"/>
            <w:rPrChange w:id="2083" w:author="Юлия Новокшанова" w:date="2020-02-23T22:10:00Z">
              <w:rPr>
                <w:rFonts w:ascii="Menlo" w:eastAsia="Times New Roman" w:hAnsi="Menlo" w:cs="Menlo"/>
                <w:color w:val="000000"/>
                <w:sz w:val="20"/>
                <w:szCs w:val="20"/>
                <w:lang w:eastAsia="ru-RU"/>
              </w:rPr>
            </w:rPrChange>
          </w:rPr>
          <w:br/>
          <w:t xml:space="preserve">    background-color: #9555af;</w:t>
        </w:r>
        <w:r w:rsidRPr="009974B9">
          <w:rPr>
            <w:rFonts w:ascii="Menlo" w:eastAsia="Times New Roman" w:hAnsi="Menlo" w:cs="Menlo"/>
            <w:color w:val="000000"/>
            <w:sz w:val="20"/>
            <w:szCs w:val="20"/>
            <w:lang w:val="en-US" w:eastAsia="ru-RU"/>
            <w:rPrChange w:id="2084"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lang w:val="en-US" w:eastAsia="ru-RU"/>
            <w:rPrChange w:id="2085"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086"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087" w:author="Юлия Новокшанова" w:date="2020-02-23T22:10:00Z">
              <w:rPr>
                <w:rFonts w:ascii="Menlo" w:eastAsia="Times New Roman" w:hAnsi="Menlo" w:cs="Menlo"/>
                <w:b/>
                <w:bCs/>
                <w:color w:val="000080"/>
                <w:sz w:val="20"/>
                <w:szCs w:val="20"/>
                <w:shd w:val="clear" w:color="auto" w:fill="EFEFEF"/>
                <w:lang w:eastAsia="ru-RU"/>
              </w:rPr>
            </w:rPrChange>
          </w:rPr>
          <w:t>style</w:t>
        </w:r>
        <w:r w:rsidRPr="009974B9">
          <w:rPr>
            <w:rFonts w:ascii="Menlo" w:eastAsia="Times New Roman" w:hAnsi="Menlo" w:cs="Menlo"/>
            <w:color w:val="000000"/>
            <w:sz w:val="20"/>
            <w:szCs w:val="20"/>
            <w:shd w:val="clear" w:color="auto" w:fill="EFEFEF"/>
            <w:lang w:val="en-US" w:eastAsia="ru-RU"/>
            <w:rPrChange w:id="2088"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089"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shd w:val="clear" w:color="auto" w:fill="EFEFEF"/>
            <w:lang w:val="en-US" w:eastAsia="ru-RU"/>
            <w:rPrChange w:id="2090"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091" w:author="Юлия Новокшанова" w:date="2020-02-23T22:10:00Z">
              <w:rPr>
                <w:rFonts w:ascii="Menlo" w:eastAsia="Times New Roman" w:hAnsi="Menlo" w:cs="Menlo"/>
                <w:b/>
                <w:bCs/>
                <w:color w:val="000080"/>
                <w:sz w:val="20"/>
                <w:szCs w:val="20"/>
                <w:shd w:val="clear" w:color="auto" w:fill="EFEFEF"/>
                <w:lang w:eastAsia="ru-RU"/>
              </w:rPr>
            </w:rPrChange>
          </w:rPr>
          <w:t>head</w:t>
        </w:r>
        <w:r w:rsidRPr="009974B9">
          <w:rPr>
            <w:rFonts w:ascii="Menlo" w:eastAsia="Times New Roman" w:hAnsi="Menlo" w:cs="Menlo"/>
            <w:color w:val="000000"/>
            <w:sz w:val="20"/>
            <w:szCs w:val="20"/>
            <w:shd w:val="clear" w:color="auto" w:fill="EFEFEF"/>
            <w:lang w:val="en-US" w:eastAsia="ru-RU"/>
            <w:rPrChange w:id="2092"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093"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shd w:val="clear" w:color="auto" w:fill="EFEFEF"/>
            <w:lang w:val="en-US" w:eastAsia="ru-RU"/>
            <w:rPrChange w:id="2094"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095" w:author="Юлия Новокшанова" w:date="2020-02-23T22:10:00Z">
              <w:rPr>
                <w:rFonts w:ascii="Menlo" w:eastAsia="Times New Roman" w:hAnsi="Menlo" w:cs="Menlo"/>
                <w:b/>
                <w:bCs/>
                <w:color w:val="000080"/>
                <w:sz w:val="20"/>
                <w:szCs w:val="20"/>
                <w:shd w:val="clear" w:color="auto" w:fill="EFEFEF"/>
                <w:lang w:eastAsia="ru-RU"/>
              </w:rPr>
            </w:rPrChange>
          </w:rPr>
          <w:t>body</w:t>
        </w:r>
        <w:r w:rsidRPr="009974B9">
          <w:rPr>
            <w:rFonts w:ascii="Menlo" w:eastAsia="Times New Roman" w:hAnsi="Menlo" w:cs="Menlo"/>
            <w:color w:val="000000"/>
            <w:sz w:val="20"/>
            <w:szCs w:val="20"/>
            <w:shd w:val="clear" w:color="auto" w:fill="EFEFEF"/>
            <w:lang w:val="en-US" w:eastAsia="ru-RU"/>
            <w:rPrChange w:id="2096"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097"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098"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099"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div </w:t>
        </w:r>
        <w:r w:rsidRPr="009974B9">
          <w:rPr>
            <w:rFonts w:ascii="Menlo" w:eastAsia="Times New Roman" w:hAnsi="Menlo" w:cs="Menlo"/>
            <w:b/>
            <w:bCs/>
            <w:color w:val="0000FF"/>
            <w:sz w:val="20"/>
            <w:szCs w:val="20"/>
            <w:shd w:val="clear" w:color="auto" w:fill="EFEFEF"/>
            <w:lang w:val="en-US" w:eastAsia="ru-RU"/>
            <w:rPrChange w:id="2100" w:author="Юлия Новокшанова" w:date="2020-02-23T22:10:00Z">
              <w:rPr>
                <w:rFonts w:ascii="Menlo" w:eastAsia="Times New Roman" w:hAnsi="Menlo" w:cs="Menlo"/>
                <w:b/>
                <w:bCs/>
                <w:color w:val="0000FF"/>
                <w:sz w:val="20"/>
                <w:szCs w:val="20"/>
                <w:shd w:val="clear" w:color="auto" w:fill="EFEFEF"/>
                <w:lang w:eastAsia="ru-RU"/>
              </w:rPr>
            </w:rPrChange>
          </w:rPr>
          <w:t>class=</w:t>
        </w:r>
        <w:r w:rsidRPr="009974B9">
          <w:rPr>
            <w:rFonts w:ascii="Menlo" w:eastAsia="Times New Roman" w:hAnsi="Menlo" w:cs="Menlo"/>
            <w:b/>
            <w:bCs/>
            <w:color w:val="008000"/>
            <w:sz w:val="20"/>
            <w:szCs w:val="20"/>
            <w:shd w:val="clear" w:color="auto" w:fill="EFEFEF"/>
            <w:lang w:val="en-US" w:eastAsia="ru-RU"/>
            <w:rPrChange w:id="2101" w:author="Юлия Новокшанова" w:date="2020-02-23T22:10:00Z">
              <w:rPr>
                <w:rFonts w:ascii="Menlo" w:eastAsia="Times New Roman" w:hAnsi="Menlo" w:cs="Menlo"/>
                <w:b/>
                <w:bCs/>
                <w:color w:val="008000"/>
                <w:sz w:val="20"/>
                <w:szCs w:val="20"/>
                <w:shd w:val="clear" w:color="auto" w:fill="EFEFEF"/>
                <w:lang w:eastAsia="ru-RU"/>
              </w:rPr>
            </w:rPrChange>
          </w:rPr>
          <w:t>"text"</w:t>
        </w:r>
        <w:r w:rsidRPr="009974B9">
          <w:rPr>
            <w:rFonts w:ascii="Menlo" w:eastAsia="Times New Roman" w:hAnsi="Menlo" w:cs="Menlo"/>
            <w:color w:val="000000"/>
            <w:sz w:val="20"/>
            <w:szCs w:val="20"/>
            <w:shd w:val="clear" w:color="auto" w:fill="EFEFEF"/>
            <w:lang w:val="en-US" w:eastAsia="ru-RU"/>
            <w:rPrChange w:id="2102"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103"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104"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105"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form </w:t>
        </w:r>
        <w:r w:rsidRPr="009974B9">
          <w:rPr>
            <w:rFonts w:ascii="Menlo" w:eastAsia="Times New Roman" w:hAnsi="Menlo" w:cs="Menlo"/>
            <w:b/>
            <w:bCs/>
            <w:color w:val="0000FF"/>
            <w:sz w:val="20"/>
            <w:szCs w:val="20"/>
            <w:shd w:val="clear" w:color="auto" w:fill="EFEFEF"/>
            <w:lang w:val="en-US" w:eastAsia="ru-RU"/>
            <w:rPrChange w:id="2106" w:author="Юлия Новокшанова" w:date="2020-02-23T22:10:00Z">
              <w:rPr>
                <w:rFonts w:ascii="Menlo" w:eastAsia="Times New Roman" w:hAnsi="Menlo" w:cs="Menlo"/>
                <w:b/>
                <w:bCs/>
                <w:color w:val="0000FF"/>
                <w:sz w:val="20"/>
                <w:szCs w:val="20"/>
                <w:shd w:val="clear" w:color="auto" w:fill="EFEFEF"/>
                <w:lang w:eastAsia="ru-RU"/>
              </w:rPr>
            </w:rPrChange>
          </w:rPr>
          <w:t>action=</w:t>
        </w:r>
        <w:r w:rsidRPr="009974B9">
          <w:rPr>
            <w:rFonts w:ascii="Menlo" w:eastAsia="Times New Roman" w:hAnsi="Menlo" w:cs="Menlo"/>
            <w:b/>
            <w:bCs/>
            <w:color w:val="008000"/>
            <w:sz w:val="20"/>
            <w:szCs w:val="20"/>
            <w:shd w:val="clear" w:color="auto" w:fill="EFEFEF"/>
            <w:lang w:val="en-US" w:eastAsia="ru-RU"/>
            <w:rPrChange w:id="2107" w:author="Юлия Новокшанова" w:date="2020-02-23T22:10:00Z">
              <w:rPr>
                <w:rFonts w:ascii="Menlo" w:eastAsia="Times New Roman" w:hAnsi="Menlo" w:cs="Menlo"/>
                <w:b/>
                <w:bCs/>
                <w:color w:val="008000"/>
                <w:sz w:val="20"/>
                <w:szCs w:val="20"/>
                <w:shd w:val="clear" w:color="auto" w:fill="EFEFEF"/>
                <w:lang w:eastAsia="ru-RU"/>
              </w:rPr>
            </w:rPrChange>
          </w:rPr>
          <w:t xml:space="preserve">"" </w:t>
        </w:r>
        <w:r w:rsidRPr="009974B9">
          <w:rPr>
            <w:rFonts w:ascii="Menlo" w:eastAsia="Times New Roman" w:hAnsi="Menlo" w:cs="Menlo"/>
            <w:b/>
            <w:bCs/>
            <w:color w:val="0000FF"/>
            <w:sz w:val="20"/>
            <w:szCs w:val="20"/>
            <w:shd w:val="clear" w:color="auto" w:fill="EFEFEF"/>
            <w:lang w:val="en-US" w:eastAsia="ru-RU"/>
            <w:rPrChange w:id="2108" w:author="Юлия Новокшанова" w:date="2020-02-23T22:10:00Z">
              <w:rPr>
                <w:rFonts w:ascii="Menlo" w:eastAsia="Times New Roman" w:hAnsi="Menlo" w:cs="Menlo"/>
                <w:b/>
                <w:bCs/>
                <w:color w:val="0000FF"/>
                <w:sz w:val="20"/>
                <w:szCs w:val="20"/>
                <w:shd w:val="clear" w:color="auto" w:fill="EFEFEF"/>
                <w:lang w:eastAsia="ru-RU"/>
              </w:rPr>
            </w:rPrChange>
          </w:rPr>
          <w:t>method=</w:t>
        </w:r>
        <w:r w:rsidRPr="009974B9">
          <w:rPr>
            <w:rFonts w:ascii="Menlo" w:eastAsia="Times New Roman" w:hAnsi="Menlo" w:cs="Menlo"/>
            <w:b/>
            <w:bCs/>
            <w:color w:val="008000"/>
            <w:sz w:val="20"/>
            <w:szCs w:val="20"/>
            <w:shd w:val="clear" w:color="auto" w:fill="EFEFEF"/>
            <w:lang w:val="en-US" w:eastAsia="ru-RU"/>
            <w:rPrChange w:id="2109" w:author="Юлия Новокшанова" w:date="2020-02-23T22:10:00Z">
              <w:rPr>
                <w:rFonts w:ascii="Menlo" w:eastAsia="Times New Roman" w:hAnsi="Menlo" w:cs="Menlo"/>
                <w:b/>
                <w:bCs/>
                <w:color w:val="008000"/>
                <w:sz w:val="20"/>
                <w:szCs w:val="20"/>
                <w:shd w:val="clear" w:color="auto" w:fill="EFEFEF"/>
                <w:lang w:eastAsia="ru-RU"/>
              </w:rPr>
            </w:rPrChange>
          </w:rPr>
          <w:t>"post"</w:t>
        </w:r>
        <w:r w:rsidRPr="009974B9">
          <w:rPr>
            <w:rFonts w:ascii="Menlo" w:eastAsia="Times New Roman" w:hAnsi="Menlo" w:cs="Menlo"/>
            <w:color w:val="000000"/>
            <w:sz w:val="20"/>
            <w:szCs w:val="20"/>
            <w:shd w:val="clear" w:color="auto" w:fill="EFEFEF"/>
            <w:lang w:val="en-US" w:eastAsia="ru-RU"/>
            <w:rPrChange w:id="2110"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111"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112"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113"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114" w:author="Юлия Новокшанова" w:date="2020-02-23T22:10:00Z">
              <w:rPr>
                <w:rFonts w:ascii="Menlo" w:eastAsia="Times New Roman" w:hAnsi="Menlo" w:cs="Menlo"/>
                <w:b/>
                <w:bCs/>
                <w:color w:val="000080"/>
                <w:sz w:val="20"/>
                <w:szCs w:val="20"/>
                <w:shd w:val="clear" w:color="auto" w:fill="EFEFEF"/>
                <w:lang w:eastAsia="ru-RU"/>
              </w:rPr>
            </w:rPrChange>
          </w:rPr>
          <w:t>h1</w:t>
        </w:r>
        <w:r w:rsidRPr="009974B9">
          <w:rPr>
            <w:rFonts w:ascii="Menlo" w:eastAsia="Times New Roman" w:hAnsi="Menlo" w:cs="Menlo"/>
            <w:color w:val="000000"/>
            <w:sz w:val="20"/>
            <w:szCs w:val="20"/>
            <w:shd w:val="clear" w:color="auto" w:fill="EFEFEF"/>
            <w:lang w:val="en-US" w:eastAsia="ru-RU"/>
            <w:rPrChange w:id="2115"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eastAsia="ru-RU"/>
          </w:rPr>
          <w:t>Автоматическая</w:t>
        </w:r>
        <w:r w:rsidRPr="009974B9">
          <w:rPr>
            <w:rFonts w:ascii="Menlo" w:eastAsia="Times New Roman" w:hAnsi="Menlo" w:cs="Menlo"/>
            <w:color w:val="000000"/>
            <w:sz w:val="20"/>
            <w:szCs w:val="20"/>
            <w:lang w:val="en-US" w:eastAsia="ru-RU"/>
            <w:rPrChange w:id="2116" w:author="Юлия Новокшанова" w:date="2020-02-23T22:10:00Z">
              <w:rPr>
                <w:rFonts w:ascii="Menlo" w:eastAsia="Times New Roman" w:hAnsi="Menlo" w:cs="Menlo"/>
                <w:color w:val="000000"/>
                <w:sz w:val="20"/>
                <w:szCs w:val="20"/>
                <w:lang w:eastAsia="ru-RU"/>
              </w:rPr>
            </w:rPrChange>
          </w:rPr>
          <w:t xml:space="preserve"> </w:t>
        </w:r>
        <w:r w:rsidRPr="009974B9">
          <w:rPr>
            <w:rFonts w:ascii="Menlo" w:eastAsia="Times New Roman" w:hAnsi="Menlo" w:cs="Menlo"/>
            <w:color w:val="000000"/>
            <w:sz w:val="20"/>
            <w:szCs w:val="20"/>
            <w:lang w:eastAsia="ru-RU"/>
          </w:rPr>
          <w:t>запись</w:t>
        </w:r>
        <w:r w:rsidRPr="009974B9">
          <w:rPr>
            <w:rFonts w:ascii="Menlo" w:eastAsia="Times New Roman" w:hAnsi="Menlo" w:cs="Menlo"/>
            <w:color w:val="000000"/>
            <w:sz w:val="20"/>
            <w:szCs w:val="20"/>
            <w:lang w:val="en-US" w:eastAsia="ru-RU"/>
            <w:rPrChange w:id="2117" w:author="Юлия Новокшанова" w:date="2020-02-23T22:10:00Z">
              <w:rPr>
                <w:rFonts w:ascii="Menlo" w:eastAsia="Times New Roman" w:hAnsi="Menlo" w:cs="Menlo"/>
                <w:color w:val="000000"/>
                <w:sz w:val="20"/>
                <w:szCs w:val="20"/>
                <w:lang w:eastAsia="ru-RU"/>
              </w:rPr>
            </w:rPrChange>
          </w:rPr>
          <w:t xml:space="preserve"> </w:t>
        </w:r>
        <w:r w:rsidRPr="009974B9">
          <w:rPr>
            <w:rFonts w:ascii="Menlo" w:eastAsia="Times New Roman" w:hAnsi="Menlo" w:cs="Menlo"/>
            <w:color w:val="000000"/>
            <w:sz w:val="20"/>
            <w:szCs w:val="20"/>
            <w:lang w:eastAsia="ru-RU"/>
          </w:rPr>
          <w:t>к</w:t>
        </w:r>
        <w:r w:rsidRPr="009974B9">
          <w:rPr>
            <w:rFonts w:ascii="Menlo" w:eastAsia="Times New Roman" w:hAnsi="Menlo" w:cs="Menlo"/>
            <w:color w:val="000000"/>
            <w:sz w:val="20"/>
            <w:szCs w:val="20"/>
            <w:lang w:val="en-US" w:eastAsia="ru-RU"/>
            <w:rPrChange w:id="2118" w:author="Юлия Новокшанова" w:date="2020-02-23T22:10:00Z">
              <w:rPr>
                <w:rFonts w:ascii="Menlo" w:eastAsia="Times New Roman" w:hAnsi="Menlo" w:cs="Menlo"/>
                <w:color w:val="000000"/>
                <w:sz w:val="20"/>
                <w:szCs w:val="20"/>
                <w:lang w:eastAsia="ru-RU"/>
              </w:rPr>
            </w:rPrChange>
          </w:rPr>
          <w:t xml:space="preserve"> </w:t>
        </w:r>
        <w:r w:rsidRPr="009974B9">
          <w:rPr>
            <w:rFonts w:ascii="Menlo" w:eastAsia="Times New Roman" w:hAnsi="Menlo" w:cs="Menlo"/>
            <w:color w:val="000000"/>
            <w:sz w:val="20"/>
            <w:szCs w:val="20"/>
            <w:lang w:eastAsia="ru-RU"/>
          </w:rPr>
          <w:t>врачу</w:t>
        </w:r>
        <w:r w:rsidRPr="009974B9">
          <w:rPr>
            <w:rFonts w:ascii="Menlo" w:eastAsia="Times New Roman" w:hAnsi="Menlo" w:cs="Menlo"/>
            <w:color w:val="000000"/>
            <w:sz w:val="20"/>
            <w:szCs w:val="20"/>
            <w:shd w:val="clear" w:color="auto" w:fill="EFEFEF"/>
            <w:lang w:val="en-US" w:eastAsia="ru-RU"/>
            <w:rPrChange w:id="2119"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120" w:author="Юлия Новокшанова" w:date="2020-02-23T22:10:00Z">
              <w:rPr>
                <w:rFonts w:ascii="Menlo" w:eastAsia="Times New Roman" w:hAnsi="Menlo" w:cs="Menlo"/>
                <w:b/>
                <w:bCs/>
                <w:color w:val="000080"/>
                <w:sz w:val="20"/>
                <w:szCs w:val="20"/>
                <w:shd w:val="clear" w:color="auto" w:fill="EFEFEF"/>
                <w:lang w:eastAsia="ru-RU"/>
              </w:rPr>
            </w:rPrChange>
          </w:rPr>
          <w:t>h1</w:t>
        </w:r>
        <w:r w:rsidRPr="009974B9">
          <w:rPr>
            <w:rFonts w:ascii="Menlo" w:eastAsia="Times New Roman" w:hAnsi="Menlo" w:cs="Menlo"/>
            <w:color w:val="000000"/>
            <w:sz w:val="20"/>
            <w:szCs w:val="20"/>
            <w:shd w:val="clear" w:color="auto" w:fill="EFEFEF"/>
            <w:lang w:val="en-US" w:eastAsia="ru-RU"/>
            <w:rPrChange w:id="2121"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122"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123"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124"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125"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126"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127"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128"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label </w:t>
        </w:r>
        <w:r w:rsidRPr="009974B9">
          <w:rPr>
            <w:rFonts w:ascii="Menlo" w:eastAsia="Times New Roman" w:hAnsi="Menlo" w:cs="Menlo"/>
            <w:b/>
            <w:bCs/>
            <w:color w:val="0000FF"/>
            <w:sz w:val="20"/>
            <w:szCs w:val="20"/>
            <w:shd w:val="clear" w:color="auto" w:fill="EFEFEF"/>
            <w:lang w:val="en-US" w:eastAsia="ru-RU"/>
            <w:rPrChange w:id="2129" w:author="Юлия Новокшанова" w:date="2020-02-23T22:10:00Z">
              <w:rPr>
                <w:rFonts w:ascii="Menlo" w:eastAsia="Times New Roman" w:hAnsi="Menlo" w:cs="Menlo"/>
                <w:b/>
                <w:bCs/>
                <w:color w:val="0000FF"/>
                <w:sz w:val="20"/>
                <w:szCs w:val="20"/>
                <w:shd w:val="clear" w:color="auto" w:fill="EFEFEF"/>
                <w:lang w:eastAsia="ru-RU"/>
              </w:rPr>
            </w:rPrChange>
          </w:rPr>
          <w:t>for=</w:t>
        </w:r>
        <w:r w:rsidRPr="009974B9">
          <w:rPr>
            <w:rFonts w:ascii="Menlo" w:eastAsia="Times New Roman" w:hAnsi="Menlo" w:cs="Menlo"/>
            <w:b/>
            <w:bCs/>
            <w:color w:val="008000"/>
            <w:sz w:val="20"/>
            <w:szCs w:val="20"/>
            <w:shd w:val="clear" w:color="auto" w:fill="EFEFEF"/>
            <w:lang w:val="en-US" w:eastAsia="ru-RU"/>
            <w:rPrChange w:id="2130" w:author="Юлия Новокшанова" w:date="2020-02-23T22:10:00Z">
              <w:rPr>
                <w:rFonts w:ascii="Menlo" w:eastAsia="Times New Roman" w:hAnsi="Menlo" w:cs="Menlo"/>
                <w:b/>
                <w:bCs/>
                <w:color w:val="008000"/>
                <w:sz w:val="20"/>
                <w:szCs w:val="20"/>
                <w:shd w:val="clear" w:color="auto" w:fill="EFEFEF"/>
                <w:lang w:eastAsia="ru-RU"/>
              </w:rPr>
            </w:rPrChange>
          </w:rPr>
          <w:t>"username"</w:t>
        </w:r>
        <w:r w:rsidRPr="009974B9">
          <w:rPr>
            <w:rFonts w:ascii="Menlo" w:eastAsia="Times New Roman" w:hAnsi="Menlo" w:cs="Menlo"/>
            <w:color w:val="000000"/>
            <w:sz w:val="20"/>
            <w:szCs w:val="20"/>
            <w:shd w:val="clear" w:color="auto" w:fill="EFEFEF"/>
            <w:lang w:val="en-US" w:eastAsia="ru-RU"/>
            <w:rPrChange w:id="2131"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eastAsia="ru-RU"/>
          </w:rPr>
          <w:t>Имя</w:t>
        </w:r>
        <w:r w:rsidRPr="009974B9">
          <w:rPr>
            <w:rFonts w:ascii="Menlo" w:eastAsia="Times New Roman" w:hAnsi="Menlo" w:cs="Menlo"/>
            <w:color w:val="000000"/>
            <w:sz w:val="20"/>
            <w:szCs w:val="20"/>
            <w:shd w:val="clear" w:color="auto" w:fill="EFEFEF"/>
            <w:lang w:val="en-US" w:eastAsia="ru-RU"/>
            <w:rPrChange w:id="2132"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133" w:author="Юлия Новокшанова" w:date="2020-02-23T22:10:00Z">
              <w:rPr>
                <w:rFonts w:ascii="Menlo" w:eastAsia="Times New Roman" w:hAnsi="Menlo" w:cs="Menlo"/>
                <w:b/>
                <w:bCs/>
                <w:color w:val="000080"/>
                <w:sz w:val="20"/>
                <w:szCs w:val="20"/>
                <w:shd w:val="clear" w:color="auto" w:fill="EFEFEF"/>
                <w:lang w:eastAsia="ru-RU"/>
              </w:rPr>
            </w:rPrChange>
          </w:rPr>
          <w:t>label</w:t>
        </w:r>
        <w:r w:rsidRPr="009974B9">
          <w:rPr>
            <w:rFonts w:ascii="Menlo" w:eastAsia="Times New Roman" w:hAnsi="Menlo" w:cs="Menlo"/>
            <w:color w:val="000000"/>
            <w:sz w:val="20"/>
            <w:szCs w:val="20"/>
            <w:shd w:val="clear" w:color="auto" w:fill="EFEFEF"/>
            <w:lang w:val="en-US" w:eastAsia="ru-RU"/>
            <w:rPrChange w:id="2134"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135"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136"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137"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138"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139"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140"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141"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142"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143"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144"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145"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input </w:t>
        </w:r>
        <w:r w:rsidRPr="009974B9">
          <w:rPr>
            <w:rFonts w:ascii="Menlo" w:eastAsia="Times New Roman" w:hAnsi="Menlo" w:cs="Menlo"/>
            <w:b/>
            <w:bCs/>
            <w:color w:val="0000FF"/>
            <w:sz w:val="20"/>
            <w:szCs w:val="20"/>
            <w:shd w:val="clear" w:color="auto" w:fill="EFEFEF"/>
            <w:lang w:val="en-US" w:eastAsia="ru-RU"/>
            <w:rPrChange w:id="2146" w:author="Юлия Новокшанова" w:date="2020-02-23T22:10:00Z">
              <w:rPr>
                <w:rFonts w:ascii="Menlo" w:eastAsia="Times New Roman" w:hAnsi="Menlo" w:cs="Menlo"/>
                <w:b/>
                <w:bCs/>
                <w:color w:val="0000FF"/>
                <w:sz w:val="20"/>
                <w:szCs w:val="20"/>
                <w:shd w:val="clear" w:color="auto" w:fill="EFEFEF"/>
                <w:lang w:eastAsia="ru-RU"/>
              </w:rPr>
            </w:rPrChange>
          </w:rPr>
          <w:t>type=</w:t>
        </w:r>
        <w:r w:rsidRPr="009974B9">
          <w:rPr>
            <w:rFonts w:ascii="Menlo" w:eastAsia="Times New Roman" w:hAnsi="Menlo" w:cs="Menlo"/>
            <w:b/>
            <w:bCs/>
            <w:color w:val="008000"/>
            <w:sz w:val="20"/>
            <w:szCs w:val="20"/>
            <w:shd w:val="clear" w:color="auto" w:fill="EFEFEF"/>
            <w:lang w:val="en-US" w:eastAsia="ru-RU"/>
            <w:rPrChange w:id="2147" w:author="Юлия Новокшанова" w:date="2020-02-23T22:10:00Z">
              <w:rPr>
                <w:rFonts w:ascii="Menlo" w:eastAsia="Times New Roman" w:hAnsi="Menlo" w:cs="Menlo"/>
                <w:b/>
                <w:bCs/>
                <w:color w:val="008000"/>
                <w:sz w:val="20"/>
                <w:szCs w:val="20"/>
                <w:shd w:val="clear" w:color="auto" w:fill="EFEFEF"/>
                <w:lang w:eastAsia="ru-RU"/>
              </w:rPr>
            </w:rPrChange>
          </w:rPr>
          <w:t xml:space="preserve">"text" </w:t>
        </w:r>
        <w:r w:rsidRPr="009974B9">
          <w:rPr>
            <w:rFonts w:ascii="Menlo" w:eastAsia="Times New Roman" w:hAnsi="Menlo" w:cs="Menlo"/>
            <w:b/>
            <w:bCs/>
            <w:color w:val="0000FF"/>
            <w:sz w:val="20"/>
            <w:szCs w:val="20"/>
            <w:shd w:val="clear" w:color="auto" w:fill="EFEFEF"/>
            <w:lang w:val="en-US" w:eastAsia="ru-RU"/>
            <w:rPrChange w:id="2148" w:author="Юлия Новокшанова" w:date="2020-02-23T22:10:00Z">
              <w:rPr>
                <w:rFonts w:ascii="Menlo" w:eastAsia="Times New Roman" w:hAnsi="Menlo" w:cs="Menlo"/>
                <w:b/>
                <w:bCs/>
                <w:color w:val="0000FF"/>
                <w:sz w:val="20"/>
                <w:szCs w:val="20"/>
                <w:shd w:val="clear" w:color="auto" w:fill="EFEFEF"/>
                <w:lang w:eastAsia="ru-RU"/>
              </w:rPr>
            </w:rPrChange>
          </w:rPr>
          <w:t>name=</w:t>
        </w:r>
        <w:r w:rsidRPr="009974B9">
          <w:rPr>
            <w:rFonts w:ascii="Menlo" w:eastAsia="Times New Roman" w:hAnsi="Menlo" w:cs="Menlo"/>
            <w:b/>
            <w:bCs/>
            <w:color w:val="008000"/>
            <w:sz w:val="20"/>
            <w:szCs w:val="20"/>
            <w:shd w:val="clear" w:color="auto" w:fill="EFEFEF"/>
            <w:lang w:val="en-US" w:eastAsia="ru-RU"/>
            <w:rPrChange w:id="2149" w:author="Юлия Новокшанова" w:date="2020-02-23T22:10:00Z">
              <w:rPr>
                <w:rFonts w:ascii="Menlo" w:eastAsia="Times New Roman" w:hAnsi="Menlo" w:cs="Menlo"/>
                <w:b/>
                <w:bCs/>
                <w:color w:val="008000"/>
                <w:sz w:val="20"/>
                <w:szCs w:val="20"/>
                <w:shd w:val="clear" w:color="auto" w:fill="EFEFEF"/>
                <w:lang w:eastAsia="ru-RU"/>
              </w:rPr>
            </w:rPrChange>
          </w:rPr>
          <w:t>"username"</w:t>
        </w:r>
        <w:r w:rsidRPr="009974B9">
          <w:rPr>
            <w:rFonts w:ascii="Menlo" w:eastAsia="Times New Roman" w:hAnsi="Menlo" w:cs="Menlo"/>
            <w:color w:val="000000"/>
            <w:sz w:val="20"/>
            <w:szCs w:val="20"/>
            <w:shd w:val="clear" w:color="auto" w:fill="EFEFEF"/>
            <w:lang w:val="en-US" w:eastAsia="ru-RU"/>
            <w:rPrChange w:id="2150"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151"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152"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153"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154"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155"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156"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157"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158"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159"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160"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161"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162"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163"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label </w:t>
        </w:r>
        <w:r w:rsidRPr="009974B9">
          <w:rPr>
            <w:rFonts w:ascii="Menlo" w:eastAsia="Times New Roman" w:hAnsi="Menlo" w:cs="Menlo"/>
            <w:b/>
            <w:bCs/>
            <w:color w:val="0000FF"/>
            <w:sz w:val="20"/>
            <w:szCs w:val="20"/>
            <w:shd w:val="clear" w:color="auto" w:fill="EFEFEF"/>
            <w:lang w:val="en-US" w:eastAsia="ru-RU"/>
            <w:rPrChange w:id="2164" w:author="Юлия Новокшанова" w:date="2020-02-23T22:10:00Z">
              <w:rPr>
                <w:rFonts w:ascii="Menlo" w:eastAsia="Times New Roman" w:hAnsi="Menlo" w:cs="Menlo"/>
                <w:b/>
                <w:bCs/>
                <w:color w:val="0000FF"/>
                <w:sz w:val="20"/>
                <w:szCs w:val="20"/>
                <w:shd w:val="clear" w:color="auto" w:fill="EFEFEF"/>
                <w:lang w:eastAsia="ru-RU"/>
              </w:rPr>
            </w:rPrChange>
          </w:rPr>
          <w:t>for=</w:t>
        </w:r>
        <w:r w:rsidRPr="009974B9">
          <w:rPr>
            <w:rFonts w:ascii="Menlo" w:eastAsia="Times New Roman" w:hAnsi="Menlo" w:cs="Menlo"/>
            <w:b/>
            <w:bCs/>
            <w:color w:val="008000"/>
            <w:sz w:val="20"/>
            <w:szCs w:val="20"/>
            <w:shd w:val="clear" w:color="auto" w:fill="EFEFEF"/>
            <w:lang w:val="en-US" w:eastAsia="ru-RU"/>
            <w:rPrChange w:id="2165" w:author="Юлия Новокшанова" w:date="2020-02-23T22:10:00Z">
              <w:rPr>
                <w:rFonts w:ascii="Menlo" w:eastAsia="Times New Roman" w:hAnsi="Menlo" w:cs="Menlo"/>
                <w:b/>
                <w:bCs/>
                <w:color w:val="008000"/>
                <w:sz w:val="20"/>
                <w:szCs w:val="20"/>
                <w:shd w:val="clear" w:color="auto" w:fill="EFEFEF"/>
                <w:lang w:eastAsia="ru-RU"/>
              </w:rPr>
            </w:rPrChange>
          </w:rPr>
          <w:t>"email"</w:t>
        </w:r>
        <w:r w:rsidRPr="009974B9">
          <w:rPr>
            <w:rFonts w:ascii="Menlo" w:eastAsia="Times New Roman" w:hAnsi="Menlo" w:cs="Menlo"/>
            <w:color w:val="000000"/>
            <w:sz w:val="20"/>
            <w:szCs w:val="20"/>
            <w:shd w:val="clear" w:color="auto" w:fill="EFEFEF"/>
            <w:lang w:val="en-US" w:eastAsia="ru-RU"/>
            <w:rPrChange w:id="2166"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eastAsia="ru-RU"/>
          </w:rPr>
          <w:t>Эл</w:t>
        </w:r>
        <w:r w:rsidRPr="009974B9">
          <w:rPr>
            <w:rFonts w:ascii="Menlo" w:eastAsia="Times New Roman" w:hAnsi="Menlo" w:cs="Menlo"/>
            <w:color w:val="000000"/>
            <w:sz w:val="20"/>
            <w:szCs w:val="20"/>
            <w:lang w:val="en-US" w:eastAsia="ru-RU"/>
            <w:rPrChange w:id="2167" w:author="Юлия Новокшанова" w:date="2020-02-23T22:10: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eastAsia="ru-RU"/>
          </w:rPr>
          <w:t>почта</w:t>
        </w:r>
        <w:r w:rsidRPr="009974B9">
          <w:rPr>
            <w:rFonts w:ascii="Menlo" w:eastAsia="Times New Roman" w:hAnsi="Menlo" w:cs="Menlo"/>
            <w:color w:val="000000"/>
            <w:sz w:val="20"/>
            <w:szCs w:val="20"/>
            <w:shd w:val="clear" w:color="auto" w:fill="EFEFEF"/>
            <w:lang w:val="en-US" w:eastAsia="ru-RU"/>
            <w:rPrChange w:id="2168"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169" w:author="Юлия Новокшанова" w:date="2020-02-23T22:10:00Z">
              <w:rPr>
                <w:rFonts w:ascii="Menlo" w:eastAsia="Times New Roman" w:hAnsi="Menlo" w:cs="Menlo"/>
                <w:b/>
                <w:bCs/>
                <w:color w:val="000080"/>
                <w:sz w:val="20"/>
                <w:szCs w:val="20"/>
                <w:shd w:val="clear" w:color="auto" w:fill="EFEFEF"/>
                <w:lang w:eastAsia="ru-RU"/>
              </w:rPr>
            </w:rPrChange>
          </w:rPr>
          <w:t>label</w:t>
        </w:r>
        <w:r w:rsidRPr="009974B9">
          <w:rPr>
            <w:rFonts w:ascii="Menlo" w:eastAsia="Times New Roman" w:hAnsi="Menlo" w:cs="Menlo"/>
            <w:color w:val="000000"/>
            <w:sz w:val="20"/>
            <w:szCs w:val="20"/>
            <w:shd w:val="clear" w:color="auto" w:fill="EFEFEF"/>
            <w:lang w:val="en-US" w:eastAsia="ru-RU"/>
            <w:rPrChange w:id="2170"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171"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172"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173"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174"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175"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176"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177"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178"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179"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180"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181"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input </w:t>
        </w:r>
        <w:r w:rsidRPr="009974B9">
          <w:rPr>
            <w:rFonts w:ascii="Menlo" w:eastAsia="Times New Roman" w:hAnsi="Menlo" w:cs="Menlo"/>
            <w:b/>
            <w:bCs/>
            <w:color w:val="0000FF"/>
            <w:sz w:val="20"/>
            <w:szCs w:val="20"/>
            <w:shd w:val="clear" w:color="auto" w:fill="EFEFEF"/>
            <w:lang w:val="en-US" w:eastAsia="ru-RU"/>
            <w:rPrChange w:id="2182" w:author="Юлия Новокшанова" w:date="2020-02-23T22:10:00Z">
              <w:rPr>
                <w:rFonts w:ascii="Menlo" w:eastAsia="Times New Roman" w:hAnsi="Menlo" w:cs="Menlo"/>
                <w:b/>
                <w:bCs/>
                <w:color w:val="0000FF"/>
                <w:sz w:val="20"/>
                <w:szCs w:val="20"/>
                <w:shd w:val="clear" w:color="auto" w:fill="EFEFEF"/>
                <w:lang w:eastAsia="ru-RU"/>
              </w:rPr>
            </w:rPrChange>
          </w:rPr>
          <w:t>type=</w:t>
        </w:r>
        <w:r w:rsidRPr="009974B9">
          <w:rPr>
            <w:rFonts w:ascii="Menlo" w:eastAsia="Times New Roman" w:hAnsi="Menlo" w:cs="Menlo"/>
            <w:b/>
            <w:bCs/>
            <w:color w:val="008000"/>
            <w:sz w:val="20"/>
            <w:szCs w:val="20"/>
            <w:shd w:val="clear" w:color="auto" w:fill="EFEFEF"/>
            <w:lang w:val="en-US" w:eastAsia="ru-RU"/>
            <w:rPrChange w:id="2183" w:author="Юлия Новокшанова" w:date="2020-02-23T22:10:00Z">
              <w:rPr>
                <w:rFonts w:ascii="Menlo" w:eastAsia="Times New Roman" w:hAnsi="Menlo" w:cs="Menlo"/>
                <w:b/>
                <w:bCs/>
                <w:color w:val="008000"/>
                <w:sz w:val="20"/>
                <w:szCs w:val="20"/>
                <w:shd w:val="clear" w:color="auto" w:fill="EFEFEF"/>
                <w:lang w:eastAsia="ru-RU"/>
              </w:rPr>
            </w:rPrChange>
          </w:rPr>
          <w:t xml:space="preserve">"text" </w:t>
        </w:r>
        <w:r w:rsidRPr="009974B9">
          <w:rPr>
            <w:rFonts w:ascii="Menlo" w:eastAsia="Times New Roman" w:hAnsi="Menlo" w:cs="Menlo"/>
            <w:b/>
            <w:bCs/>
            <w:color w:val="0000FF"/>
            <w:sz w:val="20"/>
            <w:szCs w:val="20"/>
            <w:shd w:val="clear" w:color="auto" w:fill="EFEFEF"/>
            <w:lang w:val="en-US" w:eastAsia="ru-RU"/>
            <w:rPrChange w:id="2184" w:author="Юлия Новокшанова" w:date="2020-02-23T22:10:00Z">
              <w:rPr>
                <w:rFonts w:ascii="Menlo" w:eastAsia="Times New Roman" w:hAnsi="Menlo" w:cs="Menlo"/>
                <w:b/>
                <w:bCs/>
                <w:color w:val="0000FF"/>
                <w:sz w:val="20"/>
                <w:szCs w:val="20"/>
                <w:shd w:val="clear" w:color="auto" w:fill="EFEFEF"/>
                <w:lang w:eastAsia="ru-RU"/>
              </w:rPr>
            </w:rPrChange>
          </w:rPr>
          <w:t>name=</w:t>
        </w:r>
        <w:r w:rsidRPr="009974B9">
          <w:rPr>
            <w:rFonts w:ascii="Menlo" w:eastAsia="Times New Roman" w:hAnsi="Menlo" w:cs="Menlo"/>
            <w:b/>
            <w:bCs/>
            <w:color w:val="008000"/>
            <w:sz w:val="20"/>
            <w:szCs w:val="20"/>
            <w:shd w:val="clear" w:color="auto" w:fill="EFEFEF"/>
            <w:lang w:val="en-US" w:eastAsia="ru-RU"/>
            <w:rPrChange w:id="2185" w:author="Юлия Новокшанова" w:date="2020-02-23T22:10:00Z">
              <w:rPr>
                <w:rFonts w:ascii="Menlo" w:eastAsia="Times New Roman" w:hAnsi="Menlo" w:cs="Menlo"/>
                <w:b/>
                <w:bCs/>
                <w:color w:val="008000"/>
                <w:sz w:val="20"/>
                <w:szCs w:val="20"/>
                <w:shd w:val="clear" w:color="auto" w:fill="EFEFEF"/>
                <w:lang w:eastAsia="ru-RU"/>
              </w:rPr>
            </w:rPrChange>
          </w:rPr>
          <w:t>"email"</w:t>
        </w:r>
        <w:r w:rsidRPr="009974B9">
          <w:rPr>
            <w:rFonts w:ascii="Menlo" w:eastAsia="Times New Roman" w:hAnsi="Menlo" w:cs="Menlo"/>
            <w:color w:val="000000"/>
            <w:sz w:val="20"/>
            <w:szCs w:val="20"/>
            <w:shd w:val="clear" w:color="auto" w:fill="EFEFEF"/>
            <w:lang w:val="en-US" w:eastAsia="ru-RU"/>
            <w:rPrChange w:id="2186"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187"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188"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189"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190"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191"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192"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193"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194"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195"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196"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197"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198"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label </w:t>
        </w:r>
        <w:r w:rsidRPr="009974B9">
          <w:rPr>
            <w:rFonts w:ascii="Menlo" w:eastAsia="Times New Roman" w:hAnsi="Menlo" w:cs="Menlo"/>
            <w:b/>
            <w:bCs/>
            <w:color w:val="0000FF"/>
            <w:sz w:val="20"/>
            <w:szCs w:val="20"/>
            <w:shd w:val="clear" w:color="auto" w:fill="EFEFEF"/>
            <w:lang w:val="en-US" w:eastAsia="ru-RU"/>
            <w:rPrChange w:id="2199" w:author="Юлия Новокшанова" w:date="2020-02-23T22:10:00Z">
              <w:rPr>
                <w:rFonts w:ascii="Menlo" w:eastAsia="Times New Roman" w:hAnsi="Menlo" w:cs="Menlo"/>
                <w:b/>
                <w:bCs/>
                <w:color w:val="0000FF"/>
                <w:sz w:val="20"/>
                <w:szCs w:val="20"/>
                <w:shd w:val="clear" w:color="auto" w:fill="EFEFEF"/>
                <w:lang w:eastAsia="ru-RU"/>
              </w:rPr>
            </w:rPrChange>
          </w:rPr>
          <w:t>for=</w:t>
        </w:r>
        <w:r w:rsidRPr="009974B9">
          <w:rPr>
            <w:rFonts w:ascii="Menlo" w:eastAsia="Times New Roman" w:hAnsi="Menlo" w:cs="Menlo"/>
            <w:b/>
            <w:bCs/>
            <w:color w:val="008000"/>
            <w:sz w:val="20"/>
            <w:szCs w:val="20"/>
            <w:shd w:val="clear" w:color="auto" w:fill="EFEFEF"/>
            <w:lang w:val="en-US" w:eastAsia="ru-RU"/>
            <w:rPrChange w:id="2200" w:author="Юлия Новокшанова" w:date="2020-02-23T22:10:00Z">
              <w:rPr>
                <w:rFonts w:ascii="Menlo" w:eastAsia="Times New Roman" w:hAnsi="Menlo" w:cs="Menlo"/>
                <w:b/>
                <w:bCs/>
                <w:color w:val="008000"/>
                <w:sz w:val="20"/>
                <w:szCs w:val="20"/>
                <w:shd w:val="clear" w:color="auto" w:fill="EFEFEF"/>
                <w:lang w:eastAsia="ru-RU"/>
              </w:rPr>
            </w:rPrChange>
          </w:rPr>
          <w:t>"phone_number"</w:t>
        </w:r>
        <w:r w:rsidRPr="009974B9">
          <w:rPr>
            <w:rFonts w:ascii="Menlo" w:eastAsia="Times New Roman" w:hAnsi="Menlo" w:cs="Menlo"/>
            <w:color w:val="000000"/>
            <w:sz w:val="20"/>
            <w:szCs w:val="20"/>
            <w:shd w:val="clear" w:color="auto" w:fill="EFEFEF"/>
            <w:lang w:val="en-US" w:eastAsia="ru-RU"/>
            <w:rPrChange w:id="2201"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eastAsia="ru-RU"/>
          </w:rPr>
          <w:t>Номер</w:t>
        </w:r>
        <w:r w:rsidRPr="009974B9">
          <w:rPr>
            <w:rFonts w:ascii="Menlo" w:eastAsia="Times New Roman" w:hAnsi="Menlo" w:cs="Menlo"/>
            <w:color w:val="000000"/>
            <w:sz w:val="20"/>
            <w:szCs w:val="20"/>
            <w:lang w:val="en-US" w:eastAsia="ru-RU"/>
            <w:rPrChange w:id="2202" w:author="Юлия Новокшанова" w:date="2020-02-23T22:10:00Z">
              <w:rPr>
                <w:rFonts w:ascii="Menlo" w:eastAsia="Times New Roman" w:hAnsi="Menlo" w:cs="Menlo"/>
                <w:color w:val="000000"/>
                <w:sz w:val="20"/>
                <w:szCs w:val="20"/>
                <w:lang w:eastAsia="ru-RU"/>
              </w:rPr>
            </w:rPrChange>
          </w:rPr>
          <w:t xml:space="preserve"> </w:t>
        </w:r>
        <w:r w:rsidRPr="009974B9">
          <w:rPr>
            <w:rFonts w:ascii="Menlo" w:eastAsia="Times New Roman" w:hAnsi="Menlo" w:cs="Menlo"/>
            <w:color w:val="000000"/>
            <w:sz w:val="20"/>
            <w:szCs w:val="20"/>
            <w:lang w:eastAsia="ru-RU"/>
          </w:rPr>
          <w:t>телефона</w:t>
        </w:r>
        <w:r w:rsidRPr="009974B9">
          <w:rPr>
            <w:rFonts w:ascii="Menlo" w:eastAsia="Times New Roman" w:hAnsi="Menlo" w:cs="Menlo"/>
            <w:color w:val="000000"/>
            <w:sz w:val="20"/>
            <w:szCs w:val="20"/>
            <w:shd w:val="clear" w:color="auto" w:fill="EFEFEF"/>
            <w:lang w:val="en-US" w:eastAsia="ru-RU"/>
            <w:rPrChange w:id="2203"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204" w:author="Юлия Новокшанова" w:date="2020-02-23T22:10:00Z">
              <w:rPr>
                <w:rFonts w:ascii="Menlo" w:eastAsia="Times New Roman" w:hAnsi="Menlo" w:cs="Menlo"/>
                <w:b/>
                <w:bCs/>
                <w:color w:val="000080"/>
                <w:sz w:val="20"/>
                <w:szCs w:val="20"/>
                <w:shd w:val="clear" w:color="auto" w:fill="EFEFEF"/>
                <w:lang w:eastAsia="ru-RU"/>
              </w:rPr>
            </w:rPrChange>
          </w:rPr>
          <w:t>label</w:t>
        </w:r>
        <w:r w:rsidRPr="009974B9">
          <w:rPr>
            <w:rFonts w:ascii="Menlo" w:eastAsia="Times New Roman" w:hAnsi="Menlo" w:cs="Menlo"/>
            <w:color w:val="000000"/>
            <w:sz w:val="20"/>
            <w:szCs w:val="20"/>
            <w:shd w:val="clear" w:color="auto" w:fill="EFEFEF"/>
            <w:lang w:val="en-US" w:eastAsia="ru-RU"/>
            <w:rPrChange w:id="2205"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206"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207"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208"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209"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210"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211"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212"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213"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214"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215"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216"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input </w:t>
        </w:r>
        <w:r w:rsidRPr="009974B9">
          <w:rPr>
            <w:rFonts w:ascii="Menlo" w:eastAsia="Times New Roman" w:hAnsi="Menlo" w:cs="Menlo"/>
            <w:b/>
            <w:bCs/>
            <w:color w:val="0000FF"/>
            <w:sz w:val="20"/>
            <w:szCs w:val="20"/>
            <w:shd w:val="clear" w:color="auto" w:fill="EFEFEF"/>
            <w:lang w:val="en-US" w:eastAsia="ru-RU"/>
            <w:rPrChange w:id="2217" w:author="Юлия Новокшанова" w:date="2020-02-23T22:10:00Z">
              <w:rPr>
                <w:rFonts w:ascii="Menlo" w:eastAsia="Times New Roman" w:hAnsi="Menlo" w:cs="Menlo"/>
                <w:b/>
                <w:bCs/>
                <w:color w:val="0000FF"/>
                <w:sz w:val="20"/>
                <w:szCs w:val="20"/>
                <w:shd w:val="clear" w:color="auto" w:fill="EFEFEF"/>
                <w:lang w:eastAsia="ru-RU"/>
              </w:rPr>
            </w:rPrChange>
          </w:rPr>
          <w:t>type=</w:t>
        </w:r>
        <w:r w:rsidRPr="009974B9">
          <w:rPr>
            <w:rFonts w:ascii="Menlo" w:eastAsia="Times New Roman" w:hAnsi="Menlo" w:cs="Menlo"/>
            <w:b/>
            <w:bCs/>
            <w:color w:val="008000"/>
            <w:sz w:val="20"/>
            <w:szCs w:val="20"/>
            <w:shd w:val="clear" w:color="auto" w:fill="EFEFEF"/>
            <w:lang w:val="en-US" w:eastAsia="ru-RU"/>
            <w:rPrChange w:id="2218" w:author="Юлия Новокшанова" w:date="2020-02-23T22:10:00Z">
              <w:rPr>
                <w:rFonts w:ascii="Menlo" w:eastAsia="Times New Roman" w:hAnsi="Menlo" w:cs="Menlo"/>
                <w:b/>
                <w:bCs/>
                <w:color w:val="008000"/>
                <w:sz w:val="20"/>
                <w:szCs w:val="20"/>
                <w:shd w:val="clear" w:color="auto" w:fill="EFEFEF"/>
                <w:lang w:eastAsia="ru-RU"/>
              </w:rPr>
            </w:rPrChange>
          </w:rPr>
          <w:t xml:space="preserve">"text" </w:t>
        </w:r>
        <w:r w:rsidRPr="009974B9">
          <w:rPr>
            <w:rFonts w:ascii="Menlo" w:eastAsia="Times New Roman" w:hAnsi="Menlo" w:cs="Menlo"/>
            <w:b/>
            <w:bCs/>
            <w:color w:val="0000FF"/>
            <w:sz w:val="20"/>
            <w:szCs w:val="20"/>
            <w:shd w:val="clear" w:color="auto" w:fill="EFEFEF"/>
            <w:lang w:val="en-US" w:eastAsia="ru-RU"/>
            <w:rPrChange w:id="2219" w:author="Юлия Новокшанова" w:date="2020-02-23T22:10:00Z">
              <w:rPr>
                <w:rFonts w:ascii="Menlo" w:eastAsia="Times New Roman" w:hAnsi="Menlo" w:cs="Menlo"/>
                <w:b/>
                <w:bCs/>
                <w:color w:val="0000FF"/>
                <w:sz w:val="20"/>
                <w:szCs w:val="20"/>
                <w:shd w:val="clear" w:color="auto" w:fill="EFEFEF"/>
                <w:lang w:eastAsia="ru-RU"/>
              </w:rPr>
            </w:rPrChange>
          </w:rPr>
          <w:t>name=</w:t>
        </w:r>
        <w:r w:rsidRPr="009974B9">
          <w:rPr>
            <w:rFonts w:ascii="Menlo" w:eastAsia="Times New Roman" w:hAnsi="Menlo" w:cs="Menlo"/>
            <w:b/>
            <w:bCs/>
            <w:color w:val="008000"/>
            <w:sz w:val="20"/>
            <w:szCs w:val="20"/>
            <w:shd w:val="clear" w:color="auto" w:fill="EFEFEF"/>
            <w:lang w:val="en-US" w:eastAsia="ru-RU"/>
            <w:rPrChange w:id="2220" w:author="Юлия Новокшанова" w:date="2020-02-23T22:10:00Z">
              <w:rPr>
                <w:rFonts w:ascii="Menlo" w:eastAsia="Times New Roman" w:hAnsi="Menlo" w:cs="Menlo"/>
                <w:b/>
                <w:bCs/>
                <w:color w:val="008000"/>
                <w:sz w:val="20"/>
                <w:szCs w:val="20"/>
                <w:shd w:val="clear" w:color="auto" w:fill="EFEFEF"/>
                <w:lang w:eastAsia="ru-RU"/>
              </w:rPr>
            </w:rPrChange>
          </w:rPr>
          <w:t>"phone_number"</w:t>
        </w:r>
        <w:r w:rsidRPr="009974B9">
          <w:rPr>
            <w:rFonts w:ascii="Menlo" w:eastAsia="Times New Roman" w:hAnsi="Menlo" w:cs="Menlo"/>
            <w:color w:val="000000"/>
            <w:sz w:val="20"/>
            <w:szCs w:val="20"/>
            <w:shd w:val="clear" w:color="auto" w:fill="EFEFEF"/>
            <w:lang w:val="en-US" w:eastAsia="ru-RU"/>
            <w:rPrChange w:id="2221"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222"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223"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224"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225"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226"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227"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228"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229"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230"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231"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232"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233"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234"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235"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236"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label </w:t>
        </w:r>
        <w:r w:rsidRPr="009974B9">
          <w:rPr>
            <w:rFonts w:ascii="Menlo" w:eastAsia="Times New Roman" w:hAnsi="Menlo" w:cs="Menlo"/>
            <w:b/>
            <w:bCs/>
            <w:color w:val="0000FF"/>
            <w:sz w:val="20"/>
            <w:szCs w:val="20"/>
            <w:shd w:val="clear" w:color="auto" w:fill="EFEFEF"/>
            <w:lang w:val="en-US" w:eastAsia="ru-RU"/>
            <w:rPrChange w:id="2237" w:author="Юлия Новокшанова" w:date="2020-02-23T22:10:00Z">
              <w:rPr>
                <w:rFonts w:ascii="Menlo" w:eastAsia="Times New Roman" w:hAnsi="Menlo" w:cs="Menlo"/>
                <w:b/>
                <w:bCs/>
                <w:color w:val="0000FF"/>
                <w:sz w:val="20"/>
                <w:szCs w:val="20"/>
                <w:shd w:val="clear" w:color="auto" w:fill="EFEFEF"/>
                <w:lang w:eastAsia="ru-RU"/>
              </w:rPr>
            </w:rPrChange>
          </w:rPr>
          <w:t>for=</w:t>
        </w:r>
        <w:r w:rsidRPr="009974B9">
          <w:rPr>
            <w:rFonts w:ascii="Menlo" w:eastAsia="Times New Roman" w:hAnsi="Menlo" w:cs="Menlo"/>
            <w:b/>
            <w:bCs/>
            <w:color w:val="008000"/>
            <w:sz w:val="20"/>
            <w:szCs w:val="20"/>
            <w:shd w:val="clear" w:color="auto" w:fill="EFEFEF"/>
            <w:lang w:val="en-US" w:eastAsia="ru-RU"/>
            <w:rPrChange w:id="2238" w:author="Юлия Новокшанова" w:date="2020-02-23T22:10:00Z">
              <w:rPr>
                <w:rFonts w:ascii="Menlo" w:eastAsia="Times New Roman" w:hAnsi="Menlo" w:cs="Menlo"/>
                <w:b/>
                <w:bCs/>
                <w:color w:val="008000"/>
                <w:sz w:val="20"/>
                <w:szCs w:val="20"/>
                <w:shd w:val="clear" w:color="auto" w:fill="EFEFEF"/>
                <w:lang w:eastAsia="ru-RU"/>
              </w:rPr>
            </w:rPrChange>
          </w:rPr>
          <w:t>"direction"</w:t>
        </w:r>
        <w:r w:rsidRPr="009974B9">
          <w:rPr>
            <w:rFonts w:ascii="Menlo" w:eastAsia="Times New Roman" w:hAnsi="Menlo" w:cs="Menlo"/>
            <w:color w:val="000000"/>
            <w:sz w:val="20"/>
            <w:szCs w:val="20"/>
            <w:shd w:val="clear" w:color="auto" w:fill="EFEFEF"/>
            <w:lang w:val="en-US" w:eastAsia="ru-RU"/>
            <w:rPrChange w:id="2239"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eastAsia="ru-RU"/>
          </w:rPr>
          <w:t>Направление</w:t>
        </w:r>
        <w:r w:rsidRPr="009974B9">
          <w:rPr>
            <w:rFonts w:ascii="Menlo" w:eastAsia="Times New Roman" w:hAnsi="Menlo" w:cs="Menlo"/>
            <w:color w:val="000000"/>
            <w:sz w:val="20"/>
            <w:szCs w:val="20"/>
            <w:shd w:val="clear" w:color="auto" w:fill="EFEFEF"/>
            <w:lang w:val="en-US" w:eastAsia="ru-RU"/>
            <w:rPrChange w:id="2240"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241" w:author="Юлия Новокшанова" w:date="2020-02-23T22:10:00Z">
              <w:rPr>
                <w:rFonts w:ascii="Menlo" w:eastAsia="Times New Roman" w:hAnsi="Menlo" w:cs="Menlo"/>
                <w:b/>
                <w:bCs/>
                <w:color w:val="000080"/>
                <w:sz w:val="20"/>
                <w:szCs w:val="20"/>
                <w:shd w:val="clear" w:color="auto" w:fill="EFEFEF"/>
                <w:lang w:eastAsia="ru-RU"/>
              </w:rPr>
            </w:rPrChange>
          </w:rPr>
          <w:t>label</w:t>
        </w:r>
        <w:r w:rsidRPr="009974B9">
          <w:rPr>
            <w:rFonts w:ascii="Menlo" w:eastAsia="Times New Roman" w:hAnsi="Menlo" w:cs="Menlo"/>
            <w:color w:val="000000"/>
            <w:sz w:val="20"/>
            <w:szCs w:val="20"/>
            <w:shd w:val="clear" w:color="auto" w:fill="EFEFEF"/>
            <w:lang w:val="en-US" w:eastAsia="ru-RU"/>
            <w:rPrChange w:id="2242"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243"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244"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245"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246"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247"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248"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249"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250"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select </w:t>
        </w:r>
        <w:r w:rsidRPr="009974B9">
          <w:rPr>
            <w:rFonts w:ascii="Menlo" w:eastAsia="Times New Roman" w:hAnsi="Menlo" w:cs="Menlo"/>
            <w:b/>
            <w:bCs/>
            <w:color w:val="0000FF"/>
            <w:sz w:val="20"/>
            <w:szCs w:val="20"/>
            <w:shd w:val="clear" w:color="auto" w:fill="EFEFEF"/>
            <w:lang w:val="en-US" w:eastAsia="ru-RU"/>
            <w:rPrChange w:id="2251" w:author="Юлия Новокшанова" w:date="2020-02-23T22:10:00Z">
              <w:rPr>
                <w:rFonts w:ascii="Menlo" w:eastAsia="Times New Roman" w:hAnsi="Menlo" w:cs="Menlo"/>
                <w:b/>
                <w:bCs/>
                <w:color w:val="0000FF"/>
                <w:sz w:val="20"/>
                <w:szCs w:val="20"/>
                <w:shd w:val="clear" w:color="auto" w:fill="EFEFEF"/>
                <w:lang w:eastAsia="ru-RU"/>
              </w:rPr>
            </w:rPrChange>
          </w:rPr>
          <w:t>name=</w:t>
        </w:r>
        <w:r w:rsidRPr="009974B9">
          <w:rPr>
            <w:rFonts w:ascii="Menlo" w:eastAsia="Times New Roman" w:hAnsi="Menlo" w:cs="Menlo"/>
            <w:b/>
            <w:bCs/>
            <w:color w:val="008000"/>
            <w:sz w:val="20"/>
            <w:szCs w:val="20"/>
            <w:shd w:val="clear" w:color="auto" w:fill="EFEFEF"/>
            <w:lang w:val="en-US" w:eastAsia="ru-RU"/>
            <w:rPrChange w:id="2252" w:author="Юлия Новокшанова" w:date="2020-02-23T22:10:00Z">
              <w:rPr>
                <w:rFonts w:ascii="Menlo" w:eastAsia="Times New Roman" w:hAnsi="Menlo" w:cs="Menlo"/>
                <w:b/>
                <w:bCs/>
                <w:color w:val="008000"/>
                <w:sz w:val="20"/>
                <w:szCs w:val="20"/>
                <w:shd w:val="clear" w:color="auto" w:fill="EFEFEF"/>
                <w:lang w:eastAsia="ru-RU"/>
              </w:rPr>
            </w:rPrChange>
          </w:rPr>
          <w:t>"direction"</w:t>
        </w:r>
        <w:r w:rsidRPr="009974B9">
          <w:rPr>
            <w:rFonts w:ascii="Menlo" w:eastAsia="Times New Roman" w:hAnsi="Menlo" w:cs="Menlo"/>
            <w:color w:val="000000"/>
            <w:sz w:val="20"/>
            <w:szCs w:val="20"/>
            <w:shd w:val="clear" w:color="auto" w:fill="EFEFEF"/>
            <w:lang w:val="en-US" w:eastAsia="ru-RU"/>
            <w:rPrChange w:id="2253"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254"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255"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256"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option </w:t>
        </w:r>
        <w:r w:rsidRPr="009974B9">
          <w:rPr>
            <w:rFonts w:ascii="Menlo" w:eastAsia="Times New Roman" w:hAnsi="Menlo" w:cs="Menlo"/>
            <w:b/>
            <w:bCs/>
            <w:color w:val="0000FF"/>
            <w:sz w:val="20"/>
            <w:szCs w:val="20"/>
            <w:shd w:val="clear" w:color="auto" w:fill="EFEFEF"/>
            <w:lang w:val="en-US" w:eastAsia="ru-RU"/>
            <w:rPrChange w:id="2257" w:author="Юлия Новокшанова" w:date="2020-02-23T22:10:00Z">
              <w:rPr>
                <w:rFonts w:ascii="Menlo" w:eastAsia="Times New Roman" w:hAnsi="Menlo" w:cs="Menlo"/>
                <w:b/>
                <w:bCs/>
                <w:color w:val="0000FF"/>
                <w:sz w:val="20"/>
                <w:szCs w:val="20"/>
                <w:shd w:val="clear" w:color="auto" w:fill="EFEFEF"/>
                <w:lang w:eastAsia="ru-RU"/>
              </w:rPr>
            </w:rPrChange>
          </w:rPr>
          <w:t>value=</w:t>
        </w:r>
        <w:r w:rsidRPr="009974B9">
          <w:rPr>
            <w:rFonts w:ascii="Menlo" w:eastAsia="Times New Roman" w:hAnsi="Menlo" w:cs="Menlo"/>
            <w:b/>
            <w:bCs/>
            <w:color w:val="008000"/>
            <w:sz w:val="20"/>
            <w:szCs w:val="20"/>
            <w:shd w:val="clear" w:color="auto" w:fill="EFEFEF"/>
            <w:lang w:val="en-US" w:eastAsia="ru-RU"/>
            <w:rPrChange w:id="2258" w:author="Юлия Новокшанова" w:date="2020-02-23T22:10:00Z">
              <w:rPr>
                <w:rFonts w:ascii="Menlo" w:eastAsia="Times New Roman" w:hAnsi="Menlo" w:cs="Menlo"/>
                <w:b/>
                <w:bCs/>
                <w:color w:val="008000"/>
                <w:sz w:val="20"/>
                <w:szCs w:val="20"/>
                <w:shd w:val="clear" w:color="auto" w:fill="EFEFEF"/>
                <w:lang w:eastAsia="ru-RU"/>
              </w:rPr>
            </w:rPrChange>
          </w:rPr>
          <w:t>"direction_1"</w:t>
        </w:r>
        <w:r w:rsidRPr="009974B9">
          <w:rPr>
            <w:rFonts w:ascii="Menlo" w:eastAsia="Times New Roman" w:hAnsi="Menlo" w:cs="Menlo"/>
            <w:color w:val="000000"/>
            <w:sz w:val="20"/>
            <w:szCs w:val="20"/>
            <w:shd w:val="clear" w:color="auto" w:fill="EFEFEF"/>
            <w:lang w:val="en-US" w:eastAsia="ru-RU"/>
            <w:rPrChange w:id="2259"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eastAsia="ru-RU"/>
          </w:rPr>
          <w:t>Офтальмолог</w:t>
        </w:r>
        <w:r w:rsidRPr="009974B9">
          <w:rPr>
            <w:rFonts w:ascii="Menlo" w:eastAsia="Times New Roman" w:hAnsi="Menlo" w:cs="Menlo"/>
            <w:color w:val="000000"/>
            <w:sz w:val="20"/>
            <w:szCs w:val="20"/>
            <w:shd w:val="clear" w:color="auto" w:fill="EFEFEF"/>
            <w:lang w:val="en-US" w:eastAsia="ru-RU"/>
            <w:rPrChange w:id="2260"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261" w:author="Юлия Новокшанова" w:date="2020-02-23T22:10:00Z">
              <w:rPr>
                <w:rFonts w:ascii="Menlo" w:eastAsia="Times New Roman" w:hAnsi="Menlo" w:cs="Menlo"/>
                <w:b/>
                <w:bCs/>
                <w:color w:val="000080"/>
                <w:sz w:val="20"/>
                <w:szCs w:val="20"/>
                <w:shd w:val="clear" w:color="auto" w:fill="EFEFEF"/>
                <w:lang w:eastAsia="ru-RU"/>
              </w:rPr>
            </w:rPrChange>
          </w:rPr>
          <w:t>option</w:t>
        </w:r>
        <w:r w:rsidRPr="009974B9">
          <w:rPr>
            <w:rFonts w:ascii="Menlo" w:eastAsia="Times New Roman" w:hAnsi="Menlo" w:cs="Menlo"/>
            <w:color w:val="000000"/>
            <w:sz w:val="20"/>
            <w:szCs w:val="20"/>
            <w:shd w:val="clear" w:color="auto" w:fill="EFEFEF"/>
            <w:lang w:val="en-US" w:eastAsia="ru-RU"/>
            <w:rPrChange w:id="2262"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263"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264"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265"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266"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option </w:t>
        </w:r>
        <w:r w:rsidRPr="009974B9">
          <w:rPr>
            <w:rFonts w:ascii="Menlo" w:eastAsia="Times New Roman" w:hAnsi="Menlo" w:cs="Menlo"/>
            <w:b/>
            <w:bCs/>
            <w:color w:val="0000FF"/>
            <w:sz w:val="20"/>
            <w:szCs w:val="20"/>
            <w:shd w:val="clear" w:color="auto" w:fill="EFEFEF"/>
            <w:lang w:val="en-US" w:eastAsia="ru-RU"/>
            <w:rPrChange w:id="2267" w:author="Юлия Новокшанова" w:date="2020-02-23T22:10:00Z">
              <w:rPr>
                <w:rFonts w:ascii="Menlo" w:eastAsia="Times New Roman" w:hAnsi="Menlo" w:cs="Menlo"/>
                <w:b/>
                <w:bCs/>
                <w:color w:val="0000FF"/>
                <w:sz w:val="20"/>
                <w:szCs w:val="20"/>
                <w:shd w:val="clear" w:color="auto" w:fill="EFEFEF"/>
                <w:lang w:eastAsia="ru-RU"/>
              </w:rPr>
            </w:rPrChange>
          </w:rPr>
          <w:t>value=</w:t>
        </w:r>
        <w:r w:rsidRPr="009974B9">
          <w:rPr>
            <w:rFonts w:ascii="Menlo" w:eastAsia="Times New Roman" w:hAnsi="Menlo" w:cs="Menlo"/>
            <w:b/>
            <w:bCs/>
            <w:color w:val="008000"/>
            <w:sz w:val="20"/>
            <w:szCs w:val="20"/>
            <w:shd w:val="clear" w:color="auto" w:fill="EFEFEF"/>
            <w:lang w:val="en-US" w:eastAsia="ru-RU"/>
            <w:rPrChange w:id="2268" w:author="Юлия Новокшанова" w:date="2020-02-23T22:10:00Z">
              <w:rPr>
                <w:rFonts w:ascii="Menlo" w:eastAsia="Times New Roman" w:hAnsi="Menlo" w:cs="Menlo"/>
                <w:b/>
                <w:bCs/>
                <w:color w:val="008000"/>
                <w:sz w:val="20"/>
                <w:szCs w:val="20"/>
                <w:shd w:val="clear" w:color="auto" w:fill="EFEFEF"/>
                <w:lang w:eastAsia="ru-RU"/>
              </w:rPr>
            </w:rPrChange>
          </w:rPr>
          <w:t>"direction_2"</w:t>
        </w:r>
        <w:r w:rsidRPr="009974B9">
          <w:rPr>
            <w:rFonts w:ascii="Menlo" w:eastAsia="Times New Roman" w:hAnsi="Menlo" w:cs="Menlo"/>
            <w:color w:val="000000"/>
            <w:sz w:val="20"/>
            <w:szCs w:val="20"/>
            <w:shd w:val="clear" w:color="auto" w:fill="EFEFEF"/>
            <w:lang w:val="en-US" w:eastAsia="ru-RU"/>
            <w:rPrChange w:id="2269"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eastAsia="ru-RU"/>
          </w:rPr>
          <w:t>Дерматология</w:t>
        </w:r>
        <w:r w:rsidRPr="009974B9">
          <w:rPr>
            <w:rFonts w:ascii="Menlo" w:eastAsia="Times New Roman" w:hAnsi="Menlo" w:cs="Menlo"/>
            <w:color w:val="000000"/>
            <w:sz w:val="20"/>
            <w:szCs w:val="20"/>
            <w:shd w:val="clear" w:color="auto" w:fill="EFEFEF"/>
            <w:lang w:val="en-US" w:eastAsia="ru-RU"/>
            <w:rPrChange w:id="2270"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271" w:author="Юлия Новокшанова" w:date="2020-02-23T22:10:00Z">
              <w:rPr>
                <w:rFonts w:ascii="Menlo" w:eastAsia="Times New Roman" w:hAnsi="Menlo" w:cs="Menlo"/>
                <w:b/>
                <w:bCs/>
                <w:color w:val="000080"/>
                <w:sz w:val="20"/>
                <w:szCs w:val="20"/>
                <w:shd w:val="clear" w:color="auto" w:fill="EFEFEF"/>
                <w:lang w:eastAsia="ru-RU"/>
              </w:rPr>
            </w:rPrChange>
          </w:rPr>
          <w:t>option</w:t>
        </w:r>
        <w:r w:rsidRPr="009974B9">
          <w:rPr>
            <w:rFonts w:ascii="Menlo" w:eastAsia="Times New Roman" w:hAnsi="Menlo" w:cs="Menlo"/>
            <w:color w:val="000000"/>
            <w:sz w:val="20"/>
            <w:szCs w:val="20"/>
            <w:shd w:val="clear" w:color="auto" w:fill="EFEFEF"/>
            <w:lang w:val="en-US" w:eastAsia="ru-RU"/>
            <w:rPrChange w:id="2272"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273"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274"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275"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276"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option </w:t>
        </w:r>
        <w:r w:rsidRPr="009974B9">
          <w:rPr>
            <w:rFonts w:ascii="Menlo" w:eastAsia="Times New Roman" w:hAnsi="Menlo" w:cs="Menlo"/>
            <w:b/>
            <w:bCs/>
            <w:color w:val="0000FF"/>
            <w:sz w:val="20"/>
            <w:szCs w:val="20"/>
            <w:shd w:val="clear" w:color="auto" w:fill="EFEFEF"/>
            <w:lang w:val="en-US" w:eastAsia="ru-RU"/>
            <w:rPrChange w:id="2277" w:author="Юлия Новокшанова" w:date="2020-02-23T22:10:00Z">
              <w:rPr>
                <w:rFonts w:ascii="Menlo" w:eastAsia="Times New Roman" w:hAnsi="Menlo" w:cs="Menlo"/>
                <w:b/>
                <w:bCs/>
                <w:color w:val="0000FF"/>
                <w:sz w:val="20"/>
                <w:szCs w:val="20"/>
                <w:shd w:val="clear" w:color="auto" w:fill="EFEFEF"/>
                <w:lang w:eastAsia="ru-RU"/>
              </w:rPr>
            </w:rPrChange>
          </w:rPr>
          <w:t>value=</w:t>
        </w:r>
        <w:r w:rsidRPr="009974B9">
          <w:rPr>
            <w:rFonts w:ascii="Menlo" w:eastAsia="Times New Roman" w:hAnsi="Menlo" w:cs="Menlo"/>
            <w:b/>
            <w:bCs/>
            <w:color w:val="008000"/>
            <w:sz w:val="20"/>
            <w:szCs w:val="20"/>
            <w:shd w:val="clear" w:color="auto" w:fill="EFEFEF"/>
            <w:lang w:val="en-US" w:eastAsia="ru-RU"/>
            <w:rPrChange w:id="2278" w:author="Юлия Новокшанова" w:date="2020-02-23T22:10:00Z">
              <w:rPr>
                <w:rFonts w:ascii="Menlo" w:eastAsia="Times New Roman" w:hAnsi="Menlo" w:cs="Menlo"/>
                <w:b/>
                <w:bCs/>
                <w:color w:val="008000"/>
                <w:sz w:val="20"/>
                <w:szCs w:val="20"/>
                <w:shd w:val="clear" w:color="auto" w:fill="EFEFEF"/>
                <w:lang w:eastAsia="ru-RU"/>
              </w:rPr>
            </w:rPrChange>
          </w:rPr>
          <w:t>"direction_3"</w:t>
        </w:r>
        <w:r w:rsidRPr="009974B9">
          <w:rPr>
            <w:rFonts w:ascii="Menlo" w:eastAsia="Times New Roman" w:hAnsi="Menlo" w:cs="Menlo"/>
            <w:color w:val="000000"/>
            <w:sz w:val="20"/>
            <w:szCs w:val="20"/>
            <w:shd w:val="clear" w:color="auto" w:fill="EFEFEF"/>
            <w:lang w:val="en-US" w:eastAsia="ru-RU"/>
            <w:rPrChange w:id="2279"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eastAsia="ru-RU"/>
          </w:rPr>
          <w:t>Лучевая</w:t>
        </w:r>
        <w:r w:rsidRPr="009974B9">
          <w:rPr>
            <w:rFonts w:ascii="Menlo" w:eastAsia="Times New Roman" w:hAnsi="Menlo" w:cs="Menlo"/>
            <w:color w:val="000000"/>
            <w:sz w:val="20"/>
            <w:szCs w:val="20"/>
            <w:lang w:val="en-US" w:eastAsia="ru-RU"/>
            <w:rPrChange w:id="2280" w:author="Юлия Новокшанова" w:date="2020-02-23T22:10:00Z">
              <w:rPr>
                <w:rFonts w:ascii="Menlo" w:eastAsia="Times New Roman" w:hAnsi="Menlo" w:cs="Menlo"/>
                <w:color w:val="000000"/>
                <w:sz w:val="20"/>
                <w:szCs w:val="20"/>
                <w:lang w:eastAsia="ru-RU"/>
              </w:rPr>
            </w:rPrChange>
          </w:rPr>
          <w:t xml:space="preserve"> </w:t>
        </w:r>
        <w:r w:rsidRPr="009974B9">
          <w:rPr>
            <w:rFonts w:ascii="Menlo" w:eastAsia="Times New Roman" w:hAnsi="Menlo" w:cs="Menlo"/>
            <w:color w:val="000000"/>
            <w:sz w:val="20"/>
            <w:szCs w:val="20"/>
            <w:lang w:eastAsia="ru-RU"/>
          </w:rPr>
          <w:t>диагностика</w:t>
        </w:r>
        <w:r w:rsidRPr="009974B9">
          <w:rPr>
            <w:rFonts w:ascii="Menlo" w:eastAsia="Times New Roman" w:hAnsi="Menlo" w:cs="Menlo"/>
            <w:color w:val="000000"/>
            <w:sz w:val="20"/>
            <w:szCs w:val="20"/>
            <w:shd w:val="clear" w:color="auto" w:fill="EFEFEF"/>
            <w:lang w:val="en-US" w:eastAsia="ru-RU"/>
            <w:rPrChange w:id="2281"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282" w:author="Юлия Новокшанова" w:date="2020-02-23T22:10:00Z">
              <w:rPr>
                <w:rFonts w:ascii="Menlo" w:eastAsia="Times New Roman" w:hAnsi="Menlo" w:cs="Menlo"/>
                <w:b/>
                <w:bCs/>
                <w:color w:val="000080"/>
                <w:sz w:val="20"/>
                <w:szCs w:val="20"/>
                <w:shd w:val="clear" w:color="auto" w:fill="EFEFEF"/>
                <w:lang w:eastAsia="ru-RU"/>
              </w:rPr>
            </w:rPrChange>
          </w:rPr>
          <w:t>option</w:t>
        </w:r>
        <w:r w:rsidRPr="009974B9">
          <w:rPr>
            <w:rFonts w:ascii="Menlo" w:eastAsia="Times New Roman" w:hAnsi="Menlo" w:cs="Menlo"/>
            <w:color w:val="000000"/>
            <w:sz w:val="20"/>
            <w:szCs w:val="20"/>
            <w:shd w:val="clear" w:color="auto" w:fill="EFEFEF"/>
            <w:lang w:val="en-US" w:eastAsia="ru-RU"/>
            <w:rPrChange w:id="2283"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284"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285"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286"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287"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option </w:t>
        </w:r>
        <w:r w:rsidRPr="009974B9">
          <w:rPr>
            <w:rFonts w:ascii="Menlo" w:eastAsia="Times New Roman" w:hAnsi="Menlo" w:cs="Menlo"/>
            <w:b/>
            <w:bCs/>
            <w:color w:val="0000FF"/>
            <w:sz w:val="20"/>
            <w:szCs w:val="20"/>
            <w:shd w:val="clear" w:color="auto" w:fill="EFEFEF"/>
            <w:lang w:val="en-US" w:eastAsia="ru-RU"/>
            <w:rPrChange w:id="2288" w:author="Юлия Новокшанова" w:date="2020-02-23T22:10:00Z">
              <w:rPr>
                <w:rFonts w:ascii="Menlo" w:eastAsia="Times New Roman" w:hAnsi="Menlo" w:cs="Menlo"/>
                <w:b/>
                <w:bCs/>
                <w:color w:val="0000FF"/>
                <w:sz w:val="20"/>
                <w:szCs w:val="20"/>
                <w:shd w:val="clear" w:color="auto" w:fill="EFEFEF"/>
                <w:lang w:eastAsia="ru-RU"/>
              </w:rPr>
            </w:rPrChange>
          </w:rPr>
          <w:t>value=</w:t>
        </w:r>
        <w:r w:rsidRPr="009974B9">
          <w:rPr>
            <w:rFonts w:ascii="Menlo" w:eastAsia="Times New Roman" w:hAnsi="Menlo" w:cs="Menlo"/>
            <w:b/>
            <w:bCs/>
            <w:color w:val="008000"/>
            <w:sz w:val="20"/>
            <w:szCs w:val="20"/>
            <w:shd w:val="clear" w:color="auto" w:fill="EFEFEF"/>
            <w:lang w:val="en-US" w:eastAsia="ru-RU"/>
            <w:rPrChange w:id="2289" w:author="Юлия Новокшанова" w:date="2020-02-23T22:10:00Z">
              <w:rPr>
                <w:rFonts w:ascii="Menlo" w:eastAsia="Times New Roman" w:hAnsi="Menlo" w:cs="Menlo"/>
                <w:b/>
                <w:bCs/>
                <w:color w:val="008000"/>
                <w:sz w:val="20"/>
                <w:szCs w:val="20"/>
                <w:shd w:val="clear" w:color="auto" w:fill="EFEFEF"/>
                <w:lang w:eastAsia="ru-RU"/>
              </w:rPr>
            </w:rPrChange>
          </w:rPr>
          <w:t>"direction_4"</w:t>
        </w:r>
        <w:r w:rsidRPr="009974B9">
          <w:rPr>
            <w:rFonts w:ascii="Menlo" w:eastAsia="Times New Roman" w:hAnsi="Menlo" w:cs="Menlo"/>
            <w:color w:val="000000"/>
            <w:sz w:val="20"/>
            <w:szCs w:val="20"/>
            <w:shd w:val="clear" w:color="auto" w:fill="EFEFEF"/>
            <w:lang w:val="en-US" w:eastAsia="ru-RU"/>
            <w:rPrChange w:id="2290"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eastAsia="ru-RU"/>
          </w:rPr>
          <w:t>Женское</w:t>
        </w:r>
        <w:r w:rsidRPr="009974B9">
          <w:rPr>
            <w:rFonts w:ascii="Menlo" w:eastAsia="Times New Roman" w:hAnsi="Menlo" w:cs="Menlo"/>
            <w:color w:val="000000"/>
            <w:sz w:val="20"/>
            <w:szCs w:val="20"/>
            <w:lang w:val="en-US" w:eastAsia="ru-RU"/>
            <w:rPrChange w:id="2291" w:author="Юлия Новокшанова" w:date="2020-02-23T22:10:00Z">
              <w:rPr>
                <w:rFonts w:ascii="Menlo" w:eastAsia="Times New Roman" w:hAnsi="Menlo" w:cs="Menlo"/>
                <w:color w:val="000000"/>
                <w:sz w:val="20"/>
                <w:szCs w:val="20"/>
                <w:lang w:eastAsia="ru-RU"/>
              </w:rPr>
            </w:rPrChange>
          </w:rPr>
          <w:t xml:space="preserve"> </w:t>
        </w:r>
        <w:r w:rsidRPr="009974B9">
          <w:rPr>
            <w:rFonts w:ascii="Menlo" w:eastAsia="Times New Roman" w:hAnsi="Menlo" w:cs="Menlo"/>
            <w:color w:val="000000"/>
            <w:sz w:val="20"/>
            <w:szCs w:val="20"/>
            <w:lang w:eastAsia="ru-RU"/>
          </w:rPr>
          <w:t>здоровье</w:t>
        </w:r>
        <w:r w:rsidRPr="009974B9">
          <w:rPr>
            <w:rFonts w:ascii="Menlo" w:eastAsia="Times New Roman" w:hAnsi="Menlo" w:cs="Menlo"/>
            <w:color w:val="000000"/>
            <w:sz w:val="20"/>
            <w:szCs w:val="20"/>
            <w:shd w:val="clear" w:color="auto" w:fill="EFEFEF"/>
            <w:lang w:val="en-US" w:eastAsia="ru-RU"/>
            <w:rPrChange w:id="2292"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293" w:author="Юлия Новокшанова" w:date="2020-02-23T22:10:00Z">
              <w:rPr>
                <w:rFonts w:ascii="Menlo" w:eastAsia="Times New Roman" w:hAnsi="Menlo" w:cs="Menlo"/>
                <w:b/>
                <w:bCs/>
                <w:color w:val="000080"/>
                <w:sz w:val="20"/>
                <w:szCs w:val="20"/>
                <w:shd w:val="clear" w:color="auto" w:fill="EFEFEF"/>
                <w:lang w:eastAsia="ru-RU"/>
              </w:rPr>
            </w:rPrChange>
          </w:rPr>
          <w:t>option</w:t>
        </w:r>
        <w:r w:rsidRPr="009974B9">
          <w:rPr>
            <w:rFonts w:ascii="Menlo" w:eastAsia="Times New Roman" w:hAnsi="Menlo" w:cs="Menlo"/>
            <w:color w:val="000000"/>
            <w:sz w:val="20"/>
            <w:szCs w:val="20"/>
            <w:shd w:val="clear" w:color="auto" w:fill="EFEFEF"/>
            <w:lang w:val="en-US" w:eastAsia="ru-RU"/>
            <w:rPrChange w:id="2294"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295"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296"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297"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298"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option </w:t>
        </w:r>
        <w:r w:rsidRPr="009974B9">
          <w:rPr>
            <w:rFonts w:ascii="Menlo" w:eastAsia="Times New Roman" w:hAnsi="Menlo" w:cs="Menlo"/>
            <w:b/>
            <w:bCs/>
            <w:color w:val="0000FF"/>
            <w:sz w:val="20"/>
            <w:szCs w:val="20"/>
            <w:shd w:val="clear" w:color="auto" w:fill="EFEFEF"/>
            <w:lang w:val="en-US" w:eastAsia="ru-RU"/>
            <w:rPrChange w:id="2299" w:author="Юлия Новокшанова" w:date="2020-02-23T22:10:00Z">
              <w:rPr>
                <w:rFonts w:ascii="Menlo" w:eastAsia="Times New Roman" w:hAnsi="Menlo" w:cs="Menlo"/>
                <w:b/>
                <w:bCs/>
                <w:color w:val="0000FF"/>
                <w:sz w:val="20"/>
                <w:szCs w:val="20"/>
                <w:shd w:val="clear" w:color="auto" w:fill="EFEFEF"/>
                <w:lang w:eastAsia="ru-RU"/>
              </w:rPr>
            </w:rPrChange>
          </w:rPr>
          <w:t>value=</w:t>
        </w:r>
        <w:r w:rsidRPr="009974B9">
          <w:rPr>
            <w:rFonts w:ascii="Menlo" w:eastAsia="Times New Roman" w:hAnsi="Menlo" w:cs="Menlo"/>
            <w:b/>
            <w:bCs/>
            <w:color w:val="008000"/>
            <w:sz w:val="20"/>
            <w:szCs w:val="20"/>
            <w:shd w:val="clear" w:color="auto" w:fill="EFEFEF"/>
            <w:lang w:val="en-US" w:eastAsia="ru-RU"/>
            <w:rPrChange w:id="2300" w:author="Юлия Новокшанова" w:date="2020-02-23T22:10:00Z">
              <w:rPr>
                <w:rFonts w:ascii="Menlo" w:eastAsia="Times New Roman" w:hAnsi="Menlo" w:cs="Menlo"/>
                <w:b/>
                <w:bCs/>
                <w:color w:val="008000"/>
                <w:sz w:val="20"/>
                <w:szCs w:val="20"/>
                <w:shd w:val="clear" w:color="auto" w:fill="EFEFEF"/>
                <w:lang w:eastAsia="ru-RU"/>
              </w:rPr>
            </w:rPrChange>
          </w:rPr>
          <w:t>"direction_5"</w:t>
        </w:r>
        <w:r w:rsidRPr="009974B9">
          <w:rPr>
            <w:rFonts w:ascii="Menlo" w:eastAsia="Times New Roman" w:hAnsi="Menlo" w:cs="Menlo"/>
            <w:color w:val="000000"/>
            <w:sz w:val="20"/>
            <w:szCs w:val="20"/>
            <w:shd w:val="clear" w:color="auto" w:fill="EFEFEF"/>
            <w:lang w:val="en-US" w:eastAsia="ru-RU"/>
            <w:rPrChange w:id="2301"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eastAsia="ru-RU"/>
          </w:rPr>
          <w:t>Ортопедия</w:t>
        </w:r>
        <w:r w:rsidRPr="009974B9">
          <w:rPr>
            <w:rFonts w:ascii="Menlo" w:eastAsia="Times New Roman" w:hAnsi="Menlo" w:cs="Menlo"/>
            <w:color w:val="000000"/>
            <w:sz w:val="20"/>
            <w:szCs w:val="20"/>
            <w:shd w:val="clear" w:color="auto" w:fill="EFEFEF"/>
            <w:lang w:val="en-US" w:eastAsia="ru-RU"/>
            <w:rPrChange w:id="2302"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303" w:author="Юлия Новокшанова" w:date="2020-02-23T22:10:00Z">
              <w:rPr>
                <w:rFonts w:ascii="Menlo" w:eastAsia="Times New Roman" w:hAnsi="Menlo" w:cs="Menlo"/>
                <w:b/>
                <w:bCs/>
                <w:color w:val="000080"/>
                <w:sz w:val="20"/>
                <w:szCs w:val="20"/>
                <w:shd w:val="clear" w:color="auto" w:fill="EFEFEF"/>
                <w:lang w:eastAsia="ru-RU"/>
              </w:rPr>
            </w:rPrChange>
          </w:rPr>
          <w:t>option</w:t>
        </w:r>
        <w:r w:rsidRPr="009974B9">
          <w:rPr>
            <w:rFonts w:ascii="Menlo" w:eastAsia="Times New Roman" w:hAnsi="Menlo" w:cs="Menlo"/>
            <w:color w:val="000000"/>
            <w:sz w:val="20"/>
            <w:szCs w:val="20"/>
            <w:shd w:val="clear" w:color="auto" w:fill="EFEFEF"/>
            <w:lang w:val="en-US" w:eastAsia="ru-RU"/>
            <w:rPrChange w:id="2304"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305"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306" w:author="Юлия Новокшанова" w:date="2020-02-23T22:10:00Z">
              <w:rPr>
                <w:rFonts w:ascii="Menlo" w:eastAsia="Times New Roman" w:hAnsi="Menlo" w:cs="Menlo"/>
                <w:color w:val="000000"/>
                <w:sz w:val="20"/>
                <w:szCs w:val="20"/>
                <w:lang w:eastAsia="ru-RU"/>
              </w:rPr>
            </w:rPrChange>
          </w:rPr>
          <w:lastRenderedPageBreak/>
          <w:br/>
          <w:t xml:space="preserve">                </w:t>
        </w:r>
        <w:r w:rsidRPr="009974B9">
          <w:rPr>
            <w:rFonts w:ascii="Menlo" w:eastAsia="Times New Roman" w:hAnsi="Menlo" w:cs="Menlo"/>
            <w:color w:val="000000"/>
            <w:sz w:val="20"/>
            <w:szCs w:val="20"/>
            <w:shd w:val="clear" w:color="auto" w:fill="EFEFEF"/>
            <w:lang w:val="en-US" w:eastAsia="ru-RU"/>
            <w:rPrChange w:id="2307"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308"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option </w:t>
        </w:r>
        <w:r w:rsidRPr="009974B9">
          <w:rPr>
            <w:rFonts w:ascii="Menlo" w:eastAsia="Times New Roman" w:hAnsi="Menlo" w:cs="Menlo"/>
            <w:b/>
            <w:bCs/>
            <w:color w:val="0000FF"/>
            <w:sz w:val="20"/>
            <w:szCs w:val="20"/>
            <w:shd w:val="clear" w:color="auto" w:fill="EFEFEF"/>
            <w:lang w:val="en-US" w:eastAsia="ru-RU"/>
            <w:rPrChange w:id="2309" w:author="Юлия Новокшанова" w:date="2020-02-23T22:10:00Z">
              <w:rPr>
                <w:rFonts w:ascii="Menlo" w:eastAsia="Times New Roman" w:hAnsi="Menlo" w:cs="Menlo"/>
                <w:b/>
                <w:bCs/>
                <w:color w:val="0000FF"/>
                <w:sz w:val="20"/>
                <w:szCs w:val="20"/>
                <w:shd w:val="clear" w:color="auto" w:fill="EFEFEF"/>
                <w:lang w:eastAsia="ru-RU"/>
              </w:rPr>
            </w:rPrChange>
          </w:rPr>
          <w:t>value=</w:t>
        </w:r>
        <w:r w:rsidRPr="009974B9">
          <w:rPr>
            <w:rFonts w:ascii="Menlo" w:eastAsia="Times New Roman" w:hAnsi="Menlo" w:cs="Menlo"/>
            <w:b/>
            <w:bCs/>
            <w:color w:val="008000"/>
            <w:sz w:val="20"/>
            <w:szCs w:val="20"/>
            <w:shd w:val="clear" w:color="auto" w:fill="EFEFEF"/>
            <w:lang w:val="en-US" w:eastAsia="ru-RU"/>
            <w:rPrChange w:id="2310" w:author="Юлия Новокшанова" w:date="2020-02-23T22:10:00Z">
              <w:rPr>
                <w:rFonts w:ascii="Menlo" w:eastAsia="Times New Roman" w:hAnsi="Menlo" w:cs="Menlo"/>
                <w:b/>
                <w:bCs/>
                <w:color w:val="008000"/>
                <w:sz w:val="20"/>
                <w:szCs w:val="20"/>
                <w:shd w:val="clear" w:color="auto" w:fill="EFEFEF"/>
                <w:lang w:eastAsia="ru-RU"/>
              </w:rPr>
            </w:rPrChange>
          </w:rPr>
          <w:t>"direction_6"</w:t>
        </w:r>
        <w:r w:rsidRPr="009974B9">
          <w:rPr>
            <w:rFonts w:ascii="Menlo" w:eastAsia="Times New Roman" w:hAnsi="Menlo" w:cs="Menlo"/>
            <w:color w:val="000000"/>
            <w:sz w:val="20"/>
            <w:szCs w:val="20"/>
            <w:shd w:val="clear" w:color="auto" w:fill="EFEFEF"/>
            <w:lang w:val="en-US" w:eastAsia="ru-RU"/>
            <w:rPrChange w:id="2311"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eastAsia="ru-RU"/>
          </w:rPr>
          <w:t>Аптечная</w:t>
        </w:r>
        <w:r w:rsidRPr="009974B9">
          <w:rPr>
            <w:rFonts w:ascii="Menlo" w:eastAsia="Times New Roman" w:hAnsi="Menlo" w:cs="Menlo"/>
            <w:color w:val="000000"/>
            <w:sz w:val="20"/>
            <w:szCs w:val="20"/>
            <w:lang w:val="en-US" w:eastAsia="ru-RU"/>
            <w:rPrChange w:id="2312" w:author="Юлия Новокшанова" w:date="2020-02-23T22:10:00Z">
              <w:rPr>
                <w:rFonts w:ascii="Menlo" w:eastAsia="Times New Roman" w:hAnsi="Menlo" w:cs="Menlo"/>
                <w:color w:val="000000"/>
                <w:sz w:val="20"/>
                <w:szCs w:val="20"/>
                <w:lang w:eastAsia="ru-RU"/>
              </w:rPr>
            </w:rPrChange>
          </w:rPr>
          <w:t xml:space="preserve"> </w:t>
        </w:r>
        <w:r w:rsidRPr="009974B9">
          <w:rPr>
            <w:rFonts w:ascii="Menlo" w:eastAsia="Times New Roman" w:hAnsi="Menlo" w:cs="Menlo"/>
            <w:color w:val="000000"/>
            <w:sz w:val="20"/>
            <w:szCs w:val="20"/>
            <w:lang w:eastAsia="ru-RU"/>
          </w:rPr>
          <w:t>служба</w:t>
        </w:r>
        <w:r w:rsidRPr="009974B9">
          <w:rPr>
            <w:rFonts w:ascii="Menlo" w:eastAsia="Times New Roman" w:hAnsi="Menlo" w:cs="Menlo"/>
            <w:color w:val="000000"/>
            <w:sz w:val="20"/>
            <w:szCs w:val="20"/>
            <w:shd w:val="clear" w:color="auto" w:fill="EFEFEF"/>
            <w:lang w:val="en-US" w:eastAsia="ru-RU"/>
            <w:rPrChange w:id="2313"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314" w:author="Юлия Новокшанова" w:date="2020-02-23T22:10:00Z">
              <w:rPr>
                <w:rFonts w:ascii="Menlo" w:eastAsia="Times New Roman" w:hAnsi="Menlo" w:cs="Menlo"/>
                <w:b/>
                <w:bCs/>
                <w:color w:val="000080"/>
                <w:sz w:val="20"/>
                <w:szCs w:val="20"/>
                <w:shd w:val="clear" w:color="auto" w:fill="EFEFEF"/>
                <w:lang w:eastAsia="ru-RU"/>
              </w:rPr>
            </w:rPrChange>
          </w:rPr>
          <w:t>option</w:t>
        </w:r>
        <w:r w:rsidRPr="009974B9">
          <w:rPr>
            <w:rFonts w:ascii="Menlo" w:eastAsia="Times New Roman" w:hAnsi="Menlo" w:cs="Menlo"/>
            <w:color w:val="000000"/>
            <w:sz w:val="20"/>
            <w:szCs w:val="20"/>
            <w:shd w:val="clear" w:color="auto" w:fill="EFEFEF"/>
            <w:lang w:val="en-US" w:eastAsia="ru-RU"/>
            <w:rPrChange w:id="2315"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316"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317"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318"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319"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option </w:t>
        </w:r>
        <w:r w:rsidRPr="009974B9">
          <w:rPr>
            <w:rFonts w:ascii="Menlo" w:eastAsia="Times New Roman" w:hAnsi="Menlo" w:cs="Menlo"/>
            <w:b/>
            <w:bCs/>
            <w:color w:val="0000FF"/>
            <w:sz w:val="20"/>
            <w:szCs w:val="20"/>
            <w:shd w:val="clear" w:color="auto" w:fill="EFEFEF"/>
            <w:lang w:val="en-US" w:eastAsia="ru-RU"/>
            <w:rPrChange w:id="2320" w:author="Юлия Новокшанова" w:date="2020-02-23T22:10:00Z">
              <w:rPr>
                <w:rFonts w:ascii="Menlo" w:eastAsia="Times New Roman" w:hAnsi="Menlo" w:cs="Menlo"/>
                <w:b/>
                <w:bCs/>
                <w:color w:val="0000FF"/>
                <w:sz w:val="20"/>
                <w:szCs w:val="20"/>
                <w:shd w:val="clear" w:color="auto" w:fill="EFEFEF"/>
                <w:lang w:eastAsia="ru-RU"/>
              </w:rPr>
            </w:rPrChange>
          </w:rPr>
          <w:t>value=</w:t>
        </w:r>
        <w:r w:rsidRPr="009974B9">
          <w:rPr>
            <w:rFonts w:ascii="Menlo" w:eastAsia="Times New Roman" w:hAnsi="Menlo" w:cs="Menlo"/>
            <w:b/>
            <w:bCs/>
            <w:color w:val="008000"/>
            <w:sz w:val="20"/>
            <w:szCs w:val="20"/>
            <w:shd w:val="clear" w:color="auto" w:fill="EFEFEF"/>
            <w:lang w:val="en-US" w:eastAsia="ru-RU"/>
            <w:rPrChange w:id="2321" w:author="Юлия Новокшанова" w:date="2020-02-23T22:10:00Z">
              <w:rPr>
                <w:rFonts w:ascii="Menlo" w:eastAsia="Times New Roman" w:hAnsi="Menlo" w:cs="Menlo"/>
                <w:b/>
                <w:bCs/>
                <w:color w:val="008000"/>
                <w:sz w:val="20"/>
                <w:szCs w:val="20"/>
                <w:shd w:val="clear" w:color="auto" w:fill="EFEFEF"/>
                <w:lang w:eastAsia="ru-RU"/>
              </w:rPr>
            </w:rPrChange>
          </w:rPr>
          <w:t>"direction_7"</w:t>
        </w:r>
        <w:r w:rsidRPr="009974B9">
          <w:rPr>
            <w:rFonts w:ascii="Menlo" w:eastAsia="Times New Roman" w:hAnsi="Menlo" w:cs="Menlo"/>
            <w:color w:val="000000"/>
            <w:sz w:val="20"/>
            <w:szCs w:val="20"/>
            <w:shd w:val="clear" w:color="auto" w:fill="EFEFEF"/>
            <w:lang w:val="en-US" w:eastAsia="ru-RU"/>
            <w:rPrChange w:id="2322"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eastAsia="ru-RU"/>
          </w:rPr>
          <w:t>Экстренная</w:t>
        </w:r>
        <w:r w:rsidRPr="009974B9">
          <w:rPr>
            <w:rFonts w:ascii="Menlo" w:eastAsia="Times New Roman" w:hAnsi="Menlo" w:cs="Menlo"/>
            <w:color w:val="000000"/>
            <w:sz w:val="20"/>
            <w:szCs w:val="20"/>
            <w:lang w:val="en-US" w:eastAsia="ru-RU"/>
            <w:rPrChange w:id="2323" w:author="Юлия Новокшанова" w:date="2020-02-23T22:10:00Z">
              <w:rPr>
                <w:rFonts w:ascii="Menlo" w:eastAsia="Times New Roman" w:hAnsi="Menlo" w:cs="Menlo"/>
                <w:color w:val="000000"/>
                <w:sz w:val="20"/>
                <w:szCs w:val="20"/>
                <w:lang w:eastAsia="ru-RU"/>
              </w:rPr>
            </w:rPrChange>
          </w:rPr>
          <w:t xml:space="preserve"> </w:t>
        </w:r>
        <w:r w:rsidRPr="009974B9">
          <w:rPr>
            <w:rFonts w:ascii="Menlo" w:eastAsia="Times New Roman" w:hAnsi="Menlo" w:cs="Menlo"/>
            <w:color w:val="000000"/>
            <w:sz w:val="20"/>
            <w:szCs w:val="20"/>
            <w:lang w:eastAsia="ru-RU"/>
          </w:rPr>
          <w:t>помощь</w:t>
        </w:r>
        <w:r w:rsidRPr="009974B9">
          <w:rPr>
            <w:rFonts w:ascii="Menlo" w:eastAsia="Times New Roman" w:hAnsi="Menlo" w:cs="Menlo"/>
            <w:color w:val="000000"/>
            <w:sz w:val="20"/>
            <w:szCs w:val="20"/>
            <w:shd w:val="clear" w:color="auto" w:fill="EFEFEF"/>
            <w:lang w:val="en-US" w:eastAsia="ru-RU"/>
            <w:rPrChange w:id="2324"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325" w:author="Юлия Новокшанова" w:date="2020-02-23T22:10:00Z">
              <w:rPr>
                <w:rFonts w:ascii="Menlo" w:eastAsia="Times New Roman" w:hAnsi="Menlo" w:cs="Menlo"/>
                <w:b/>
                <w:bCs/>
                <w:color w:val="000080"/>
                <w:sz w:val="20"/>
                <w:szCs w:val="20"/>
                <w:shd w:val="clear" w:color="auto" w:fill="EFEFEF"/>
                <w:lang w:eastAsia="ru-RU"/>
              </w:rPr>
            </w:rPrChange>
          </w:rPr>
          <w:t>option</w:t>
        </w:r>
        <w:r w:rsidRPr="009974B9">
          <w:rPr>
            <w:rFonts w:ascii="Menlo" w:eastAsia="Times New Roman" w:hAnsi="Menlo" w:cs="Menlo"/>
            <w:color w:val="000000"/>
            <w:sz w:val="20"/>
            <w:szCs w:val="20"/>
            <w:shd w:val="clear" w:color="auto" w:fill="EFEFEF"/>
            <w:lang w:val="en-US" w:eastAsia="ru-RU"/>
            <w:rPrChange w:id="2326"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327"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328"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329"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330"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option </w:t>
        </w:r>
        <w:r w:rsidRPr="009974B9">
          <w:rPr>
            <w:rFonts w:ascii="Menlo" w:eastAsia="Times New Roman" w:hAnsi="Menlo" w:cs="Menlo"/>
            <w:b/>
            <w:bCs/>
            <w:color w:val="0000FF"/>
            <w:sz w:val="20"/>
            <w:szCs w:val="20"/>
            <w:shd w:val="clear" w:color="auto" w:fill="EFEFEF"/>
            <w:lang w:val="en-US" w:eastAsia="ru-RU"/>
            <w:rPrChange w:id="2331" w:author="Юлия Новокшанова" w:date="2020-02-23T22:10:00Z">
              <w:rPr>
                <w:rFonts w:ascii="Menlo" w:eastAsia="Times New Roman" w:hAnsi="Menlo" w:cs="Menlo"/>
                <w:b/>
                <w:bCs/>
                <w:color w:val="0000FF"/>
                <w:sz w:val="20"/>
                <w:szCs w:val="20"/>
                <w:shd w:val="clear" w:color="auto" w:fill="EFEFEF"/>
                <w:lang w:eastAsia="ru-RU"/>
              </w:rPr>
            </w:rPrChange>
          </w:rPr>
          <w:t>value=</w:t>
        </w:r>
        <w:r w:rsidRPr="009974B9">
          <w:rPr>
            <w:rFonts w:ascii="Menlo" w:eastAsia="Times New Roman" w:hAnsi="Menlo" w:cs="Menlo"/>
            <w:b/>
            <w:bCs/>
            <w:color w:val="008000"/>
            <w:sz w:val="20"/>
            <w:szCs w:val="20"/>
            <w:shd w:val="clear" w:color="auto" w:fill="EFEFEF"/>
            <w:lang w:val="en-US" w:eastAsia="ru-RU"/>
            <w:rPrChange w:id="2332" w:author="Юлия Новокшанова" w:date="2020-02-23T22:10:00Z">
              <w:rPr>
                <w:rFonts w:ascii="Menlo" w:eastAsia="Times New Roman" w:hAnsi="Menlo" w:cs="Menlo"/>
                <w:b/>
                <w:bCs/>
                <w:color w:val="008000"/>
                <w:sz w:val="20"/>
                <w:szCs w:val="20"/>
                <w:shd w:val="clear" w:color="auto" w:fill="EFEFEF"/>
                <w:lang w:eastAsia="ru-RU"/>
              </w:rPr>
            </w:rPrChange>
          </w:rPr>
          <w:t>"direction_8"</w:t>
        </w:r>
        <w:r w:rsidRPr="009974B9">
          <w:rPr>
            <w:rFonts w:ascii="Menlo" w:eastAsia="Times New Roman" w:hAnsi="Menlo" w:cs="Menlo"/>
            <w:color w:val="000000"/>
            <w:sz w:val="20"/>
            <w:szCs w:val="20"/>
            <w:shd w:val="clear" w:color="auto" w:fill="EFEFEF"/>
            <w:lang w:val="en-US" w:eastAsia="ru-RU"/>
            <w:rPrChange w:id="2333"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eastAsia="ru-RU"/>
          </w:rPr>
          <w:t>Внутренние</w:t>
        </w:r>
        <w:r w:rsidRPr="009974B9">
          <w:rPr>
            <w:rFonts w:ascii="Menlo" w:eastAsia="Times New Roman" w:hAnsi="Menlo" w:cs="Menlo"/>
            <w:color w:val="000000"/>
            <w:sz w:val="20"/>
            <w:szCs w:val="20"/>
            <w:lang w:val="en-US" w:eastAsia="ru-RU"/>
            <w:rPrChange w:id="2334" w:author="Юлия Новокшанова" w:date="2020-02-23T22:10:00Z">
              <w:rPr>
                <w:rFonts w:ascii="Menlo" w:eastAsia="Times New Roman" w:hAnsi="Menlo" w:cs="Menlo"/>
                <w:color w:val="000000"/>
                <w:sz w:val="20"/>
                <w:szCs w:val="20"/>
                <w:lang w:eastAsia="ru-RU"/>
              </w:rPr>
            </w:rPrChange>
          </w:rPr>
          <w:t xml:space="preserve"> </w:t>
        </w:r>
        <w:r w:rsidRPr="009974B9">
          <w:rPr>
            <w:rFonts w:ascii="Menlo" w:eastAsia="Times New Roman" w:hAnsi="Menlo" w:cs="Menlo"/>
            <w:color w:val="000000"/>
            <w:sz w:val="20"/>
            <w:szCs w:val="20"/>
            <w:lang w:eastAsia="ru-RU"/>
          </w:rPr>
          <w:t>болезни</w:t>
        </w:r>
        <w:r w:rsidRPr="009974B9">
          <w:rPr>
            <w:rFonts w:ascii="Menlo" w:eastAsia="Times New Roman" w:hAnsi="Menlo" w:cs="Menlo"/>
            <w:color w:val="000000"/>
            <w:sz w:val="20"/>
            <w:szCs w:val="20"/>
            <w:shd w:val="clear" w:color="auto" w:fill="EFEFEF"/>
            <w:lang w:val="en-US" w:eastAsia="ru-RU"/>
            <w:rPrChange w:id="2335"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336" w:author="Юлия Новокшанова" w:date="2020-02-23T22:10:00Z">
              <w:rPr>
                <w:rFonts w:ascii="Menlo" w:eastAsia="Times New Roman" w:hAnsi="Menlo" w:cs="Menlo"/>
                <w:b/>
                <w:bCs/>
                <w:color w:val="000080"/>
                <w:sz w:val="20"/>
                <w:szCs w:val="20"/>
                <w:shd w:val="clear" w:color="auto" w:fill="EFEFEF"/>
                <w:lang w:eastAsia="ru-RU"/>
              </w:rPr>
            </w:rPrChange>
          </w:rPr>
          <w:t>option</w:t>
        </w:r>
        <w:r w:rsidRPr="009974B9">
          <w:rPr>
            <w:rFonts w:ascii="Menlo" w:eastAsia="Times New Roman" w:hAnsi="Menlo" w:cs="Menlo"/>
            <w:color w:val="000000"/>
            <w:sz w:val="20"/>
            <w:szCs w:val="20"/>
            <w:shd w:val="clear" w:color="auto" w:fill="EFEFEF"/>
            <w:lang w:val="en-US" w:eastAsia="ru-RU"/>
            <w:rPrChange w:id="2337"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338"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339"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340"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341"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option </w:t>
        </w:r>
        <w:r w:rsidRPr="009974B9">
          <w:rPr>
            <w:rFonts w:ascii="Menlo" w:eastAsia="Times New Roman" w:hAnsi="Menlo" w:cs="Menlo"/>
            <w:b/>
            <w:bCs/>
            <w:color w:val="0000FF"/>
            <w:sz w:val="20"/>
            <w:szCs w:val="20"/>
            <w:shd w:val="clear" w:color="auto" w:fill="EFEFEF"/>
            <w:lang w:val="en-US" w:eastAsia="ru-RU"/>
            <w:rPrChange w:id="2342" w:author="Юлия Новокшанова" w:date="2020-02-23T22:10:00Z">
              <w:rPr>
                <w:rFonts w:ascii="Menlo" w:eastAsia="Times New Roman" w:hAnsi="Menlo" w:cs="Menlo"/>
                <w:b/>
                <w:bCs/>
                <w:color w:val="0000FF"/>
                <w:sz w:val="20"/>
                <w:szCs w:val="20"/>
                <w:shd w:val="clear" w:color="auto" w:fill="EFEFEF"/>
                <w:lang w:eastAsia="ru-RU"/>
              </w:rPr>
            </w:rPrChange>
          </w:rPr>
          <w:t>value=</w:t>
        </w:r>
        <w:r w:rsidRPr="009974B9">
          <w:rPr>
            <w:rFonts w:ascii="Menlo" w:eastAsia="Times New Roman" w:hAnsi="Menlo" w:cs="Menlo"/>
            <w:b/>
            <w:bCs/>
            <w:color w:val="008000"/>
            <w:sz w:val="20"/>
            <w:szCs w:val="20"/>
            <w:shd w:val="clear" w:color="auto" w:fill="EFEFEF"/>
            <w:lang w:val="en-US" w:eastAsia="ru-RU"/>
            <w:rPrChange w:id="2343" w:author="Юлия Новокшанова" w:date="2020-02-23T22:10:00Z">
              <w:rPr>
                <w:rFonts w:ascii="Menlo" w:eastAsia="Times New Roman" w:hAnsi="Menlo" w:cs="Menlo"/>
                <w:b/>
                <w:bCs/>
                <w:color w:val="008000"/>
                <w:sz w:val="20"/>
                <w:szCs w:val="20"/>
                <w:shd w:val="clear" w:color="auto" w:fill="EFEFEF"/>
                <w:lang w:eastAsia="ru-RU"/>
              </w:rPr>
            </w:rPrChange>
          </w:rPr>
          <w:t>"direction_9"</w:t>
        </w:r>
        <w:r w:rsidRPr="009974B9">
          <w:rPr>
            <w:rFonts w:ascii="Menlo" w:eastAsia="Times New Roman" w:hAnsi="Menlo" w:cs="Menlo"/>
            <w:color w:val="000000"/>
            <w:sz w:val="20"/>
            <w:szCs w:val="20"/>
            <w:shd w:val="clear" w:color="auto" w:fill="EFEFEF"/>
            <w:lang w:val="en-US" w:eastAsia="ru-RU"/>
            <w:rPrChange w:id="2344"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eastAsia="ru-RU"/>
          </w:rPr>
          <w:t>Лечение</w:t>
        </w:r>
        <w:r w:rsidRPr="009974B9">
          <w:rPr>
            <w:rFonts w:ascii="Menlo" w:eastAsia="Times New Roman" w:hAnsi="Menlo" w:cs="Menlo"/>
            <w:color w:val="000000"/>
            <w:sz w:val="20"/>
            <w:szCs w:val="20"/>
            <w:lang w:val="en-US" w:eastAsia="ru-RU"/>
            <w:rPrChange w:id="2345" w:author="Юлия Новокшанова" w:date="2020-02-23T22:10:00Z">
              <w:rPr>
                <w:rFonts w:ascii="Menlo" w:eastAsia="Times New Roman" w:hAnsi="Menlo" w:cs="Menlo"/>
                <w:color w:val="000000"/>
                <w:sz w:val="20"/>
                <w:szCs w:val="20"/>
                <w:lang w:eastAsia="ru-RU"/>
              </w:rPr>
            </w:rPrChange>
          </w:rPr>
          <w:t xml:space="preserve"> </w:t>
        </w:r>
        <w:r w:rsidRPr="009974B9">
          <w:rPr>
            <w:rFonts w:ascii="Menlo" w:eastAsia="Times New Roman" w:hAnsi="Menlo" w:cs="Menlo"/>
            <w:color w:val="000000"/>
            <w:sz w:val="20"/>
            <w:szCs w:val="20"/>
            <w:lang w:eastAsia="ru-RU"/>
          </w:rPr>
          <w:t>ран</w:t>
        </w:r>
        <w:r w:rsidRPr="009974B9">
          <w:rPr>
            <w:rFonts w:ascii="Menlo" w:eastAsia="Times New Roman" w:hAnsi="Menlo" w:cs="Menlo"/>
            <w:color w:val="000000"/>
            <w:sz w:val="20"/>
            <w:szCs w:val="20"/>
            <w:shd w:val="clear" w:color="auto" w:fill="EFEFEF"/>
            <w:lang w:val="en-US" w:eastAsia="ru-RU"/>
            <w:rPrChange w:id="2346"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347" w:author="Юлия Новокшанова" w:date="2020-02-23T22:10:00Z">
              <w:rPr>
                <w:rFonts w:ascii="Menlo" w:eastAsia="Times New Roman" w:hAnsi="Menlo" w:cs="Menlo"/>
                <w:b/>
                <w:bCs/>
                <w:color w:val="000080"/>
                <w:sz w:val="20"/>
                <w:szCs w:val="20"/>
                <w:shd w:val="clear" w:color="auto" w:fill="EFEFEF"/>
                <w:lang w:eastAsia="ru-RU"/>
              </w:rPr>
            </w:rPrChange>
          </w:rPr>
          <w:t>option</w:t>
        </w:r>
        <w:r w:rsidRPr="009974B9">
          <w:rPr>
            <w:rFonts w:ascii="Menlo" w:eastAsia="Times New Roman" w:hAnsi="Menlo" w:cs="Menlo"/>
            <w:color w:val="000000"/>
            <w:sz w:val="20"/>
            <w:szCs w:val="20"/>
            <w:shd w:val="clear" w:color="auto" w:fill="EFEFEF"/>
            <w:lang w:val="en-US" w:eastAsia="ru-RU"/>
            <w:rPrChange w:id="2348"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349"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350"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351"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352"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353" w:author="Юлия Новокшанова" w:date="2020-02-23T22:10:00Z">
              <w:rPr>
                <w:rFonts w:ascii="Menlo" w:eastAsia="Times New Roman" w:hAnsi="Menlo" w:cs="Menlo"/>
                <w:b/>
                <w:bCs/>
                <w:color w:val="000080"/>
                <w:sz w:val="20"/>
                <w:szCs w:val="20"/>
                <w:shd w:val="clear" w:color="auto" w:fill="EFEFEF"/>
                <w:lang w:eastAsia="ru-RU"/>
              </w:rPr>
            </w:rPrChange>
          </w:rPr>
          <w:t>select</w:t>
        </w:r>
        <w:r w:rsidRPr="009974B9">
          <w:rPr>
            <w:rFonts w:ascii="Menlo" w:eastAsia="Times New Roman" w:hAnsi="Menlo" w:cs="Menlo"/>
            <w:color w:val="000000"/>
            <w:sz w:val="20"/>
            <w:szCs w:val="20"/>
            <w:shd w:val="clear" w:color="auto" w:fill="EFEFEF"/>
            <w:lang w:val="en-US" w:eastAsia="ru-RU"/>
            <w:rPrChange w:id="2354"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355"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356"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357"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358"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359"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360"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361"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label </w:t>
        </w:r>
        <w:r w:rsidRPr="009974B9">
          <w:rPr>
            <w:rFonts w:ascii="Menlo" w:eastAsia="Times New Roman" w:hAnsi="Menlo" w:cs="Menlo"/>
            <w:b/>
            <w:bCs/>
            <w:color w:val="0000FF"/>
            <w:sz w:val="20"/>
            <w:szCs w:val="20"/>
            <w:shd w:val="clear" w:color="auto" w:fill="EFEFEF"/>
            <w:lang w:val="en-US" w:eastAsia="ru-RU"/>
            <w:rPrChange w:id="2362" w:author="Юлия Новокшанова" w:date="2020-02-23T22:10:00Z">
              <w:rPr>
                <w:rFonts w:ascii="Menlo" w:eastAsia="Times New Roman" w:hAnsi="Menlo" w:cs="Menlo"/>
                <w:b/>
                <w:bCs/>
                <w:color w:val="0000FF"/>
                <w:sz w:val="20"/>
                <w:szCs w:val="20"/>
                <w:shd w:val="clear" w:color="auto" w:fill="EFEFEF"/>
                <w:lang w:eastAsia="ru-RU"/>
              </w:rPr>
            </w:rPrChange>
          </w:rPr>
          <w:t>for=</w:t>
        </w:r>
        <w:r w:rsidRPr="009974B9">
          <w:rPr>
            <w:rFonts w:ascii="Menlo" w:eastAsia="Times New Roman" w:hAnsi="Menlo" w:cs="Menlo"/>
            <w:b/>
            <w:bCs/>
            <w:color w:val="008000"/>
            <w:sz w:val="20"/>
            <w:szCs w:val="20"/>
            <w:shd w:val="clear" w:color="auto" w:fill="EFEFEF"/>
            <w:lang w:val="en-US" w:eastAsia="ru-RU"/>
            <w:rPrChange w:id="2363" w:author="Юлия Новокшанова" w:date="2020-02-23T22:10:00Z">
              <w:rPr>
                <w:rFonts w:ascii="Menlo" w:eastAsia="Times New Roman" w:hAnsi="Menlo" w:cs="Menlo"/>
                <w:b/>
                <w:bCs/>
                <w:color w:val="008000"/>
                <w:sz w:val="20"/>
                <w:szCs w:val="20"/>
                <w:shd w:val="clear" w:color="auto" w:fill="EFEFEF"/>
                <w:lang w:eastAsia="ru-RU"/>
              </w:rPr>
            </w:rPrChange>
          </w:rPr>
          <w:t>"doctor"</w:t>
        </w:r>
        <w:r w:rsidRPr="009974B9">
          <w:rPr>
            <w:rFonts w:ascii="Menlo" w:eastAsia="Times New Roman" w:hAnsi="Menlo" w:cs="Menlo"/>
            <w:color w:val="000000"/>
            <w:sz w:val="20"/>
            <w:szCs w:val="20"/>
            <w:shd w:val="clear" w:color="auto" w:fill="EFEFEF"/>
            <w:lang w:val="en-US" w:eastAsia="ru-RU"/>
            <w:rPrChange w:id="2364"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eastAsia="ru-RU"/>
          </w:rPr>
          <w:t>Врач</w:t>
        </w:r>
        <w:r w:rsidRPr="009974B9">
          <w:rPr>
            <w:rFonts w:ascii="Menlo" w:eastAsia="Times New Roman" w:hAnsi="Menlo" w:cs="Menlo"/>
            <w:color w:val="000000"/>
            <w:sz w:val="20"/>
            <w:szCs w:val="20"/>
            <w:shd w:val="clear" w:color="auto" w:fill="EFEFEF"/>
            <w:lang w:val="en-US" w:eastAsia="ru-RU"/>
            <w:rPrChange w:id="2365"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366" w:author="Юлия Новокшанова" w:date="2020-02-23T22:10:00Z">
              <w:rPr>
                <w:rFonts w:ascii="Menlo" w:eastAsia="Times New Roman" w:hAnsi="Menlo" w:cs="Menlo"/>
                <w:b/>
                <w:bCs/>
                <w:color w:val="000080"/>
                <w:sz w:val="20"/>
                <w:szCs w:val="20"/>
                <w:shd w:val="clear" w:color="auto" w:fill="EFEFEF"/>
                <w:lang w:eastAsia="ru-RU"/>
              </w:rPr>
            </w:rPrChange>
          </w:rPr>
          <w:t>label</w:t>
        </w:r>
        <w:r w:rsidRPr="009974B9">
          <w:rPr>
            <w:rFonts w:ascii="Menlo" w:eastAsia="Times New Roman" w:hAnsi="Menlo" w:cs="Menlo"/>
            <w:color w:val="000000"/>
            <w:sz w:val="20"/>
            <w:szCs w:val="20"/>
            <w:shd w:val="clear" w:color="auto" w:fill="EFEFEF"/>
            <w:lang w:val="en-US" w:eastAsia="ru-RU"/>
            <w:rPrChange w:id="2367"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368"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369"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370"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371"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372"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373"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374"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select </w:t>
        </w:r>
        <w:r w:rsidRPr="009974B9">
          <w:rPr>
            <w:rFonts w:ascii="Menlo" w:eastAsia="Times New Roman" w:hAnsi="Menlo" w:cs="Menlo"/>
            <w:b/>
            <w:bCs/>
            <w:color w:val="0000FF"/>
            <w:sz w:val="20"/>
            <w:szCs w:val="20"/>
            <w:shd w:val="clear" w:color="auto" w:fill="EFEFEF"/>
            <w:lang w:val="en-US" w:eastAsia="ru-RU"/>
            <w:rPrChange w:id="2375" w:author="Юлия Новокшанова" w:date="2020-02-23T22:10:00Z">
              <w:rPr>
                <w:rFonts w:ascii="Menlo" w:eastAsia="Times New Roman" w:hAnsi="Menlo" w:cs="Menlo"/>
                <w:b/>
                <w:bCs/>
                <w:color w:val="0000FF"/>
                <w:sz w:val="20"/>
                <w:szCs w:val="20"/>
                <w:shd w:val="clear" w:color="auto" w:fill="EFEFEF"/>
                <w:lang w:eastAsia="ru-RU"/>
              </w:rPr>
            </w:rPrChange>
          </w:rPr>
          <w:t>name=</w:t>
        </w:r>
        <w:r w:rsidRPr="009974B9">
          <w:rPr>
            <w:rFonts w:ascii="Menlo" w:eastAsia="Times New Roman" w:hAnsi="Menlo" w:cs="Menlo"/>
            <w:b/>
            <w:bCs/>
            <w:color w:val="008000"/>
            <w:sz w:val="20"/>
            <w:szCs w:val="20"/>
            <w:shd w:val="clear" w:color="auto" w:fill="EFEFEF"/>
            <w:lang w:val="en-US" w:eastAsia="ru-RU"/>
            <w:rPrChange w:id="2376" w:author="Юлия Новокшанова" w:date="2020-02-23T22:10:00Z">
              <w:rPr>
                <w:rFonts w:ascii="Menlo" w:eastAsia="Times New Roman" w:hAnsi="Menlo" w:cs="Menlo"/>
                <w:b/>
                <w:bCs/>
                <w:color w:val="008000"/>
                <w:sz w:val="20"/>
                <w:szCs w:val="20"/>
                <w:shd w:val="clear" w:color="auto" w:fill="EFEFEF"/>
                <w:lang w:eastAsia="ru-RU"/>
              </w:rPr>
            </w:rPrChange>
          </w:rPr>
          <w:t>"doctor"</w:t>
        </w:r>
        <w:r w:rsidRPr="009974B9">
          <w:rPr>
            <w:rFonts w:ascii="Menlo" w:eastAsia="Times New Roman" w:hAnsi="Menlo" w:cs="Menlo"/>
            <w:color w:val="000000"/>
            <w:sz w:val="20"/>
            <w:szCs w:val="20"/>
            <w:shd w:val="clear" w:color="auto" w:fill="EFEFEF"/>
            <w:lang w:val="en-US" w:eastAsia="ru-RU"/>
            <w:rPrChange w:id="2377"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378"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379"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380"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option </w:t>
        </w:r>
        <w:r w:rsidRPr="009974B9">
          <w:rPr>
            <w:rFonts w:ascii="Menlo" w:eastAsia="Times New Roman" w:hAnsi="Menlo" w:cs="Menlo"/>
            <w:b/>
            <w:bCs/>
            <w:color w:val="0000FF"/>
            <w:sz w:val="20"/>
            <w:szCs w:val="20"/>
            <w:shd w:val="clear" w:color="auto" w:fill="EFEFEF"/>
            <w:lang w:val="en-US" w:eastAsia="ru-RU"/>
            <w:rPrChange w:id="2381" w:author="Юлия Новокшанова" w:date="2020-02-23T22:10:00Z">
              <w:rPr>
                <w:rFonts w:ascii="Menlo" w:eastAsia="Times New Roman" w:hAnsi="Menlo" w:cs="Menlo"/>
                <w:b/>
                <w:bCs/>
                <w:color w:val="0000FF"/>
                <w:sz w:val="20"/>
                <w:szCs w:val="20"/>
                <w:shd w:val="clear" w:color="auto" w:fill="EFEFEF"/>
                <w:lang w:eastAsia="ru-RU"/>
              </w:rPr>
            </w:rPrChange>
          </w:rPr>
          <w:t>value=</w:t>
        </w:r>
        <w:r w:rsidRPr="009974B9">
          <w:rPr>
            <w:rFonts w:ascii="Menlo" w:eastAsia="Times New Roman" w:hAnsi="Menlo" w:cs="Menlo"/>
            <w:b/>
            <w:bCs/>
            <w:color w:val="008000"/>
            <w:sz w:val="20"/>
            <w:szCs w:val="20"/>
            <w:shd w:val="clear" w:color="auto" w:fill="EFEFEF"/>
            <w:lang w:val="en-US" w:eastAsia="ru-RU"/>
            <w:rPrChange w:id="2382" w:author="Юлия Новокшанова" w:date="2020-02-23T22:10:00Z">
              <w:rPr>
                <w:rFonts w:ascii="Menlo" w:eastAsia="Times New Roman" w:hAnsi="Menlo" w:cs="Menlo"/>
                <w:b/>
                <w:bCs/>
                <w:color w:val="008000"/>
                <w:sz w:val="20"/>
                <w:szCs w:val="20"/>
                <w:shd w:val="clear" w:color="auto" w:fill="EFEFEF"/>
                <w:lang w:eastAsia="ru-RU"/>
              </w:rPr>
            </w:rPrChange>
          </w:rPr>
          <w:t>"doctor_1"</w:t>
        </w:r>
        <w:r w:rsidRPr="009974B9">
          <w:rPr>
            <w:rFonts w:ascii="Menlo" w:eastAsia="Times New Roman" w:hAnsi="Menlo" w:cs="Menlo"/>
            <w:color w:val="000000"/>
            <w:sz w:val="20"/>
            <w:szCs w:val="20"/>
            <w:shd w:val="clear" w:color="auto" w:fill="EFEFEF"/>
            <w:lang w:val="en-US" w:eastAsia="ru-RU"/>
            <w:rPrChange w:id="2383"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eastAsia="ru-RU"/>
          </w:rPr>
          <w:t>Иванов</w:t>
        </w:r>
        <w:r w:rsidRPr="009974B9">
          <w:rPr>
            <w:rFonts w:ascii="Menlo" w:eastAsia="Times New Roman" w:hAnsi="Menlo" w:cs="Menlo"/>
            <w:color w:val="000000"/>
            <w:sz w:val="20"/>
            <w:szCs w:val="20"/>
            <w:lang w:val="en-US" w:eastAsia="ru-RU"/>
            <w:rPrChange w:id="2384" w:author="Юлия Новокшанова" w:date="2020-02-23T22:10:00Z">
              <w:rPr>
                <w:rFonts w:ascii="Menlo" w:eastAsia="Times New Roman" w:hAnsi="Menlo" w:cs="Menlo"/>
                <w:color w:val="000000"/>
                <w:sz w:val="20"/>
                <w:szCs w:val="20"/>
                <w:lang w:eastAsia="ru-RU"/>
              </w:rPr>
            </w:rPrChange>
          </w:rPr>
          <w:t xml:space="preserve"> </w:t>
        </w:r>
        <w:r w:rsidRPr="009974B9">
          <w:rPr>
            <w:rFonts w:ascii="Menlo" w:eastAsia="Times New Roman" w:hAnsi="Menlo" w:cs="Menlo"/>
            <w:color w:val="000000"/>
            <w:sz w:val="20"/>
            <w:szCs w:val="20"/>
            <w:lang w:eastAsia="ru-RU"/>
          </w:rPr>
          <w:t>И</w:t>
        </w:r>
        <w:r w:rsidRPr="009974B9">
          <w:rPr>
            <w:rFonts w:ascii="Menlo" w:eastAsia="Times New Roman" w:hAnsi="Menlo" w:cs="Menlo"/>
            <w:color w:val="000000"/>
            <w:sz w:val="20"/>
            <w:szCs w:val="20"/>
            <w:lang w:val="en-US" w:eastAsia="ru-RU"/>
            <w:rPrChange w:id="2385" w:author="Юлия Новокшанова" w:date="2020-02-23T22:10: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eastAsia="ru-RU"/>
          </w:rPr>
          <w:t>И</w:t>
        </w:r>
        <w:r w:rsidRPr="009974B9">
          <w:rPr>
            <w:rFonts w:ascii="Menlo" w:eastAsia="Times New Roman" w:hAnsi="Menlo" w:cs="Menlo"/>
            <w:color w:val="000000"/>
            <w:sz w:val="20"/>
            <w:szCs w:val="20"/>
            <w:lang w:val="en-US" w:eastAsia="ru-RU"/>
            <w:rPrChange w:id="2386" w:author="Юлия Новокшанова" w:date="2020-02-23T22:10: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shd w:val="clear" w:color="auto" w:fill="EFEFEF"/>
            <w:lang w:val="en-US" w:eastAsia="ru-RU"/>
            <w:rPrChange w:id="2387"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388" w:author="Юлия Новокшанова" w:date="2020-02-23T22:10:00Z">
              <w:rPr>
                <w:rFonts w:ascii="Menlo" w:eastAsia="Times New Roman" w:hAnsi="Menlo" w:cs="Menlo"/>
                <w:b/>
                <w:bCs/>
                <w:color w:val="000080"/>
                <w:sz w:val="20"/>
                <w:szCs w:val="20"/>
                <w:shd w:val="clear" w:color="auto" w:fill="EFEFEF"/>
                <w:lang w:eastAsia="ru-RU"/>
              </w:rPr>
            </w:rPrChange>
          </w:rPr>
          <w:t>option</w:t>
        </w:r>
        <w:r w:rsidRPr="009974B9">
          <w:rPr>
            <w:rFonts w:ascii="Menlo" w:eastAsia="Times New Roman" w:hAnsi="Menlo" w:cs="Menlo"/>
            <w:color w:val="000000"/>
            <w:sz w:val="20"/>
            <w:szCs w:val="20"/>
            <w:shd w:val="clear" w:color="auto" w:fill="EFEFEF"/>
            <w:lang w:val="en-US" w:eastAsia="ru-RU"/>
            <w:rPrChange w:id="2389"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390"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391"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392"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393"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option </w:t>
        </w:r>
        <w:r w:rsidRPr="009974B9">
          <w:rPr>
            <w:rFonts w:ascii="Menlo" w:eastAsia="Times New Roman" w:hAnsi="Menlo" w:cs="Menlo"/>
            <w:b/>
            <w:bCs/>
            <w:color w:val="0000FF"/>
            <w:sz w:val="20"/>
            <w:szCs w:val="20"/>
            <w:shd w:val="clear" w:color="auto" w:fill="EFEFEF"/>
            <w:lang w:val="en-US" w:eastAsia="ru-RU"/>
            <w:rPrChange w:id="2394" w:author="Юлия Новокшанова" w:date="2020-02-23T22:10:00Z">
              <w:rPr>
                <w:rFonts w:ascii="Menlo" w:eastAsia="Times New Roman" w:hAnsi="Menlo" w:cs="Menlo"/>
                <w:b/>
                <w:bCs/>
                <w:color w:val="0000FF"/>
                <w:sz w:val="20"/>
                <w:szCs w:val="20"/>
                <w:shd w:val="clear" w:color="auto" w:fill="EFEFEF"/>
                <w:lang w:eastAsia="ru-RU"/>
              </w:rPr>
            </w:rPrChange>
          </w:rPr>
          <w:t>value=</w:t>
        </w:r>
        <w:r w:rsidRPr="009974B9">
          <w:rPr>
            <w:rFonts w:ascii="Menlo" w:eastAsia="Times New Roman" w:hAnsi="Menlo" w:cs="Menlo"/>
            <w:b/>
            <w:bCs/>
            <w:color w:val="008000"/>
            <w:sz w:val="20"/>
            <w:szCs w:val="20"/>
            <w:shd w:val="clear" w:color="auto" w:fill="EFEFEF"/>
            <w:lang w:val="en-US" w:eastAsia="ru-RU"/>
            <w:rPrChange w:id="2395" w:author="Юлия Новокшанова" w:date="2020-02-23T22:10:00Z">
              <w:rPr>
                <w:rFonts w:ascii="Menlo" w:eastAsia="Times New Roman" w:hAnsi="Menlo" w:cs="Menlo"/>
                <w:b/>
                <w:bCs/>
                <w:color w:val="008000"/>
                <w:sz w:val="20"/>
                <w:szCs w:val="20"/>
                <w:shd w:val="clear" w:color="auto" w:fill="EFEFEF"/>
                <w:lang w:eastAsia="ru-RU"/>
              </w:rPr>
            </w:rPrChange>
          </w:rPr>
          <w:t>"doctor_2"</w:t>
        </w:r>
        <w:r w:rsidRPr="009974B9">
          <w:rPr>
            <w:rFonts w:ascii="Menlo" w:eastAsia="Times New Roman" w:hAnsi="Menlo" w:cs="Menlo"/>
            <w:color w:val="000000"/>
            <w:sz w:val="20"/>
            <w:szCs w:val="20"/>
            <w:shd w:val="clear" w:color="auto" w:fill="EFEFEF"/>
            <w:lang w:val="en-US" w:eastAsia="ru-RU"/>
            <w:rPrChange w:id="2396"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eastAsia="ru-RU"/>
          </w:rPr>
          <w:t>Петров</w:t>
        </w:r>
        <w:r w:rsidRPr="009974B9">
          <w:rPr>
            <w:rFonts w:ascii="Menlo" w:eastAsia="Times New Roman" w:hAnsi="Menlo" w:cs="Menlo"/>
            <w:color w:val="000000"/>
            <w:sz w:val="20"/>
            <w:szCs w:val="20"/>
            <w:lang w:val="en-US" w:eastAsia="ru-RU"/>
            <w:rPrChange w:id="2397" w:author="Юлия Новокшанова" w:date="2020-02-23T22:10:00Z">
              <w:rPr>
                <w:rFonts w:ascii="Menlo" w:eastAsia="Times New Roman" w:hAnsi="Menlo" w:cs="Menlo"/>
                <w:color w:val="000000"/>
                <w:sz w:val="20"/>
                <w:szCs w:val="20"/>
                <w:lang w:eastAsia="ru-RU"/>
              </w:rPr>
            </w:rPrChange>
          </w:rPr>
          <w:t xml:space="preserve"> </w:t>
        </w:r>
        <w:r w:rsidRPr="009974B9">
          <w:rPr>
            <w:rFonts w:ascii="Menlo" w:eastAsia="Times New Roman" w:hAnsi="Menlo" w:cs="Menlo"/>
            <w:color w:val="000000"/>
            <w:sz w:val="20"/>
            <w:szCs w:val="20"/>
            <w:lang w:eastAsia="ru-RU"/>
          </w:rPr>
          <w:t>П</w:t>
        </w:r>
        <w:r w:rsidRPr="009974B9">
          <w:rPr>
            <w:rFonts w:ascii="Menlo" w:eastAsia="Times New Roman" w:hAnsi="Menlo" w:cs="Menlo"/>
            <w:color w:val="000000"/>
            <w:sz w:val="20"/>
            <w:szCs w:val="20"/>
            <w:lang w:val="en-US" w:eastAsia="ru-RU"/>
            <w:rPrChange w:id="2398" w:author="Юлия Новокшанова" w:date="2020-02-23T22:10: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eastAsia="ru-RU"/>
          </w:rPr>
          <w:t>П</w:t>
        </w:r>
        <w:r w:rsidRPr="009974B9">
          <w:rPr>
            <w:rFonts w:ascii="Menlo" w:eastAsia="Times New Roman" w:hAnsi="Menlo" w:cs="Menlo"/>
            <w:color w:val="000000"/>
            <w:sz w:val="20"/>
            <w:szCs w:val="20"/>
            <w:lang w:val="en-US" w:eastAsia="ru-RU"/>
            <w:rPrChange w:id="2399" w:author="Юлия Новокшанова" w:date="2020-02-23T22:10: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shd w:val="clear" w:color="auto" w:fill="EFEFEF"/>
            <w:lang w:val="en-US" w:eastAsia="ru-RU"/>
            <w:rPrChange w:id="2400"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401" w:author="Юлия Новокшанова" w:date="2020-02-23T22:10:00Z">
              <w:rPr>
                <w:rFonts w:ascii="Menlo" w:eastAsia="Times New Roman" w:hAnsi="Menlo" w:cs="Menlo"/>
                <w:b/>
                <w:bCs/>
                <w:color w:val="000080"/>
                <w:sz w:val="20"/>
                <w:szCs w:val="20"/>
                <w:shd w:val="clear" w:color="auto" w:fill="EFEFEF"/>
                <w:lang w:eastAsia="ru-RU"/>
              </w:rPr>
            </w:rPrChange>
          </w:rPr>
          <w:t>option</w:t>
        </w:r>
        <w:r w:rsidRPr="009974B9">
          <w:rPr>
            <w:rFonts w:ascii="Menlo" w:eastAsia="Times New Roman" w:hAnsi="Menlo" w:cs="Menlo"/>
            <w:color w:val="000000"/>
            <w:sz w:val="20"/>
            <w:szCs w:val="20"/>
            <w:shd w:val="clear" w:color="auto" w:fill="EFEFEF"/>
            <w:lang w:val="en-US" w:eastAsia="ru-RU"/>
            <w:rPrChange w:id="2402"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403"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404"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405"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406"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407"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408"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409" w:author="Юлия Новокшанова" w:date="2020-02-23T22:10:00Z">
              <w:rPr>
                <w:rFonts w:ascii="Menlo" w:eastAsia="Times New Roman" w:hAnsi="Menlo" w:cs="Menlo"/>
                <w:b/>
                <w:bCs/>
                <w:color w:val="000080"/>
                <w:sz w:val="20"/>
                <w:szCs w:val="20"/>
                <w:shd w:val="clear" w:color="auto" w:fill="EFEFEF"/>
                <w:lang w:eastAsia="ru-RU"/>
              </w:rPr>
            </w:rPrChange>
          </w:rPr>
          <w:t>select</w:t>
        </w:r>
        <w:r w:rsidRPr="009974B9">
          <w:rPr>
            <w:rFonts w:ascii="Menlo" w:eastAsia="Times New Roman" w:hAnsi="Menlo" w:cs="Menlo"/>
            <w:color w:val="000000"/>
            <w:sz w:val="20"/>
            <w:szCs w:val="20"/>
            <w:shd w:val="clear" w:color="auto" w:fill="EFEFEF"/>
            <w:lang w:val="en-US" w:eastAsia="ru-RU"/>
            <w:rPrChange w:id="2410"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411"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412"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413"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414"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415"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lang w:eastAsia="ru-RU"/>
          </w:rPr>
          <w:t>Выберите</w:t>
        </w:r>
        <w:r w:rsidRPr="009974B9">
          <w:rPr>
            <w:rFonts w:ascii="Menlo" w:eastAsia="Times New Roman" w:hAnsi="Menlo" w:cs="Menlo"/>
            <w:color w:val="000000"/>
            <w:sz w:val="20"/>
            <w:szCs w:val="20"/>
            <w:lang w:val="en-US" w:eastAsia="ru-RU"/>
            <w:rPrChange w:id="2416" w:author="Юлия Новокшанова" w:date="2020-02-23T22:10:00Z">
              <w:rPr>
                <w:rFonts w:ascii="Menlo" w:eastAsia="Times New Roman" w:hAnsi="Menlo" w:cs="Menlo"/>
                <w:color w:val="000000"/>
                <w:sz w:val="20"/>
                <w:szCs w:val="20"/>
                <w:lang w:eastAsia="ru-RU"/>
              </w:rPr>
            </w:rPrChange>
          </w:rPr>
          <w:t xml:space="preserve"> </w:t>
        </w:r>
        <w:r w:rsidRPr="009974B9">
          <w:rPr>
            <w:rFonts w:ascii="Menlo" w:eastAsia="Times New Roman" w:hAnsi="Menlo" w:cs="Menlo"/>
            <w:color w:val="000000"/>
            <w:sz w:val="20"/>
            <w:szCs w:val="20"/>
            <w:lang w:eastAsia="ru-RU"/>
          </w:rPr>
          <w:t>интервал</w:t>
        </w:r>
        <w:r w:rsidRPr="009974B9">
          <w:rPr>
            <w:rFonts w:ascii="Menlo" w:eastAsia="Times New Roman" w:hAnsi="Menlo" w:cs="Menlo"/>
            <w:color w:val="000000"/>
            <w:sz w:val="20"/>
            <w:szCs w:val="20"/>
            <w:lang w:val="en-US" w:eastAsia="ru-RU"/>
            <w:rPrChange w:id="2417" w:author="Юлия Новокшанова" w:date="2020-02-23T22:10: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418"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419"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420"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421"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422"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423"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424"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425"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426"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427"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428"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input </w:t>
        </w:r>
        <w:r w:rsidRPr="009974B9">
          <w:rPr>
            <w:rFonts w:ascii="Menlo" w:eastAsia="Times New Roman" w:hAnsi="Menlo" w:cs="Menlo"/>
            <w:b/>
            <w:bCs/>
            <w:color w:val="0000FF"/>
            <w:sz w:val="20"/>
            <w:szCs w:val="20"/>
            <w:shd w:val="clear" w:color="auto" w:fill="EFEFEF"/>
            <w:lang w:val="en-US" w:eastAsia="ru-RU"/>
            <w:rPrChange w:id="2429" w:author="Юлия Новокшанова" w:date="2020-02-23T22:10:00Z">
              <w:rPr>
                <w:rFonts w:ascii="Menlo" w:eastAsia="Times New Roman" w:hAnsi="Menlo" w:cs="Menlo"/>
                <w:b/>
                <w:bCs/>
                <w:color w:val="0000FF"/>
                <w:sz w:val="20"/>
                <w:szCs w:val="20"/>
                <w:shd w:val="clear" w:color="auto" w:fill="EFEFEF"/>
                <w:lang w:eastAsia="ru-RU"/>
              </w:rPr>
            </w:rPrChange>
          </w:rPr>
          <w:t>type=</w:t>
        </w:r>
        <w:r w:rsidRPr="009974B9">
          <w:rPr>
            <w:rFonts w:ascii="Menlo" w:eastAsia="Times New Roman" w:hAnsi="Menlo" w:cs="Menlo"/>
            <w:b/>
            <w:bCs/>
            <w:color w:val="008000"/>
            <w:sz w:val="20"/>
            <w:szCs w:val="20"/>
            <w:shd w:val="clear" w:color="auto" w:fill="EFEFEF"/>
            <w:lang w:val="en-US" w:eastAsia="ru-RU"/>
            <w:rPrChange w:id="2430" w:author="Юлия Новокшанова" w:date="2020-02-23T22:10:00Z">
              <w:rPr>
                <w:rFonts w:ascii="Menlo" w:eastAsia="Times New Roman" w:hAnsi="Menlo" w:cs="Menlo"/>
                <w:b/>
                <w:bCs/>
                <w:color w:val="008000"/>
                <w:sz w:val="20"/>
                <w:szCs w:val="20"/>
                <w:shd w:val="clear" w:color="auto" w:fill="EFEFEF"/>
                <w:lang w:eastAsia="ru-RU"/>
              </w:rPr>
            </w:rPrChange>
          </w:rPr>
          <w:t xml:space="preserve">"time" </w:t>
        </w:r>
        <w:r w:rsidRPr="009974B9">
          <w:rPr>
            <w:rFonts w:ascii="Menlo" w:eastAsia="Times New Roman" w:hAnsi="Menlo" w:cs="Menlo"/>
            <w:b/>
            <w:bCs/>
            <w:color w:val="0000FF"/>
            <w:sz w:val="20"/>
            <w:szCs w:val="20"/>
            <w:shd w:val="clear" w:color="auto" w:fill="EFEFEF"/>
            <w:lang w:val="en-US" w:eastAsia="ru-RU"/>
            <w:rPrChange w:id="2431" w:author="Юлия Новокшанова" w:date="2020-02-23T22:10:00Z">
              <w:rPr>
                <w:rFonts w:ascii="Menlo" w:eastAsia="Times New Roman" w:hAnsi="Menlo" w:cs="Menlo"/>
                <w:b/>
                <w:bCs/>
                <w:color w:val="0000FF"/>
                <w:sz w:val="20"/>
                <w:szCs w:val="20"/>
                <w:shd w:val="clear" w:color="auto" w:fill="EFEFEF"/>
                <w:lang w:eastAsia="ru-RU"/>
              </w:rPr>
            </w:rPrChange>
          </w:rPr>
          <w:t>name=</w:t>
        </w:r>
        <w:r w:rsidRPr="009974B9">
          <w:rPr>
            <w:rFonts w:ascii="Menlo" w:eastAsia="Times New Roman" w:hAnsi="Menlo" w:cs="Menlo"/>
            <w:b/>
            <w:bCs/>
            <w:color w:val="008000"/>
            <w:sz w:val="20"/>
            <w:szCs w:val="20"/>
            <w:shd w:val="clear" w:color="auto" w:fill="EFEFEF"/>
            <w:lang w:val="en-US" w:eastAsia="ru-RU"/>
            <w:rPrChange w:id="2432" w:author="Юлия Новокшанова" w:date="2020-02-23T22:10:00Z">
              <w:rPr>
                <w:rFonts w:ascii="Menlo" w:eastAsia="Times New Roman" w:hAnsi="Menlo" w:cs="Menlo"/>
                <w:b/>
                <w:bCs/>
                <w:color w:val="008000"/>
                <w:sz w:val="20"/>
                <w:szCs w:val="20"/>
                <w:shd w:val="clear" w:color="auto" w:fill="EFEFEF"/>
                <w:lang w:eastAsia="ru-RU"/>
              </w:rPr>
            </w:rPrChange>
          </w:rPr>
          <w:t>"time1"</w:t>
        </w:r>
        <w:r w:rsidRPr="009974B9">
          <w:rPr>
            <w:rFonts w:ascii="Menlo" w:eastAsia="Times New Roman" w:hAnsi="Menlo" w:cs="Menlo"/>
            <w:color w:val="000000"/>
            <w:sz w:val="20"/>
            <w:szCs w:val="20"/>
            <w:shd w:val="clear" w:color="auto" w:fill="EFEFEF"/>
            <w:lang w:val="en-US" w:eastAsia="ru-RU"/>
            <w:rPrChange w:id="2433"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434"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435"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436"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input </w:t>
        </w:r>
        <w:r w:rsidRPr="009974B9">
          <w:rPr>
            <w:rFonts w:ascii="Menlo" w:eastAsia="Times New Roman" w:hAnsi="Menlo" w:cs="Menlo"/>
            <w:b/>
            <w:bCs/>
            <w:color w:val="0000FF"/>
            <w:sz w:val="20"/>
            <w:szCs w:val="20"/>
            <w:shd w:val="clear" w:color="auto" w:fill="EFEFEF"/>
            <w:lang w:val="en-US" w:eastAsia="ru-RU"/>
            <w:rPrChange w:id="2437" w:author="Юлия Новокшанова" w:date="2020-02-23T22:10:00Z">
              <w:rPr>
                <w:rFonts w:ascii="Menlo" w:eastAsia="Times New Roman" w:hAnsi="Menlo" w:cs="Menlo"/>
                <w:b/>
                <w:bCs/>
                <w:color w:val="0000FF"/>
                <w:sz w:val="20"/>
                <w:szCs w:val="20"/>
                <w:shd w:val="clear" w:color="auto" w:fill="EFEFEF"/>
                <w:lang w:eastAsia="ru-RU"/>
              </w:rPr>
            </w:rPrChange>
          </w:rPr>
          <w:t>type=</w:t>
        </w:r>
        <w:r w:rsidRPr="009974B9">
          <w:rPr>
            <w:rFonts w:ascii="Menlo" w:eastAsia="Times New Roman" w:hAnsi="Menlo" w:cs="Menlo"/>
            <w:b/>
            <w:bCs/>
            <w:color w:val="008000"/>
            <w:sz w:val="20"/>
            <w:szCs w:val="20"/>
            <w:shd w:val="clear" w:color="auto" w:fill="EFEFEF"/>
            <w:lang w:val="en-US" w:eastAsia="ru-RU"/>
            <w:rPrChange w:id="2438" w:author="Юлия Новокшанова" w:date="2020-02-23T22:10:00Z">
              <w:rPr>
                <w:rFonts w:ascii="Menlo" w:eastAsia="Times New Roman" w:hAnsi="Menlo" w:cs="Menlo"/>
                <w:b/>
                <w:bCs/>
                <w:color w:val="008000"/>
                <w:sz w:val="20"/>
                <w:szCs w:val="20"/>
                <w:shd w:val="clear" w:color="auto" w:fill="EFEFEF"/>
                <w:lang w:eastAsia="ru-RU"/>
              </w:rPr>
            </w:rPrChange>
          </w:rPr>
          <w:t xml:space="preserve">"time" </w:t>
        </w:r>
        <w:r w:rsidRPr="009974B9">
          <w:rPr>
            <w:rFonts w:ascii="Menlo" w:eastAsia="Times New Roman" w:hAnsi="Menlo" w:cs="Menlo"/>
            <w:b/>
            <w:bCs/>
            <w:color w:val="0000FF"/>
            <w:sz w:val="20"/>
            <w:szCs w:val="20"/>
            <w:shd w:val="clear" w:color="auto" w:fill="EFEFEF"/>
            <w:lang w:val="en-US" w:eastAsia="ru-RU"/>
            <w:rPrChange w:id="2439" w:author="Юлия Новокшанова" w:date="2020-02-23T22:10:00Z">
              <w:rPr>
                <w:rFonts w:ascii="Menlo" w:eastAsia="Times New Roman" w:hAnsi="Menlo" w:cs="Menlo"/>
                <w:b/>
                <w:bCs/>
                <w:color w:val="0000FF"/>
                <w:sz w:val="20"/>
                <w:szCs w:val="20"/>
                <w:shd w:val="clear" w:color="auto" w:fill="EFEFEF"/>
                <w:lang w:eastAsia="ru-RU"/>
              </w:rPr>
            </w:rPrChange>
          </w:rPr>
          <w:t>name=</w:t>
        </w:r>
        <w:r w:rsidRPr="009974B9">
          <w:rPr>
            <w:rFonts w:ascii="Menlo" w:eastAsia="Times New Roman" w:hAnsi="Menlo" w:cs="Menlo"/>
            <w:b/>
            <w:bCs/>
            <w:color w:val="008000"/>
            <w:sz w:val="20"/>
            <w:szCs w:val="20"/>
            <w:shd w:val="clear" w:color="auto" w:fill="EFEFEF"/>
            <w:lang w:val="en-US" w:eastAsia="ru-RU"/>
            <w:rPrChange w:id="2440" w:author="Юлия Новокшанова" w:date="2020-02-23T22:10:00Z">
              <w:rPr>
                <w:rFonts w:ascii="Menlo" w:eastAsia="Times New Roman" w:hAnsi="Menlo" w:cs="Menlo"/>
                <w:b/>
                <w:bCs/>
                <w:color w:val="008000"/>
                <w:sz w:val="20"/>
                <w:szCs w:val="20"/>
                <w:shd w:val="clear" w:color="auto" w:fill="EFEFEF"/>
                <w:lang w:eastAsia="ru-RU"/>
              </w:rPr>
            </w:rPrChange>
          </w:rPr>
          <w:t>"time2"</w:t>
        </w:r>
        <w:r w:rsidRPr="009974B9">
          <w:rPr>
            <w:rFonts w:ascii="Menlo" w:eastAsia="Times New Roman" w:hAnsi="Menlo" w:cs="Menlo"/>
            <w:color w:val="000000"/>
            <w:sz w:val="20"/>
            <w:szCs w:val="20"/>
            <w:shd w:val="clear" w:color="auto" w:fill="EFEFEF"/>
            <w:lang w:val="en-US" w:eastAsia="ru-RU"/>
            <w:rPrChange w:id="2441"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442"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443"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444"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445"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446"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447"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448"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449"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450"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451"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lang w:eastAsia="ru-RU"/>
          </w:rPr>
          <w:t>Выберите</w:t>
        </w:r>
        <w:r w:rsidRPr="009974B9">
          <w:rPr>
            <w:rFonts w:ascii="Menlo" w:eastAsia="Times New Roman" w:hAnsi="Menlo" w:cs="Menlo"/>
            <w:color w:val="000000"/>
            <w:sz w:val="20"/>
            <w:szCs w:val="20"/>
            <w:lang w:val="en-US" w:eastAsia="ru-RU"/>
            <w:rPrChange w:id="2452" w:author="Юлия Новокшанова" w:date="2020-02-23T22:10:00Z">
              <w:rPr>
                <w:rFonts w:ascii="Menlo" w:eastAsia="Times New Roman" w:hAnsi="Menlo" w:cs="Menlo"/>
                <w:color w:val="000000"/>
                <w:sz w:val="20"/>
                <w:szCs w:val="20"/>
                <w:lang w:eastAsia="ru-RU"/>
              </w:rPr>
            </w:rPrChange>
          </w:rPr>
          <w:t xml:space="preserve"> </w:t>
        </w:r>
        <w:r w:rsidRPr="009974B9">
          <w:rPr>
            <w:rFonts w:ascii="Menlo" w:eastAsia="Times New Roman" w:hAnsi="Menlo" w:cs="Menlo"/>
            <w:color w:val="000000"/>
            <w:sz w:val="20"/>
            <w:szCs w:val="20"/>
            <w:lang w:eastAsia="ru-RU"/>
          </w:rPr>
          <w:t>интервал</w:t>
        </w:r>
        <w:r w:rsidRPr="009974B9">
          <w:rPr>
            <w:rFonts w:ascii="Menlo" w:eastAsia="Times New Roman" w:hAnsi="Menlo" w:cs="Menlo"/>
            <w:color w:val="000000"/>
            <w:sz w:val="20"/>
            <w:szCs w:val="20"/>
            <w:lang w:val="en-US" w:eastAsia="ru-RU"/>
            <w:rPrChange w:id="2453" w:author="Юлия Новокшанова" w:date="2020-02-23T22:10: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454"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455"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456"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457"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458"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459"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460"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461"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462"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463"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464"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input </w:t>
        </w:r>
        <w:r w:rsidRPr="009974B9">
          <w:rPr>
            <w:rFonts w:ascii="Menlo" w:eastAsia="Times New Roman" w:hAnsi="Menlo" w:cs="Menlo"/>
            <w:b/>
            <w:bCs/>
            <w:color w:val="0000FF"/>
            <w:sz w:val="20"/>
            <w:szCs w:val="20"/>
            <w:shd w:val="clear" w:color="auto" w:fill="EFEFEF"/>
            <w:lang w:val="en-US" w:eastAsia="ru-RU"/>
            <w:rPrChange w:id="2465" w:author="Юлия Новокшанова" w:date="2020-02-23T22:10:00Z">
              <w:rPr>
                <w:rFonts w:ascii="Menlo" w:eastAsia="Times New Roman" w:hAnsi="Menlo" w:cs="Menlo"/>
                <w:b/>
                <w:bCs/>
                <w:color w:val="0000FF"/>
                <w:sz w:val="20"/>
                <w:szCs w:val="20"/>
                <w:shd w:val="clear" w:color="auto" w:fill="EFEFEF"/>
                <w:lang w:eastAsia="ru-RU"/>
              </w:rPr>
            </w:rPrChange>
          </w:rPr>
          <w:t>type=</w:t>
        </w:r>
        <w:r w:rsidRPr="009974B9">
          <w:rPr>
            <w:rFonts w:ascii="Menlo" w:eastAsia="Times New Roman" w:hAnsi="Menlo" w:cs="Menlo"/>
            <w:b/>
            <w:bCs/>
            <w:color w:val="008000"/>
            <w:sz w:val="20"/>
            <w:szCs w:val="20"/>
            <w:shd w:val="clear" w:color="auto" w:fill="EFEFEF"/>
            <w:lang w:val="en-US" w:eastAsia="ru-RU"/>
            <w:rPrChange w:id="2466" w:author="Юлия Новокшанова" w:date="2020-02-23T22:10:00Z">
              <w:rPr>
                <w:rFonts w:ascii="Menlo" w:eastAsia="Times New Roman" w:hAnsi="Menlo" w:cs="Menlo"/>
                <w:b/>
                <w:bCs/>
                <w:color w:val="008000"/>
                <w:sz w:val="20"/>
                <w:szCs w:val="20"/>
                <w:shd w:val="clear" w:color="auto" w:fill="EFEFEF"/>
                <w:lang w:eastAsia="ru-RU"/>
              </w:rPr>
            </w:rPrChange>
          </w:rPr>
          <w:t xml:space="preserve">"date" </w:t>
        </w:r>
        <w:r w:rsidRPr="009974B9">
          <w:rPr>
            <w:rFonts w:ascii="Menlo" w:eastAsia="Times New Roman" w:hAnsi="Menlo" w:cs="Menlo"/>
            <w:b/>
            <w:bCs/>
            <w:color w:val="0000FF"/>
            <w:sz w:val="20"/>
            <w:szCs w:val="20"/>
            <w:shd w:val="clear" w:color="auto" w:fill="EFEFEF"/>
            <w:lang w:val="en-US" w:eastAsia="ru-RU"/>
            <w:rPrChange w:id="2467" w:author="Юлия Новокшанова" w:date="2020-02-23T22:10:00Z">
              <w:rPr>
                <w:rFonts w:ascii="Menlo" w:eastAsia="Times New Roman" w:hAnsi="Menlo" w:cs="Menlo"/>
                <w:b/>
                <w:bCs/>
                <w:color w:val="0000FF"/>
                <w:sz w:val="20"/>
                <w:szCs w:val="20"/>
                <w:shd w:val="clear" w:color="auto" w:fill="EFEFEF"/>
                <w:lang w:eastAsia="ru-RU"/>
              </w:rPr>
            </w:rPrChange>
          </w:rPr>
          <w:t>name=</w:t>
        </w:r>
        <w:r w:rsidRPr="009974B9">
          <w:rPr>
            <w:rFonts w:ascii="Menlo" w:eastAsia="Times New Roman" w:hAnsi="Menlo" w:cs="Menlo"/>
            <w:b/>
            <w:bCs/>
            <w:color w:val="008000"/>
            <w:sz w:val="20"/>
            <w:szCs w:val="20"/>
            <w:shd w:val="clear" w:color="auto" w:fill="EFEFEF"/>
            <w:lang w:val="en-US" w:eastAsia="ru-RU"/>
            <w:rPrChange w:id="2468" w:author="Юлия Новокшанова" w:date="2020-02-23T22:10:00Z">
              <w:rPr>
                <w:rFonts w:ascii="Menlo" w:eastAsia="Times New Roman" w:hAnsi="Menlo" w:cs="Menlo"/>
                <w:b/>
                <w:bCs/>
                <w:color w:val="008000"/>
                <w:sz w:val="20"/>
                <w:szCs w:val="20"/>
                <w:shd w:val="clear" w:color="auto" w:fill="EFEFEF"/>
                <w:lang w:eastAsia="ru-RU"/>
              </w:rPr>
            </w:rPrChange>
          </w:rPr>
          <w:t>"calendar1"</w:t>
        </w:r>
        <w:r w:rsidRPr="009974B9">
          <w:rPr>
            <w:rFonts w:ascii="Menlo" w:eastAsia="Times New Roman" w:hAnsi="Menlo" w:cs="Menlo"/>
            <w:color w:val="000000"/>
            <w:sz w:val="20"/>
            <w:szCs w:val="20"/>
            <w:shd w:val="clear" w:color="auto" w:fill="EFEFEF"/>
            <w:lang w:val="en-US" w:eastAsia="ru-RU"/>
            <w:rPrChange w:id="2469"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470"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471"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472"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input </w:t>
        </w:r>
        <w:r w:rsidRPr="009974B9">
          <w:rPr>
            <w:rFonts w:ascii="Menlo" w:eastAsia="Times New Roman" w:hAnsi="Menlo" w:cs="Menlo"/>
            <w:b/>
            <w:bCs/>
            <w:color w:val="0000FF"/>
            <w:sz w:val="20"/>
            <w:szCs w:val="20"/>
            <w:shd w:val="clear" w:color="auto" w:fill="EFEFEF"/>
            <w:lang w:val="en-US" w:eastAsia="ru-RU"/>
            <w:rPrChange w:id="2473" w:author="Юлия Новокшанова" w:date="2020-02-23T22:10:00Z">
              <w:rPr>
                <w:rFonts w:ascii="Menlo" w:eastAsia="Times New Roman" w:hAnsi="Menlo" w:cs="Menlo"/>
                <w:b/>
                <w:bCs/>
                <w:color w:val="0000FF"/>
                <w:sz w:val="20"/>
                <w:szCs w:val="20"/>
                <w:shd w:val="clear" w:color="auto" w:fill="EFEFEF"/>
                <w:lang w:eastAsia="ru-RU"/>
              </w:rPr>
            </w:rPrChange>
          </w:rPr>
          <w:t>type=</w:t>
        </w:r>
        <w:r w:rsidRPr="009974B9">
          <w:rPr>
            <w:rFonts w:ascii="Menlo" w:eastAsia="Times New Roman" w:hAnsi="Menlo" w:cs="Menlo"/>
            <w:b/>
            <w:bCs/>
            <w:color w:val="008000"/>
            <w:sz w:val="20"/>
            <w:szCs w:val="20"/>
            <w:shd w:val="clear" w:color="auto" w:fill="EFEFEF"/>
            <w:lang w:val="en-US" w:eastAsia="ru-RU"/>
            <w:rPrChange w:id="2474" w:author="Юлия Новокшанова" w:date="2020-02-23T22:10:00Z">
              <w:rPr>
                <w:rFonts w:ascii="Menlo" w:eastAsia="Times New Roman" w:hAnsi="Menlo" w:cs="Menlo"/>
                <w:b/>
                <w:bCs/>
                <w:color w:val="008000"/>
                <w:sz w:val="20"/>
                <w:szCs w:val="20"/>
                <w:shd w:val="clear" w:color="auto" w:fill="EFEFEF"/>
                <w:lang w:eastAsia="ru-RU"/>
              </w:rPr>
            </w:rPrChange>
          </w:rPr>
          <w:t xml:space="preserve">"date" </w:t>
        </w:r>
        <w:r w:rsidRPr="009974B9">
          <w:rPr>
            <w:rFonts w:ascii="Menlo" w:eastAsia="Times New Roman" w:hAnsi="Menlo" w:cs="Menlo"/>
            <w:b/>
            <w:bCs/>
            <w:color w:val="0000FF"/>
            <w:sz w:val="20"/>
            <w:szCs w:val="20"/>
            <w:shd w:val="clear" w:color="auto" w:fill="EFEFEF"/>
            <w:lang w:val="en-US" w:eastAsia="ru-RU"/>
            <w:rPrChange w:id="2475" w:author="Юлия Новокшанова" w:date="2020-02-23T22:10:00Z">
              <w:rPr>
                <w:rFonts w:ascii="Menlo" w:eastAsia="Times New Roman" w:hAnsi="Menlo" w:cs="Menlo"/>
                <w:b/>
                <w:bCs/>
                <w:color w:val="0000FF"/>
                <w:sz w:val="20"/>
                <w:szCs w:val="20"/>
                <w:shd w:val="clear" w:color="auto" w:fill="EFEFEF"/>
                <w:lang w:eastAsia="ru-RU"/>
              </w:rPr>
            </w:rPrChange>
          </w:rPr>
          <w:t>name=</w:t>
        </w:r>
        <w:r w:rsidRPr="009974B9">
          <w:rPr>
            <w:rFonts w:ascii="Menlo" w:eastAsia="Times New Roman" w:hAnsi="Menlo" w:cs="Menlo"/>
            <w:b/>
            <w:bCs/>
            <w:color w:val="008000"/>
            <w:sz w:val="20"/>
            <w:szCs w:val="20"/>
            <w:shd w:val="clear" w:color="auto" w:fill="EFEFEF"/>
            <w:lang w:val="en-US" w:eastAsia="ru-RU"/>
            <w:rPrChange w:id="2476" w:author="Юлия Новокшанова" w:date="2020-02-23T22:10:00Z">
              <w:rPr>
                <w:rFonts w:ascii="Menlo" w:eastAsia="Times New Roman" w:hAnsi="Menlo" w:cs="Menlo"/>
                <w:b/>
                <w:bCs/>
                <w:color w:val="008000"/>
                <w:sz w:val="20"/>
                <w:szCs w:val="20"/>
                <w:shd w:val="clear" w:color="auto" w:fill="EFEFEF"/>
                <w:lang w:eastAsia="ru-RU"/>
              </w:rPr>
            </w:rPrChange>
          </w:rPr>
          <w:t>"calendar2"</w:t>
        </w:r>
        <w:r w:rsidRPr="009974B9">
          <w:rPr>
            <w:rFonts w:ascii="Menlo" w:eastAsia="Times New Roman" w:hAnsi="Menlo" w:cs="Menlo"/>
            <w:color w:val="000000"/>
            <w:sz w:val="20"/>
            <w:szCs w:val="20"/>
            <w:shd w:val="clear" w:color="auto" w:fill="EFEFEF"/>
            <w:lang w:val="en-US" w:eastAsia="ru-RU"/>
            <w:rPrChange w:id="2477"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478"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479"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480" w:author="Юлия Новокшанова" w:date="2020-02-23T22:10:00Z">
              <w:rPr>
                <w:rFonts w:ascii="Menlo" w:eastAsia="Times New Roman" w:hAnsi="Menlo" w:cs="Menlo"/>
                <w:b/>
                <w:bCs/>
                <w:color w:val="000080"/>
                <w:sz w:val="20"/>
                <w:szCs w:val="20"/>
                <w:shd w:val="clear" w:color="auto" w:fill="EFEFEF"/>
                <w:lang w:eastAsia="ru-RU"/>
              </w:rPr>
            </w:rPrChange>
          </w:rPr>
          <w:t>p</w:t>
        </w:r>
        <w:r w:rsidRPr="009974B9">
          <w:rPr>
            <w:rFonts w:ascii="Menlo" w:eastAsia="Times New Roman" w:hAnsi="Menlo" w:cs="Menlo"/>
            <w:color w:val="000000"/>
            <w:sz w:val="20"/>
            <w:szCs w:val="20"/>
            <w:shd w:val="clear" w:color="auto" w:fill="EFEFEF"/>
            <w:lang w:val="en-US" w:eastAsia="ru-RU"/>
            <w:rPrChange w:id="2481"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482"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483"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484"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485"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486" w:author="Юлия Новокшанова" w:date="2020-02-23T22:10:00Z">
              <w:rPr>
                <w:rFonts w:ascii="Menlo" w:eastAsia="Times New Roman" w:hAnsi="Menlo" w:cs="Menlo"/>
                <w:b/>
                <w:bCs/>
                <w:color w:val="000080"/>
                <w:sz w:val="20"/>
                <w:szCs w:val="20"/>
                <w:shd w:val="clear" w:color="auto" w:fill="EFEFEF"/>
                <w:lang w:eastAsia="ru-RU"/>
              </w:rPr>
            </w:rPrChange>
          </w:rPr>
          <w:t xml:space="preserve">button </w:t>
        </w:r>
        <w:r w:rsidRPr="009974B9">
          <w:rPr>
            <w:rFonts w:ascii="Menlo" w:eastAsia="Times New Roman" w:hAnsi="Menlo" w:cs="Menlo"/>
            <w:b/>
            <w:bCs/>
            <w:color w:val="0000FF"/>
            <w:sz w:val="20"/>
            <w:szCs w:val="20"/>
            <w:shd w:val="clear" w:color="auto" w:fill="EFEFEF"/>
            <w:lang w:val="en-US" w:eastAsia="ru-RU"/>
            <w:rPrChange w:id="2487" w:author="Юлия Новокшанова" w:date="2020-02-23T22:10:00Z">
              <w:rPr>
                <w:rFonts w:ascii="Menlo" w:eastAsia="Times New Roman" w:hAnsi="Menlo" w:cs="Menlo"/>
                <w:b/>
                <w:bCs/>
                <w:color w:val="0000FF"/>
                <w:sz w:val="20"/>
                <w:szCs w:val="20"/>
                <w:shd w:val="clear" w:color="auto" w:fill="EFEFEF"/>
                <w:lang w:eastAsia="ru-RU"/>
              </w:rPr>
            </w:rPrChange>
          </w:rPr>
          <w:t>class=</w:t>
        </w:r>
        <w:r w:rsidRPr="009974B9">
          <w:rPr>
            <w:rFonts w:ascii="Menlo" w:eastAsia="Times New Roman" w:hAnsi="Menlo" w:cs="Menlo"/>
            <w:b/>
            <w:bCs/>
            <w:color w:val="008000"/>
            <w:sz w:val="20"/>
            <w:szCs w:val="20"/>
            <w:shd w:val="clear" w:color="auto" w:fill="EFEFEF"/>
            <w:lang w:val="en-US" w:eastAsia="ru-RU"/>
            <w:rPrChange w:id="2488" w:author="Юлия Новокшанова" w:date="2020-02-23T22:10:00Z">
              <w:rPr>
                <w:rFonts w:ascii="Menlo" w:eastAsia="Times New Roman" w:hAnsi="Menlo" w:cs="Menlo"/>
                <w:b/>
                <w:bCs/>
                <w:color w:val="008000"/>
                <w:sz w:val="20"/>
                <w:szCs w:val="20"/>
                <w:shd w:val="clear" w:color="auto" w:fill="EFEFEF"/>
                <w:lang w:eastAsia="ru-RU"/>
              </w:rPr>
            </w:rPrChange>
          </w:rPr>
          <w:t xml:space="preserve">"myButton" </w:t>
        </w:r>
        <w:r w:rsidRPr="009974B9">
          <w:rPr>
            <w:rFonts w:ascii="Menlo" w:eastAsia="Times New Roman" w:hAnsi="Menlo" w:cs="Menlo"/>
            <w:b/>
            <w:bCs/>
            <w:color w:val="0000FF"/>
            <w:sz w:val="20"/>
            <w:szCs w:val="20"/>
            <w:shd w:val="clear" w:color="auto" w:fill="EFEFEF"/>
            <w:lang w:val="en-US" w:eastAsia="ru-RU"/>
            <w:rPrChange w:id="2489" w:author="Юлия Новокшанова" w:date="2020-02-23T22:10:00Z">
              <w:rPr>
                <w:rFonts w:ascii="Menlo" w:eastAsia="Times New Roman" w:hAnsi="Menlo" w:cs="Menlo"/>
                <w:b/>
                <w:bCs/>
                <w:color w:val="0000FF"/>
                <w:sz w:val="20"/>
                <w:szCs w:val="20"/>
                <w:shd w:val="clear" w:color="auto" w:fill="EFEFEF"/>
                <w:lang w:eastAsia="ru-RU"/>
              </w:rPr>
            </w:rPrChange>
          </w:rPr>
          <w:t>type=</w:t>
        </w:r>
        <w:r w:rsidRPr="009974B9">
          <w:rPr>
            <w:rFonts w:ascii="Menlo" w:eastAsia="Times New Roman" w:hAnsi="Menlo" w:cs="Menlo"/>
            <w:b/>
            <w:bCs/>
            <w:color w:val="008000"/>
            <w:sz w:val="20"/>
            <w:szCs w:val="20"/>
            <w:shd w:val="clear" w:color="auto" w:fill="EFEFEF"/>
            <w:lang w:val="en-US" w:eastAsia="ru-RU"/>
            <w:rPrChange w:id="2490" w:author="Юлия Новокшанова" w:date="2020-02-23T22:10:00Z">
              <w:rPr>
                <w:rFonts w:ascii="Menlo" w:eastAsia="Times New Roman" w:hAnsi="Menlo" w:cs="Menlo"/>
                <w:b/>
                <w:bCs/>
                <w:color w:val="008000"/>
                <w:sz w:val="20"/>
                <w:szCs w:val="20"/>
                <w:shd w:val="clear" w:color="auto" w:fill="EFEFEF"/>
                <w:lang w:eastAsia="ru-RU"/>
              </w:rPr>
            </w:rPrChange>
          </w:rPr>
          <w:t>"submit"</w:t>
        </w:r>
        <w:r w:rsidRPr="009974B9">
          <w:rPr>
            <w:rFonts w:ascii="Menlo" w:eastAsia="Times New Roman" w:hAnsi="Menlo" w:cs="Menlo"/>
            <w:color w:val="000000"/>
            <w:sz w:val="20"/>
            <w:szCs w:val="20"/>
            <w:shd w:val="clear" w:color="auto" w:fill="EFEFEF"/>
            <w:lang w:val="en-US" w:eastAsia="ru-RU"/>
            <w:rPrChange w:id="2491"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eastAsia="ru-RU"/>
          </w:rPr>
          <w:t>Записаться</w:t>
        </w:r>
        <w:r w:rsidRPr="009974B9">
          <w:rPr>
            <w:rFonts w:ascii="Menlo" w:eastAsia="Times New Roman" w:hAnsi="Menlo" w:cs="Menlo"/>
            <w:color w:val="000000"/>
            <w:sz w:val="20"/>
            <w:szCs w:val="20"/>
            <w:shd w:val="clear" w:color="auto" w:fill="EFEFEF"/>
            <w:lang w:val="en-US" w:eastAsia="ru-RU"/>
            <w:rPrChange w:id="2492"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493" w:author="Юлия Новокшанова" w:date="2020-02-23T22:10:00Z">
              <w:rPr>
                <w:rFonts w:ascii="Menlo" w:eastAsia="Times New Roman" w:hAnsi="Menlo" w:cs="Menlo"/>
                <w:b/>
                <w:bCs/>
                <w:color w:val="000080"/>
                <w:sz w:val="20"/>
                <w:szCs w:val="20"/>
                <w:shd w:val="clear" w:color="auto" w:fill="EFEFEF"/>
                <w:lang w:eastAsia="ru-RU"/>
              </w:rPr>
            </w:rPrChange>
          </w:rPr>
          <w:t>button</w:t>
        </w:r>
        <w:r w:rsidRPr="009974B9">
          <w:rPr>
            <w:rFonts w:ascii="Menlo" w:eastAsia="Times New Roman" w:hAnsi="Menlo" w:cs="Menlo"/>
            <w:color w:val="000000"/>
            <w:sz w:val="20"/>
            <w:szCs w:val="20"/>
            <w:shd w:val="clear" w:color="auto" w:fill="EFEFEF"/>
            <w:lang w:val="en-US" w:eastAsia="ru-RU"/>
            <w:rPrChange w:id="2494"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495"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496"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497"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498" w:author="Юлия Новокшанова" w:date="2020-02-23T22:10:00Z">
              <w:rPr>
                <w:rFonts w:ascii="Menlo" w:eastAsia="Times New Roman" w:hAnsi="Menlo" w:cs="Menlo"/>
                <w:b/>
                <w:bCs/>
                <w:color w:val="000080"/>
                <w:sz w:val="20"/>
                <w:szCs w:val="20"/>
                <w:shd w:val="clear" w:color="auto" w:fill="EFEFEF"/>
                <w:lang w:eastAsia="ru-RU"/>
              </w:rPr>
            </w:rPrChange>
          </w:rPr>
          <w:t>form</w:t>
        </w:r>
        <w:r w:rsidRPr="009974B9">
          <w:rPr>
            <w:rFonts w:ascii="Menlo" w:eastAsia="Times New Roman" w:hAnsi="Menlo" w:cs="Menlo"/>
            <w:color w:val="000000"/>
            <w:sz w:val="20"/>
            <w:szCs w:val="20"/>
            <w:shd w:val="clear" w:color="auto" w:fill="EFEFEF"/>
            <w:lang w:val="en-US" w:eastAsia="ru-RU"/>
            <w:rPrChange w:id="2499"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500" w:author="Юлия Новокшанова" w:date="2020-02-23T22:10: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00"/>
            <w:sz w:val="20"/>
            <w:szCs w:val="20"/>
            <w:shd w:val="clear" w:color="auto" w:fill="EFEFEF"/>
            <w:lang w:val="en-US" w:eastAsia="ru-RU"/>
            <w:rPrChange w:id="2501"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502" w:author="Юлия Новокшанова" w:date="2020-02-23T22:10:00Z">
              <w:rPr>
                <w:rFonts w:ascii="Menlo" w:eastAsia="Times New Roman" w:hAnsi="Menlo" w:cs="Menlo"/>
                <w:b/>
                <w:bCs/>
                <w:color w:val="000080"/>
                <w:sz w:val="20"/>
                <w:szCs w:val="20"/>
                <w:shd w:val="clear" w:color="auto" w:fill="EFEFEF"/>
                <w:lang w:eastAsia="ru-RU"/>
              </w:rPr>
            </w:rPrChange>
          </w:rPr>
          <w:t>div</w:t>
        </w:r>
        <w:r w:rsidRPr="009974B9">
          <w:rPr>
            <w:rFonts w:ascii="Menlo" w:eastAsia="Times New Roman" w:hAnsi="Menlo" w:cs="Menlo"/>
            <w:color w:val="000000"/>
            <w:sz w:val="20"/>
            <w:szCs w:val="20"/>
            <w:shd w:val="clear" w:color="auto" w:fill="EFEFEF"/>
            <w:lang w:val="en-US" w:eastAsia="ru-RU"/>
            <w:rPrChange w:id="2503" w:author="Юлия Новокшанова" w:date="2020-02-23T22:10:00Z">
              <w:rPr>
                <w:rFonts w:ascii="Menlo" w:eastAsia="Times New Roman" w:hAnsi="Menlo" w:cs="Menlo"/>
                <w:color w:val="000000"/>
                <w:sz w:val="20"/>
                <w:szCs w:val="20"/>
                <w:shd w:val="clear" w:color="auto" w:fill="EFEFEF"/>
                <w:lang w:eastAsia="ru-RU"/>
              </w:rPr>
            </w:rPrChange>
          </w:rPr>
          <w:t>&gt;</w:t>
        </w:r>
        <w:r w:rsidRPr="009974B9">
          <w:rPr>
            <w:rFonts w:ascii="Menlo" w:eastAsia="Times New Roman" w:hAnsi="Menlo" w:cs="Menlo"/>
            <w:color w:val="000000"/>
            <w:sz w:val="20"/>
            <w:szCs w:val="20"/>
            <w:lang w:val="en-US" w:eastAsia="ru-RU"/>
            <w:rPrChange w:id="2504" w:author="Юлия Новокшанова" w:date="2020-02-23T22:10: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shd w:val="clear" w:color="auto" w:fill="EFEFEF"/>
            <w:lang w:val="en-US" w:eastAsia="ru-RU"/>
            <w:rPrChange w:id="2505" w:author="Юлия Новокшанова" w:date="2020-02-23T22:10:00Z">
              <w:rPr>
                <w:rFonts w:ascii="Menlo" w:eastAsia="Times New Roman" w:hAnsi="Menlo" w:cs="Menlo"/>
                <w:color w:val="000000"/>
                <w:sz w:val="20"/>
                <w:szCs w:val="20"/>
                <w:shd w:val="clear" w:color="auto" w:fill="EFEFEF"/>
                <w:lang w:eastAsia="ru-RU"/>
              </w:rPr>
            </w:rPrChange>
          </w:rPr>
          <w:t>&lt;/</w:t>
        </w:r>
        <w:r w:rsidRPr="009974B9">
          <w:rPr>
            <w:rFonts w:ascii="Menlo" w:eastAsia="Times New Roman" w:hAnsi="Menlo" w:cs="Menlo"/>
            <w:b/>
            <w:bCs/>
            <w:color w:val="000080"/>
            <w:sz w:val="20"/>
            <w:szCs w:val="20"/>
            <w:shd w:val="clear" w:color="auto" w:fill="EFEFEF"/>
            <w:lang w:val="en-US" w:eastAsia="ru-RU"/>
            <w:rPrChange w:id="2506" w:author="Юлия Новокшанова" w:date="2020-02-23T22:10:00Z">
              <w:rPr>
                <w:rFonts w:ascii="Menlo" w:eastAsia="Times New Roman" w:hAnsi="Menlo" w:cs="Menlo"/>
                <w:b/>
                <w:bCs/>
                <w:color w:val="000080"/>
                <w:sz w:val="20"/>
                <w:szCs w:val="20"/>
                <w:shd w:val="clear" w:color="auto" w:fill="EFEFEF"/>
                <w:lang w:eastAsia="ru-RU"/>
              </w:rPr>
            </w:rPrChange>
          </w:rPr>
          <w:t>body</w:t>
        </w:r>
        <w:r w:rsidRPr="009974B9">
          <w:rPr>
            <w:rFonts w:ascii="Menlo" w:eastAsia="Times New Roman" w:hAnsi="Menlo" w:cs="Menlo"/>
            <w:color w:val="000000"/>
            <w:sz w:val="20"/>
            <w:szCs w:val="20"/>
            <w:shd w:val="clear" w:color="auto" w:fill="EFEFEF"/>
            <w:lang w:val="en-US" w:eastAsia="ru-RU"/>
            <w:rPrChange w:id="2507" w:author="Юлия Новокшанова" w:date="2020-02-23T22:10:00Z">
              <w:rPr>
                <w:rFonts w:ascii="Menlo" w:eastAsia="Times New Roman" w:hAnsi="Menlo" w:cs="Menlo"/>
                <w:color w:val="000000"/>
                <w:sz w:val="20"/>
                <w:szCs w:val="20"/>
                <w:shd w:val="clear" w:color="auto" w:fill="EFEFEF"/>
                <w:lang w:eastAsia="ru-RU"/>
              </w:rPr>
            </w:rPrChange>
          </w:rPr>
          <w:t>&gt;</w:t>
        </w:r>
      </w:ins>
    </w:p>
    <w:p w14:paraId="491B8725" w14:textId="77777777" w:rsidR="009974B9" w:rsidRPr="009974B9" w:rsidRDefault="009974B9" w:rsidP="00997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2508" w:author="Юлия Новокшанова" w:date="2020-02-23T22:10:00Z"/>
          <w:rFonts w:ascii="Menlo" w:eastAsia="Times New Roman" w:hAnsi="Menlo" w:cs="Menlo"/>
          <w:color w:val="000000"/>
          <w:sz w:val="20"/>
          <w:szCs w:val="20"/>
          <w:lang w:eastAsia="ru-RU"/>
        </w:rPr>
      </w:pPr>
      <w:ins w:id="2509" w:author="Юлия Новокшанова" w:date="2020-02-23T22:10:00Z">
        <w:r w:rsidRPr="009974B9">
          <w:rPr>
            <w:rFonts w:ascii="Menlo" w:eastAsia="Times New Roman" w:hAnsi="Menlo" w:cs="Menlo"/>
            <w:color w:val="000000"/>
            <w:sz w:val="20"/>
            <w:szCs w:val="20"/>
            <w:shd w:val="clear" w:color="auto" w:fill="EFEFEF"/>
            <w:lang w:eastAsia="ru-RU"/>
          </w:rPr>
          <w:t>&lt;/</w:t>
        </w:r>
        <w:r w:rsidRPr="009974B9">
          <w:rPr>
            <w:rFonts w:ascii="Menlo" w:eastAsia="Times New Roman" w:hAnsi="Menlo" w:cs="Menlo"/>
            <w:b/>
            <w:bCs/>
            <w:color w:val="000080"/>
            <w:sz w:val="20"/>
            <w:szCs w:val="20"/>
            <w:shd w:val="clear" w:color="auto" w:fill="EFEFEF"/>
            <w:lang w:eastAsia="ru-RU"/>
          </w:rPr>
          <w:t>html</w:t>
        </w:r>
        <w:r w:rsidRPr="009974B9">
          <w:rPr>
            <w:rFonts w:ascii="Menlo" w:eastAsia="Times New Roman" w:hAnsi="Menlo" w:cs="Menlo"/>
            <w:color w:val="000000"/>
            <w:sz w:val="20"/>
            <w:szCs w:val="20"/>
            <w:shd w:val="clear" w:color="auto" w:fill="EFEFEF"/>
            <w:lang w:eastAsia="ru-RU"/>
          </w:rPr>
          <w:t>&gt;</w:t>
        </w:r>
      </w:ins>
    </w:p>
    <w:p w14:paraId="401C6784" w14:textId="77777777" w:rsidR="009974B9" w:rsidRDefault="009974B9" w:rsidP="00997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2510" w:author="Юлия Новокшанова" w:date="2020-02-23T22:10:00Z"/>
          <w:rFonts w:ascii="Menlo" w:eastAsia="Times New Roman" w:hAnsi="Menlo" w:cs="Menlo"/>
          <w:color w:val="000000"/>
          <w:sz w:val="20"/>
          <w:szCs w:val="20"/>
          <w:lang w:val="en-US" w:eastAsia="ru-RU"/>
        </w:rPr>
      </w:pPr>
    </w:p>
    <w:p w14:paraId="1CBBFAF6" w14:textId="77777777" w:rsidR="009974B9" w:rsidRDefault="009974B9" w:rsidP="00997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2511" w:author="Юлия Новокшанова" w:date="2020-02-23T22:10:00Z"/>
          <w:rFonts w:ascii="Menlo" w:eastAsia="Times New Roman" w:hAnsi="Menlo" w:cs="Menlo"/>
          <w:color w:val="000000"/>
          <w:sz w:val="20"/>
          <w:szCs w:val="20"/>
          <w:lang w:val="en-US" w:eastAsia="ru-RU"/>
        </w:rPr>
      </w:pPr>
    </w:p>
    <w:p w14:paraId="72977832" w14:textId="77777777" w:rsidR="009974B9" w:rsidRDefault="009974B9" w:rsidP="00997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2512" w:author="Юлия Новокшанова" w:date="2020-02-23T22:10:00Z"/>
          <w:rFonts w:ascii="Menlo" w:eastAsia="Times New Roman" w:hAnsi="Menlo" w:cs="Menlo"/>
          <w:color w:val="000000"/>
          <w:sz w:val="20"/>
          <w:szCs w:val="20"/>
          <w:lang w:val="en-US" w:eastAsia="ru-RU"/>
        </w:rPr>
      </w:pPr>
    </w:p>
    <w:p w14:paraId="37EB0549" w14:textId="77777777" w:rsidR="009974B9" w:rsidRDefault="009974B9" w:rsidP="00997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2513" w:author="Юлия Новокшанова" w:date="2020-02-23T22:11:00Z"/>
          <w:rFonts w:ascii="Menlo" w:eastAsia="Times New Roman" w:hAnsi="Menlo" w:cs="Menlo"/>
          <w:color w:val="000000"/>
          <w:sz w:val="20"/>
          <w:szCs w:val="20"/>
          <w:lang w:eastAsia="ru-RU"/>
        </w:rPr>
      </w:pPr>
      <w:ins w:id="2514" w:author="Юлия Новокшанова" w:date="2020-02-23T22:10:00Z">
        <w:r>
          <w:rPr>
            <w:rFonts w:ascii="Menlo" w:eastAsia="Times New Roman" w:hAnsi="Menlo" w:cs="Menlo"/>
            <w:color w:val="000000"/>
            <w:sz w:val="20"/>
            <w:szCs w:val="20"/>
            <w:lang w:eastAsia="ru-RU"/>
          </w:rPr>
          <w:t>Связующая программа:</w:t>
        </w:r>
      </w:ins>
    </w:p>
    <w:p w14:paraId="4E368362" w14:textId="77777777" w:rsidR="009974B9" w:rsidRDefault="009974B9" w:rsidP="00997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2515" w:author="Юлия Новокшанова" w:date="2020-02-23T22:10:00Z"/>
          <w:rFonts w:ascii="Menlo" w:eastAsia="Times New Roman" w:hAnsi="Menlo" w:cs="Menlo"/>
          <w:color w:val="000000"/>
          <w:sz w:val="20"/>
          <w:szCs w:val="20"/>
          <w:lang w:eastAsia="ru-RU"/>
        </w:rPr>
      </w:pPr>
    </w:p>
    <w:p w14:paraId="1C5B137B" w14:textId="77777777" w:rsidR="009974B9" w:rsidRPr="009974B9" w:rsidRDefault="009974B9" w:rsidP="00997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2516" w:author="Юлия Новокшанова" w:date="2020-02-23T22:10:00Z"/>
          <w:rFonts w:ascii="Menlo" w:eastAsia="Times New Roman" w:hAnsi="Menlo" w:cs="Menlo"/>
          <w:color w:val="000000"/>
          <w:sz w:val="20"/>
          <w:szCs w:val="20"/>
          <w:lang w:val="en-US" w:eastAsia="ru-RU"/>
          <w:rPrChange w:id="2517" w:author="Юлия Новокшанова" w:date="2020-02-23T22:11:00Z">
            <w:rPr>
              <w:ins w:id="2518" w:author="Юлия Новокшанова" w:date="2020-02-23T22:10:00Z"/>
              <w:rFonts w:ascii="Menlo" w:eastAsia="Times New Roman" w:hAnsi="Menlo" w:cs="Menlo"/>
              <w:color w:val="000000"/>
              <w:sz w:val="20"/>
              <w:szCs w:val="20"/>
              <w:lang w:eastAsia="ru-RU"/>
            </w:rPr>
          </w:rPrChange>
        </w:rPr>
      </w:pPr>
      <w:ins w:id="2519" w:author="Юлия Новокшанова" w:date="2020-02-23T22:10:00Z">
        <w:r w:rsidRPr="009974B9">
          <w:rPr>
            <w:rFonts w:ascii="Menlo" w:eastAsia="Times New Roman" w:hAnsi="Menlo" w:cs="Menlo"/>
            <w:b/>
            <w:bCs/>
            <w:color w:val="000080"/>
            <w:sz w:val="20"/>
            <w:szCs w:val="20"/>
            <w:lang w:eastAsia="ru-RU"/>
          </w:rPr>
          <w:t xml:space="preserve">from </w:t>
        </w:r>
        <w:r w:rsidRPr="009974B9">
          <w:rPr>
            <w:rFonts w:ascii="Menlo" w:eastAsia="Times New Roman" w:hAnsi="Menlo" w:cs="Menlo"/>
            <w:color w:val="000000"/>
            <w:sz w:val="20"/>
            <w:szCs w:val="20"/>
            <w:lang w:eastAsia="ru-RU"/>
          </w:rPr>
          <w:t xml:space="preserve">flask </w:t>
        </w:r>
        <w:r w:rsidRPr="009974B9">
          <w:rPr>
            <w:rFonts w:ascii="Menlo" w:eastAsia="Times New Roman" w:hAnsi="Menlo" w:cs="Menlo"/>
            <w:b/>
            <w:bCs/>
            <w:color w:val="000080"/>
            <w:sz w:val="20"/>
            <w:szCs w:val="20"/>
            <w:lang w:eastAsia="ru-RU"/>
          </w:rPr>
          <w:t xml:space="preserve">import </w:t>
        </w:r>
        <w:r w:rsidRPr="009974B9">
          <w:rPr>
            <w:rFonts w:ascii="Menlo" w:eastAsia="Times New Roman" w:hAnsi="Menlo" w:cs="Menlo"/>
            <w:color w:val="000000"/>
            <w:sz w:val="20"/>
            <w:szCs w:val="20"/>
            <w:lang w:eastAsia="ru-RU"/>
          </w:rPr>
          <w:t>Flask, render_template, request</w:t>
        </w:r>
        <w:r w:rsidRPr="009974B9">
          <w:rPr>
            <w:rFonts w:ascii="Menlo" w:eastAsia="Times New Roman" w:hAnsi="Menlo" w:cs="Menlo"/>
            <w:color w:val="000000"/>
            <w:sz w:val="20"/>
            <w:szCs w:val="20"/>
            <w:lang w:eastAsia="ru-RU"/>
          </w:rPr>
          <w:br/>
        </w:r>
        <w:r w:rsidRPr="009974B9">
          <w:rPr>
            <w:rFonts w:ascii="Menlo" w:eastAsia="Times New Roman" w:hAnsi="Menlo" w:cs="Menlo"/>
            <w:b/>
            <w:bCs/>
            <w:color w:val="000080"/>
            <w:sz w:val="20"/>
            <w:szCs w:val="20"/>
            <w:lang w:eastAsia="ru-RU"/>
          </w:rPr>
          <w:t xml:space="preserve">from </w:t>
        </w:r>
        <w:r w:rsidRPr="009974B9">
          <w:rPr>
            <w:rFonts w:ascii="Menlo" w:eastAsia="Times New Roman" w:hAnsi="Menlo" w:cs="Menlo"/>
            <w:color w:val="000000"/>
            <w:sz w:val="20"/>
            <w:szCs w:val="20"/>
            <w:lang w:eastAsia="ru-RU"/>
          </w:rPr>
          <w:t xml:space="preserve">Klinika_way </w:t>
        </w:r>
        <w:r w:rsidRPr="009974B9">
          <w:rPr>
            <w:rFonts w:ascii="Menlo" w:eastAsia="Times New Roman" w:hAnsi="Menlo" w:cs="Menlo"/>
            <w:b/>
            <w:bCs/>
            <w:color w:val="000080"/>
            <w:sz w:val="20"/>
            <w:szCs w:val="20"/>
            <w:lang w:eastAsia="ru-RU"/>
          </w:rPr>
          <w:t xml:space="preserve">import </w:t>
        </w:r>
        <w:r w:rsidRPr="009974B9">
          <w:rPr>
            <w:rFonts w:ascii="Menlo" w:eastAsia="Times New Roman" w:hAnsi="Menlo" w:cs="Menlo"/>
            <w:color w:val="000000"/>
            <w:sz w:val="20"/>
            <w:szCs w:val="20"/>
            <w:lang w:eastAsia="ru-RU"/>
          </w:rPr>
          <w:t>take_zapis</w:t>
        </w:r>
        <w:r w:rsidRPr="009974B9">
          <w:rPr>
            <w:rFonts w:ascii="Menlo" w:eastAsia="Times New Roman" w:hAnsi="Menlo" w:cs="Menlo"/>
            <w:color w:val="000000"/>
            <w:sz w:val="20"/>
            <w:szCs w:val="20"/>
            <w:lang w:eastAsia="ru-RU"/>
          </w:rPr>
          <w:br/>
        </w:r>
        <w:r w:rsidRPr="009974B9">
          <w:rPr>
            <w:rFonts w:ascii="Menlo" w:eastAsia="Times New Roman" w:hAnsi="Menlo" w:cs="Menlo"/>
            <w:b/>
            <w:bCs/>
            <w:color w:val="000080"/>
            <w:sz w:val="20"/>
            <w:szCs w:val="20"/>
            <w:lang w:eastAsia="ru-RU"/>
          </w:rPr>
          <w:t xml:space="preserve">from </w:t>
        </w:r>
        <w:r w:rsidRPr="009974B9">
          <w:rPr>
            <w:rFonts w:ascii="Menlo" w:eastAsia="Times New Roman" w:hAnsi="Menlo" w:cs="Menlo"/>
            <w:color w:val="000000"/>
            <w:sz w:val="20"/>
            <w:szCs w:val="20"/>
            <w:lang w:eastAsia="ru-RU"/>
          </w:rPr>
          <w:t xml:space="preserve">threading </w:t>
        </w:r>
        <w:r w:rsidRPr="009974B9">
          <w:rPr>
            <w:rFonts w:ascii="Menlo" w:eastAsia="Times New Roman" w:hAnsi="Menlo" w:cs="Menlo"/>
            <w:b/>
            <w:bCs/>
            <w:color w:val="000080"/>
            <w:sz w:val="20"/>
            <w:szCs w:val="20"/>
            <w:lang w:eastAsia="ru-RU"/>
          </w:rPr>
          <w:t xml:space="preserve">import </w:t>
        </w:r>
        <w:r w:rsidRPr="009974B9">
          <w:rPr>
            <w:rFonts w:ascii="Menlo" w:eastAsia="Times New Roman" w:hAnsi="Menlo" w:cs="Menlo"/>
            <w:color w:val="000000"/>
            <w:sz w:val="20"/>
            <w:szCs w:val="20"/>
            <w:lang w:eastAsia="ru-RU"/>
          </w:rPr>
          <w:t>Thread</w:t>
        </w:r>
        <w:r w:rsidRPr="009974B9">
          <w:rPr>
            <w:rFonts w:ascii="Menlo" w:eastAsia="Times New Roman" w:hAnsi="Menlo" w:cs="Menlo"/>
            <w:color w:val="000000"/>
            <w:sz w:val="20"/>
            <w:szCs w:val="20"/>
            <w:lang w:eastAsia="ru-RU"/>
          </w:rPr>
          <w:br/>
        </w:r>
        <w:r w:rsidRPr="009974B9">
          <w:rPr>
            <w:rFonts w:ascii="Menlo" w:eastAsia="Times New Roman" w:hAnsi="Menlo" w:cs="Menlo"/>
            <w:b/>
            <w:bCs/>
            <w:color w:val="000080"/>
            <w:sz w:val="20"/>
            <w:szCs w:val="20"/>
            <w:lang w:eastAsia="ru-RU"/>
          </w:rPr>
          <w:lastRenderedPageBreak/>
          <w:t xml:space="preserve">from </w:t>
        </w:r>
        <w:r w:rsidRPr="009974B9">
          <w:rPr>
            <w:rFonts w:ascii="Menlo" w:eastAsia="Times New Roman" w:hAnsi="Menlo" w:cs="Menlo"/>
            <w:color w:val="000000"/>
            <w:sz w:val="20"/>
            <w:szCs w:val="20"/>
            <w:lang w:eastAsia="ru-RU"/>
          </w:rPr>
          <w:t xml:space="preserve">selenium </w:t>
        </w:r>
        <w:r w:rsidRPr="009974B9">
          <w:rPr>
            <w:rFonts w:ascii="Menlo" w:eastAsia="Times New Roman" w:hAnsi="Menlo" w:cs="Menlo"/>
            <w:b/>
            <w:bCs/>
            <w:color w:val="000080"/>
            <w:sz w:val="20"/>
            <w:szCs w:val="20"/>
            <w:lang w:eastAsia="ru-RU"/>
          </w:rPr>
          <w:t xml:space="preserve">import </w:t>
        </w:r>
        <w:r w:rsidRPr="009974B9">
          <w:rPr>
            <w:rFonts w:ascii="Menlo" w:eastAsia="Times New Roman" w:hAnsi="Menlo" w:cs="Menlo"/>
            <w:color w:val="000000"/>
            <w:sz w:val="20"/>
            <w:szCs w:val="20"/>
            <w:lang w:eastAsia="ru-RU"/>
          </w:rPr>
          <w:t>webdriver</w:t>
        </w:r>
        <w:r w:rsidRPr="009974B9">
          <w:rPr>
            <w:rFonts w:ascii="Menlo" w:eastAsia="Times New Roman" w:hAnsi="Menlo" w:cs="Menlo"/>
            <w:color w:val="000000"/>
            <w:sz w:val="20"/>
            <w:szCs w:val="20"/>
            <w:lang w:eastAsia="ru-RU"/>
          </w:rPr>
          <w:br/>
        </w:r>
        <w:r w:rsidRPr="009974B9">
          <w:rPr>
            <w:rFonts w:ascii="Menlo" w:eastAsia="Times New Roman" w:hAnsi="Menlo" w:cs="Menlo"/>
            <w:b/>
            <w:bCs/>
            <w:color w:val="000080"/>
            <w:sz w:val="20"/>
            <w:szCs w:val="20"/>
            <w:lang w:eastAsia="ru-RU"/>
          </w:rPr>
          <w:t xml:space="preserve">from </w:t>
        </w:r>
        <w:r w:rsidRPr="009974B9">
          <w:rPr>
            <w:rFonts w:ascii="Menlo" w:eastAsia="Times New Roman" w:hAnsi="Menlo" w:cs="Menlo"/>
            <w:color w:val="000000"/>
            <w:sz w:val="20"/>
            <w:szCs w:val="20"/>
            <w:lang w:eastAsia="ru-RU"/>
          </w:rPr>
          <w:t xml:space="preserve">selenium.webdriver.support.ui </w:t>
        </w:r>
        <w:r w:rsidRPr="009974B9">
          <w:rPr>
            <w:rFonts w:ascii="Menlo" w:eastAsia="Times New Roman" w:hAnsi="Menlo" w:cs="Menlo"/>
            <w:b/>
            <w:bCs/>
            <w:color w:val="000080"/>
            <w:sz w:val="20"/>
            <w:szCs w:val="20"/>
            <w:lang w:eastAsia="ru-RU"/>
          </w:rPr>
          <w:t xml:space="preserve">import </w:t>
        </w:r>
        <w:r w:rsidRPr="009974B9">
          <w:rPr>
            <w:rFonts w:ascii="Menlo" w:eastAsia="Times New Roman" w:hAnsi="Menlo" w:cs="Menlo"/>
            <w:color w:val="000000"/>
            <w:sz w:val="20"/>
            <w:szCs w:val="20"/>
            <w:lang w:eastAsia="ru-RU"/>
          </w:rPr>
          <w:t>WebDriverWait</w:t>
        </w:r>
        <w:r w:rsidRPr="009974B9">
          <w:rPr>
            <w:rFonts w:ascii="Menlo" w:eastAsia="Times New Roman" w:hAnsi="Menlo" w:cs="Menlo"/>
            <w:color w:val="000000"/>
            <w:sz w:val="20"/>
            <w:szCs w:val="20"/>
            <w:lang w:eastAsia="ru-RU"/>
          </w:rPr>
          <w:br/>
        </w:r>
        <w:r w:rsidRPr="009974B9">
          <w:rPr>
            <w:rFonts w:ascii="Menlo" w:eastAsia="Times New Roman" w:hAnsi="Menlo" w:cs="Menlo"/>
            <w:b/>
            <w:bCs/>
            <w:color w:val="000080"/>
            <w:sz w:val="20"/>
            <w:szCs w:val="20"/>
            <w:lang w:eastAsia="ru-RU"/>
          </w:rPr>
          <w:t xml:space="preserve">from </w:t>
        </w:r>
        <w:r w:rsidRPr="009974B9">
          <w:rPr>
            <w:rFonts w:ascii="Menlo" w:eastAsia="Times New Roman" w:hAnsi="Menlo" w:cs="Menlo"/>
            <w:color w:val="000000"/>
            <w:sz w:val="20"/>
            <w:szCs w:val="20"/>
            <w:lang w:eastAsia="ru-RU"/>
          </w:rPr>
          <w:t xml:space="preserve">selenium.webdriver.support </w:t>
        </w:r>
        <w:r w:rsidRPr="009974B9">
          <w:rPr>
            <w:rFonts w:ascii="Menlo" w:eastAsia="Times New Roman" w:hAnsi="Menlo" w:cs="Menlo"/>
            <w:b/>
            <w:bCs/>
            <w:color w:val="000080"/>
            <w:sz w:val="20"/>
            <w:szCs w:val="20"/>
            <w:lang w:eastAsia="ru-RU"/>
          </w:rPr>
          <w:t xml:space="preserve">import </w:t>
        </w:r>
        <w:r w:rsidRPr="009974B9">
          <w:rPr>
            <w:rFonts w:ascii="Menlo" w:eastAsia="Times New Roman" w:hAnsi="Menlo" w:cs="Menlo"/>
            <w:color w:val="000000"/>
            <w:sz w:val="20"/>
            <w:szCs w:val="20"/>
            <w:lang w:eastAsia="ru-RU"/>
          </w:rPr>
          <w:t xml:space="preserve">expected_conditions </w:t>
        </w:r>
        <w:r w:rsidRPr="009974B9">
          <w:rPr>
            <w:rFonts w:ascii="Menlo" w:eastAsia="Times New Roman" w:hAnsi="Menlo" w:cs="Menlo"/>
            <w:b/>
            <w:bCs/>
            <w:color w:val="000080"/>
            <w:sz w:val="20"/>
            <w:szCs w:val="20"/>
            <w:lang w:eastAsia="ru-RU"/>
          </w:rPr>
          <w:t xml:space="preserve">as </w:t>
        </w:r>
        <w:r w:rsidRPr="009974B9">
          <w:rPr>
            <w:rFonts w:ascii="Menlo" w:eastAsia="Times New Roman" w:hAnsi="Menlo" w:cs="Menlo"/>
            <w:color w:val="000000"/>
            <w:sz w:val="20"/>
            <w:szCs w:val="20"/>
            <w:lang w:eastAsia="ru-RU"/>
          </w:rPr>
          <w:t>EC</w:t>
        </w:r>
        <w:r w:rsidRPr="009974B9">
          <w:rPr>
            <w:rFonts w:ascii="Menlo" w:eastAsia="Times New Roman" w:hAnsi="Menlo" w:cs="Menlo"/>
            <w:color w:val="000000"/>
            <w:sz w:val="20"/>
            <w:szCs w:val="20"/>
            <w:lang w:eastAsia="ru-RU"/>
          </w:rPr>
          <w:br/>
        </w:r>
        <w:r w:rsidRPr="009974B9">
          <w:rPr>
            <w:rFonts w:ascii="Menlo" w:eastAsia="Times New Roman" w:hAnsi="Menlo" w:cs="Menlo"/>
            <w:b/>
            <w:bCs/>
            <w:color w:val="000080"/>
            <w:sz w:val="20"/>
            <w:szCs w:val="20"/>
            <w:lang w:eastAsia="ru-RU"/>
          </w:rPr>
          <w:t xml:space="preserve">from </w:t>
        </w:r>
        <w:r w:rsidRPr="009974B9">
          <w:rPr>
            <w:rFonts w:ascii="Menlo" w:eastAsia="Times New Roman" w:hAnsi="Menlo" w:cs="Menlo"/>
            <w:color w:val="000000"/>
            <w:sz w:val="20"/>
            <w:szCs w:val="20"/>
            <w:lang w:eastAsia="ru-RU"/>
          </w:rPr>
          <w:t xml:space="preserve">selenium.webdriver.common.by </w:t>
        </w:r>
        <w:r w:rsidRPr="009974B9">
          <w:rPr>
            <w:rFonts w:ascii="Menlo" w:eastAsia="Times New Roman" w:hAnsi="Menlo" w:cs="Menlo"/>
            <w:b/>
            <w:bCs/>
            <w:color w:val="000080"/>
            <w:sz w:val="20"/>
            <w:szCs w:val="20"/>
            <w:lang w:eastAsia="ru-RU"/>
          </w:rPr>
          <w:t xml:space="preserve">import </w:t>
        </w:r>
        <w:r w:rsidRPr="009974B9">
          <w:rPr>
            <w:rFonts w:ascii="Menlo" w:eastAsia="Times New Roman" w:hAnsi="Menlo" w:cs="Menlo"/>
            <w:color w:val="000000"/>
            <w:sz w:val="20"/>
            <w:szCs w:val="20"/>
            <w:lang w:eastAsia="ru-RU"/>
          </w:rPr>
          <w:t>By</w:t>
        </w:r>
        <w:r w:rsidRPr="009974B9">
          <w:rPr>
            <w:rFonts w:ascii="Menlo" w:eastAsia="Times New Roman" w:hAnsi="Menlo" w:cs="Menlo"/>
            <w:color w:val="000000"/>
            <w:sz w:val="20"/>
            <w:szCs w:val="20"/>
            <w:lang w:eastAsia="ru-RU"/>
          </w:rPr>
          <w:br/>
        </w:r>
        <w:r w:rsidRPr="009974B9">
          <w:rPr>
            <w:rFonts w:ascii="Menlo" w:eastAsia="Times New Roman" w:hAnsi="Menlo" w:cs="Menlo"/>
            <w:b/>
            <w:bCs/>
            <w:color w:val="000080"/>
            <w:sz w:val="20"/>
            <w:szCs w:val="20"/>
            <w:lang w:eastAsia="ru-RU"/>
          </w:rPr>
          <w:t xml:space="preserve">from </w:t>
        </w:r>
        <w:r w:rsidRPr="009974B9">
          <w:rPr>
            <w:rFonts w:ascii="Menlo" w:eastAsia="Times New Roman" w:hAnsi="Menlo" w:cs="Menlo"/>
            <w:color w:val="000000"/>
            <w:sz w:val="20"/>
            <w:szCs w:val="20"/>
            <w:lang w:eastAsia="ru-RU"/>
          </w:rPr>
          <w:t xml:space="preserve">webdriver_manager.chrome </w:t>
        </w:r>
        <w:r w:rsidRPr="009974B9">
          <w:rPr>
            <w:rFonts w:ascii="Menlo" w:eastAsia="Times New Roman" w:hAnsi="Menlo" w:cs="Menlo"/>
            <w:b/>
            <w:bCs/>
            <w:color w:val="000080"/>
            <w:sz w:val="20"/>
            <w:szCs w:val="20"/>
            <w:lang w:eastAsia="ru-RU"/>
          </w:rPr>
          <w:t xml:space="preserve">import </w:t>
        </w:r>
        <w:r w:rsidRPr="009974B9">
          <w:rPr>
            <w:rFonts w:ascii="Menlo" w:eastAsia="Times New Roman" w:hAnsi="Menlo" w:cs="Menlo"/>
            <w:color w:val="000000"/>
            <w:sz w:val="20"/>
            <w:szCs w:val="20"/>
            <w:lang w:eastAsia="ru-RU"/>
          </w:rPr>
          <w:t>ChromeDriverManager</w:t>
        </w:r>
        <w:r w:rsidRPr="009974B9">
          <w:rPr>
            <w:rFonts w:ascii="Menlo" w:eastAsia="Times New Roman" w:hAnsi="Menlo" w:cs="Menlo"/>
            <w:color w:val="000000"/>
            <w:sz w:val="20"/>
            <w:szCs w:val="20"/>
            <w:lang w:eastAsia="ru-RU"/>
          </w:rPr>
          <w:br/>
        </w:r>
        <w:r w:rsidRPr="009974B9">
          <w:rPr>
            <w:rFonts w:ascii="Menlo" w:eastAsia="Times New Roman" w:hAnsi="Menlo" w:cs="Menlo"/>
            <w:b/>
            <w:bCs/>
            <w:color w:val="000080"/>
            <w:sz w:val="20"/>
            <w:szCs w:val="20"/>
            <w:lang w:eastAsia="ru-RU"/>
          </w:rPr>
          <w:t xml:space="preserve">import </w:t>
        </w:r>
        <w:r w:rsidRPr="009974B9">
          <w:rPr>
            <w:rFonts w:ascii="Menlo" w:eastAsia="Times New Roman" w:hAnsi="Menlo" w:cs="Menlo"/>
            <w:color w:val="000000"/>
            <w:sz w:val="20"/>
            <w:szCs w:val="20"/>
            <w:lang w:eastAsia="ru-RU"/>
          </w:rPr>
          <w:t>time</w:t>
        </w:r>
        <w:r w:rsidRPr="009974B9">
          <w:rPr>
            <w:rFonts w:ascii="Menlo" w:eastAsia="Times New Roman" w:hAnsi="Menlo" w:cs="Menlo"/>
            <w:color w:val="000000"/>
            <w:sz w:val="20"/>
            <w:szCs w:val="20"/>
            <w:lang w:eastAsia="ru-RU"/>
          </w:rPr>
          <w:br/>
        </w:r>
        <w:r w:rsidRPr="009974B9">
          <w:rPr>
            <w:rFonts w:ascii="Menlo" w:eastAsia="Times New Roman" w:hAnsi="Menlo" w:cs="Menlo"/>
            <w:color w:val="000000"/>
            <w:sz w:val="20"/>
            <w:szCs w:val="20"/>
            <w:lang w:eastAsia="ru-RU"/>
          </w:rPr>
          <w:br/>
          <w:t>app = Flask(__name__)</w:t>
        </w:r>
        <w:r w:rsidRPr="009974B9">
          <w:rPr>
            <w:rFonts w:ascii="Menlo" w:eastAsia="Times New Roman" w:hAnsi="Menlo" w:cs="Menlo"/>
            <w:color w:val="000000"/>
            <w:sz w:val="20"/>
            <w:szCs w:val="20"/>
            <w:lang w:eastAsia="ru-RU"/>
          </w:rPr>
          <w:br/>
        </w:r>
        <w:r w:rsidRPr="009974B9">
          <w:rPr>
            <w:rFonts w:ascii="Menlo" w:eastAsia="Times New Roman" w:hAnsi="Menlo" w:cs="Menlo"/>
            <w:color w:val="000000"/>
            <w:sz w:val="20"/>
            <w:szCs w:val="20"/>
            <w:lang w:eastAsia="ru-RU"/>
          </w:rPr>
          <w:br/>
          <w:t xml:space="preserve">a = </w:t>
        </w:r>
        <w:r w:rsidRPr="009974B9">
          <w:rPr>
            <w:rFonts w:ascii="Menlo" w:eastAsia="Times New Roman" w:hAnsi="Menlo" w:cs="Menlo"/>
            <w:b/>
            <w:bCs/>
            <w:color w:val="008080"/>
            <w:sz w:val="20"/>
            <w:szCs w:val="20"/>
            <w:lang w:eastAsia="ru-RU"/>
          </w:rPr>
          <w:t>'Офтальмолог'</w:t>
        </w:r>
        <w:r w:rsidRPr="009974B9">
          <w:rPr>
            <w:rFonts w:ascii="Menlo" w:eastAsia="Times New Roman" w:hAnsi="Menlo" w:cs="Menlo"/>
            <w:b/>
            <w:bCs/>
            <w:color w:val="008080"/>
            <w:sz w:val="20"/>
            <w:szCs w:val="20"/>
            <w:lang w:eastAsia="ru-RU"/>
          </w:rPr>
          <w:br/>
        </w:r>
        <w:r w:rsidRPr="009974B9">
          <w:rPr>
            <w:rFonts w:ascii="Menlo" w:eastAsia="Times New Roman" w:hAnsi="Menlo" w:cs="Menlo"/>
            <w:color w:val="000000"/>
            <w:sz w:val="20"/>
            <w:szCs w:val="20"/>
            <w:lang w:eastAsia="ru-RU"/>
          </w:rPr>
          <w:t xml:space="preserve">target_name = </w:t>
        </w:r>
        <w:r w:rsidRPr="009974B9">
          <w:rPr>
            <w:rFonts w:ascii="Menlo" w:eastAsia="Times New Roman" w:hAnsi="Menlo" w:cs="Menlo"/>
            <w:b/>
            <w:bCs/>
            <w:color w:val="008080"/>
            <w:sz w:val="20"/>
            <w:szCs w:val="20"/>
            <w:lang w:eastAsia="ru-RU"/>
          </w:rPr>
          <w:t>'Иванов И.И.'</w:t>
        </w:r>
        <w:r w:rsidRPr="009974B9">
          <w:rPr>
            <w:rFonts w:ascii="Menlo" w:eastAsia="Times New Roman" w:hAnsi="Menlo" w:cs="Menlo"/>
            <w:b/>
            <w:bCs/>
            <w:color w:val="008080"/>
            <w:sz w:val="20"/>
            <w:szCs w:val="20"/>
            <w:lang w:eastAsia="ru-RU"/>
          </w:rPr>
          <w:br/>
        </w:r>
        <w:r w:rsidRPr="009974B9">
          <w:rPr>
            <w:rFonts w:ascii="Menlo" w:eastAsia="Times New Roman" w:hAnsi="Menlo" w:cs="Menlo"/>
            <w:color w:val="000000"/>
            <w:sz w:val="20"/>
            <w:szCs w:val="20"/>
            <w:lang w:eastAsia="ru-RU"/>
          </w:rPr>
          <w:t>direction_elem = [</w:t>
        </w:r>
        <w:r w:rsidRPr="009974B9">
          <w:rPr>
            <w:rFonts w:ascii="Menlo" w:eastAsia="Times New Roman" w:hAnsi="Menlo" w:cs="Menlo"/>
            <w:b/>
            <w:bCs/>
            <w:color w:val="008080"/>
            <w:sz w:val="20"/>
            <w:szCs w:val="20"/>
            <w:lang w:eastAsia="ru-RU"/>
          </w:rPr>
          <w:t>'Офтальмолог'</w:t>
        </w:r>
        <w:r w:rsidRPr="009974B9">
          <w:rPr>
            <w:rFonts w:ascii="Menlo" w:eastAsia="Times New Roman" w:hAnsi="Menlo" w:cs="Menlo"/>
            <w:color w:val="000000"/>
            <w:sz w:val="20"/>
            <w:szCs w:val="20"/>
            <w:lang w:eastAsia="ru-RU"/>
          </w:rPr>
          <w:t xml:space="preserve">, </w:t>
        </w:r>
        <w:r w:rsidRPr="009974B9">
          <w:rPr>
            <w:rFonts w:ascii="Menlo" w:eastAsia="Times New Roman" w:hAnsi="Menlo" w:cs="Menlo"/>
            <w:b/>
            <w:bCs/>
            <w:color w:val="008080"/>
            <w:sz w:val="20"/>
            <w:szCs w:val="20"/>
            <w:lang w:eastAsia="ru-RU"/>
          </w:rPr>
          <w:t>'Дерматология'</w:t>
        </w:r>
        <w:r w:rsidRPr="009974B9">
          <w:rPr>
            <w:rFonts w:ascii="Menlo" w:eastAsia="Times New Roman" w:hAnsi="Menlo" w:cs="Menlo"/>
            <w:color w:val="000000"/>
            <w:sz w:val="20"/>
            <w:szCs w:val="20"/>
            <w:lang w:eastAsia="ru-RU"/>
          </w:rPr>
          <w:t xml:space="preserve">, </w:t>
        </w:r>
        <w:r w:rsidRPr="009974B9">
          <w:rPr>
            <w:rFonts w:ascii="Menlo" w:eastAsia="Times New Roman" w:hAnsi="Menlo" w:cs="Menlo"/>
            <w:b/>
            <w:bCs/>
            <w:color w:val="008080"/>
            <w:sz w:val="20"/>
            <w:szCs w:val="20"/>
            <w:lang w:eastAsia="ru-RU"/>
          </w:rPr>
          <w:t>'Лучевая диагностика'</w:t>
        </w:r>
        <w:r w:rsidRPr="009974B9">
          <w:rPr>
            <w:rFonts w:ascii="Menlo" w:eastAsia="Times New Roman" w:hAnsi="Menlo" w:cs="Menlo"/>
            <w:color w:val="000000"/>
            <w:sz w:val="20"/>
            <w:szCs w:val="20"/>
            <w:lang w:eastAsia="ru-RU"/>
          </w:rPr>
          <w:t xml:space="preserve">, </w:t>
        </w:r>
        <w:r w:rsidRPr="009974B9">
          <w:rPr>
            <w:rFonts w:ascii="Menlo" w:eastAsia="Times New Roman" w:hAnsi="Menlo" w:cs="Menlo"/>
            <w:b/>
            <w:bCs/>
            <w:color w:val="008080"/>
            <w:sz w:val="20"/>
            <w:szCs w:val="20"/>
            <w:lang w:eastAsia="ru-RU"/>
          </w:rPr>
          <w:t>'Женское здоровье'</w:t>
        </w:r>
        <w:r w:rsidRPr="009974B9">
          <w:rPr>
            <w:rFonts w:ascii="Menlo" w:eastAsia="Times New Roman" w:hAnsi="Menlo" w:cs="Menlo"/>
            <w:color w:val="000000"/>
            <w:sz w:val="20"/>
            <w:szCs w:val="20"/>
            <w:lang w:eastAsia="ru-RU"/>
          </w:rPr>
          <w:t xml:space="preserve">, </w:t>
        </w:r>
        <w:r w:rsidRPr="009974B9">
          <w:rPr>
            <w:rFonts w:ascii="Menlo" w:eastAsia="Times New Roman" w:hAnsi="Menlo" w:cs="Menlo"/>
            <w:b/>
            <w:bCs/>
            <w:color w:val="008080"/>
            <w:sz w:val="20"/>
            <w:szCs w:val="20"/>
            <w:lang w:eastAsia="ru-RU"/>
          </w:rPr>
          <w:t>'Ортопедия'</w:t>
        </w:r>
        <w:r w:rsidRPr="009974B9">
          <w:rPr>
            <w:rFonts w:ascii="Menlo" w:eastAsia="Times New Roman" w:hAnsi="Menlo" w:cs="Menlo"/>
            <w:color w:val="000000"/>
            <w:sz w:val="20"/>
            <w:szCs w:val="20"/>
            <w:lang w:eastAsia="ru-RU"/>
          </w:rPr>
          <w:t xml:space="preserve">, </w:t>
        </w:r>
        <w:r w:rsidRPr="009974B9">
          <w:rPr>
            <w:rFonts w:ascii="Menlo" w:eastAsia="Times New Roman" w:hAnsi="Menlo" w:cs="Menlo"/>
            <w:b/>
            <w:bCs/>
            <w:color w:val="008080"/>
            <w:sz w:val="20"/>
            <w:szCs w:val="20"/>
            <w:lang w:eastAsia="ru-RU"/>
          </w:rPr>
          <w:t>'Аптечная служба'</w:t>
        </w:r>
        <w:r w:rsidRPr="009974B9">
          <w:rPr>
            <w:rFonts w:ascii="Menlo" w:eastAsia="Times New Roman" w:hAnsi="Menlo" w:cs="Menlo"/>
            <w:color w:val="000000"/>
            <w:sz w:val="20"/>
            <w:szCs w:val="20"/>
            <w:lang w:eastAsia="ru-RU"/>
          </w:rPr>
          <w:t xml:space="preserve">, </w:t>
        </w:r>
        <w:r w:rsidRPr="009974B9">
          <w:rPr>
            <w:rFonts w:ascii="Menlo" w:eastAsia="Times New Roman" w:hAnsi="Menlo" w:cs="Menlo"/>
            <w:b/>
            <w:bCs/>
            <w:color w:val="008080"/>
            <w:sz w:val="20"/>
            <w:szCs w:val="20"/>
            <w:lang w:eastAsia="ru-RU"/>
          </w:rPr>
          <w:t>'Экстренная помощь'</w:t>
        </w:r>
        <w:r w:rsidRPr="009974B9">
          <w:rPr>
            <w:rFonts w:ascii="Menlo" w:eastAsia="Times New Roman" w:hAnsi="Menlo" w:cs="Menlo"/>
            <w:color w:val="000000"/>
            <w:sz w:val="20"/>
            <w:szCs w:val="20"/>
            <w:lang w:eastAsia="ru-RU"/>
          </w:rPr>
          <w:t xml:space="preserve">, </w:t>
        </w:r>
        <w:r w:rsidRPr="009974B9">
          <w:rPr>
            <w:rFonts w:ascii="Menlo" w:eastAsia="Times New Roman" w:hAnsi="Menlo" w:cs="Menlo"/>
            <w:b/>
            <w:bCs/>
            <w:color w:val="008080"/>
            <w:sz w:val="20"/>
            <w:szCs w:val="20"/>
            <w:lang w:eastAsia="ru-RU"/>
          </w:rPr>
          <w:t>'Внутренние болезни'</w:t>
        </w:r>
        <w:r w:rsidRPr="009974B9">
          <w:rPr>
            <w:rFonts w:ascii="Menlo" w:eastAsia="Times New Roman" w:hAnsi="Menlo" w:cs="Menlo"/>
            <w:color w:val="000000"/>
            <w:sz w:val="20"/>
            <w:szCs w:val="20"/>
            <w:lang w:eastAsia="ru-RU"/>
          </w:rPr>
          <w:t xml:space="preserve">, </w:t>
        </w:r>
        <w:r w:rsidRPr="009974B9">
          <w:rPr>
            <w:rFonts w:ascii="Menlo" w:eastAsia="Times New Roman" w:hAnsi="Menlo" w:cs="Menlo"/>
            <w:b/>
            <w:bCs/>
            <w:color w:val="008080"/>
            <w:sz w:val="20"/>
            <w:szCs w:val="20"/>
            <w:lang w:eastAsia="ru-RU"/>
          </w:rPr>
          <w:t>'Лечение ран'</w:t>
        </w:r>
        <w:r w:rsidRPr="009974B9">
          <w:rPr>
            <w:rFonts w:ascii="Menlo" w:eastAsia="Times New Roman" w:hAnsi="Menlo" w:cs="Menlo"/>
            <w:color w:val="000000"/>
            <w:sz w:val="20"/>
            <w:szCs w:val="20"/>
            <w:lang w:eastAsia="ru-RU"/>
          </w:rPr>
          <w:t>]</w:t>
        </w:r>
        <w:r w:rsidRPr="009974B9">
          <w:rPr>
            <w:rFonts w:ascii="Menlo" w:eastAsia="Times New Roman" w:hAnsi="Menlo" w:cs="Menlo"/>
            <w:color w:val="000000"/>
            <w:sz w:val="20"/>
            <w:szCs w:val="20"/>
            <w:lang w:eastAsia="ru-RU"/>
          </w:rPr>
          <w:br/>
          <w:t>doctor_elem = [</w:t>
        </w:r>
        <w:r w:rsidRPr="009974B9">
          <w:rPr>
            <w:rFonts w:ascii="Menlo" w:eastAsia="Times New Roman" w:hAnsi="Menlo" w:cs="Menlo"/>
            <w:b/>
            <w:bCs/>
            <w:color w:val="008080"/>
            <w:sz w:val="20"/>
            <w:szCs w:val="20"/>
            <w:lang w:eastAsia="ru-RU"/>
          </w:rPr>
          <w:t>'Иванов И.И.'</w:t>
        </w:r>
        <w:r w:rsidRPr="009974B9">
          <w:rPr>
            <w:rFonts w:ascii="Menlo" w:eastAsia="Times New Roman" w:hAnsi="Menlo" w:cs="Menlo"/>
            <w:color w:val="000000"/>
            <w:sz w:val="20"/>
            <w:szCs w:val="20"/>
            <w:lang w:eastAsia="ru-RU"/>
          </w:rPr>
          <w:t xml:space="preserve">, </w:t>
        </w:r>
        <w:r w:rsidRPr="009974B9">
          <w:rPr>
            <w:rFonts w:ascii="Menlo" w:eastAsia="Times New Roman" w:hAnsi="Menlo" w:cs="Menlo"/>
            <w:b/>
            <w:bCs/>
            <w:color w:val="008080"/>
            <w:sz w:val="20"/>
            <w:szCs w:val="20"/>
            <w:lang w:eastAsia="ru-RU"/>
          </w:rPr>
          <w:t>'Петров П.П.'</w:t>
        </w:r>
        <w:r w:rsidRPr="009974B9">
          <w:rPr>
            <w:rFonts w:ascii="Menlo" w:eastAsia="Times New Roman" w:hAnsi="Menlo" w:cs="Menlo"/>
            <w:color w:val="000000"/>
            <w:sz w:val="20"/>
            <w:szCs w:val="20"/>
            <w:lang w:eastAsia="ru-RU"/>
          </w:rPr>
          <w:t>]</w:t>
        </w:r>
        <w:r w:rsidRPr="009974B9">
          <w:rPr>
            <w:rFonts w:ascii="Menlo" w:eastAsia="Times New Roman" w:hAnsi="Menlo" w:cs="Menlo"/>
            <w:color w:val="000000"/>
            <w:sz w:val="20"/>
            <w:szCs w:val="20"/>
            <w:lang w:eastAsia="ru-RU"/>
          </w:rPr>
          <w:br/>
        </w:r>
        <w:r w:rsidRPr="009974B9">
          <w:rPr>
            <w:rFonts w:ascii="Menlo" w:eastAsia="Times New Roman" w:hAnsi="Menlo" w:cs="Menlo"/>
            <w:i/>
            <w:iCs/>
            <w:color w:val="808080"/>
            <w:sz w:val="20"/>
            <w:szCs w:val="20"/>
            <w:lang w:eastAsia="ru-RU"/>
          </w:rPr>
          <w:t># ...</w:t>
        </w:r>
        <w:r w:rsidRPr="009974B9">
          <w:rPr>
            <w:rFonts w:ascii="Menlo" w:eastAsia="Times New Roman" w:hAnsi="Menlo" w:cs="Menlo"/>
            <w:i/>
            <w:iCs/>
            <w:color w:val="808080"/>
            <w:sz w:val="20"/>
            <w:szCs w:val="20"/>
            <w:lang w:eastAsia="ru-RU"/>
          </w:rPr>
          <w:br/>
        </w:r>
        <w:r w:rsidRPr="009974B9">
          <w:rPr>
            <w:rFonts w:ascii="Menlo" w:eastAsia="Times New Roman" w:hAnsi="Menlo" w:cs="Menlo"/>
            <w:color w:val="0000B2"/>
            <w:sz w:val="20"/>
            <w:szCs w:val="20"/>
            <w:lang w:val="en-US" w:eastAsia="ru-RU"/>
            <w:rPrChange w:id="2520" w:author="Юлия Новокшанова" w:date="2020-02-23T22:11:00Z">
              <w:rPr>
                <w:rFonts w:ascii="Menlo" w:eastAsia="Times New Roman" w:hAnsi="Menlo" w:cs="Menlo"/>
                <w:color w:val="0000B2"/>
                <w:sz w:val="20"/>
                <w:szCs w:val="20"/>
                <w:lang w:eastAsia="ru-RU"/>
              </w:rPr>
            </w:rPrChange>
          </w:rPr>
          <w:t>@app.route</w:t>
        </w:r>
        <w:r w:rsidRPr="009974B9">
          <w:rPr>
            <w:rFonts w:ascii="Menlo" w:eastAsia="Times New Roman" w:hAnsi="Menlo" w:cs="Menlo"/>
            <w:color w:val="000000"/>
            <w:sz w:val="20"/>
            <w:szCs w:val="20"/>
            <w:lang w:val="en-US" w:eastAsia="ru-RU"/>
            <w:rPrChange w:id="2521" w:author="Юлия Новокшанова" w:date="2020-02-23T22:11:00Z">
              <w:rPr>
                <w:rFonts w:ascii="Menlo" w:eastAsia="Times New Roman" w:hAnsi="Menlo" w:cs="Menlo"/>
                <w:color w:val="000000"/>
                <w:sz w:val="20"/>
                <w:szCs w:val="20"/>
                <w:lang w:eastAsia="ru-RU"/>
              </w:rPr>
            </w:rPrChange>
          </w:rPr>
          <w:t>(</w:t>
        </w:r>
        <w:r w:rsidRPr="009974B9">
          <w:rPr>
            <w:rFonts w:ascii="Menlo" w:eastAsia="Times New Roman" w:hAnsi="Menlo" w:cs="Menlo"/>
            <w:b/>
            <w:bCs/>
            <w:color w:val="008080"/>
            <w:sz w:val="20"/>
            <w:szCs w:val="20"/>
            <w:lang w:val="en-US" w:eastAsia="ru-RU"/>
            <w:rPrChange w:id="2522" w:author="Юлия Новокшанова" w:date="2020-02-23T22:11:00Z">
              <w:rPr>
                <w:rFonts w:ascii="Menlo" w:eastAsia="Times New Roman" w:hAnsi="Menlo" w:cs="Menlo"/>
                <w:b/>
                <w:bCs/>
                <w:color w:val="008080"/>
                <w:sz w:val="20"/>
                <w:szCs w:val="20"/>
                <w:lang w:eastAsia="ru-RU"/>
              </w:rPr>
            </w:rPrChange>
          </w:rPr>
          <w:t>'/login/'</w:t>
        </w:r>
        <w:r w:rsidRPr="009974B9">
          <w:rPr>
            <w:rFonts w:ascii="Menlo" w:eastAsia="Times New Roman" w:hAnsi="Menlo" w:cs="Menlo"/>
            <w:color w:val="000000"/>
            <w:sz w:val="20"/>
            <w:szCs w:val="20"/>
            <w:lang w:val="en-US" w:eastAsia="ru-RU"/>
            <w:rPrChange w:id="2523" w:author="Юлия Новокшанова" w:date="2020-02-23T22:11:00Z">
              <w:rPr>
                <w:rFonts w:ascii="Menlo" w:eastAsia="Times New Roman" w:hAnsi="Menlo" w:cs="Menlo"/>
                <w:color w:val="000000"/>
                <w:sz w:val="20"/>
                <w:szCs w:val="20"/>
                <w:lang w:eastAsia="ru-RU"/>
              </w:rPr>
            </w:rPrChange>
          </w:rPr>
          <w:t xml:space="preserve">, </w:t>
        </w:r>
        <w:r w:rsidRPr="009974B9">
          <w:rPr>
            <w:rFonts w:ascii="Menlo" w:eastAsia="Times New Roman" w:hAnsi="Menlo" w:cs="Menlo"/>
            <w:color w:val="660099"/>
            <w:sz w:val="20"/>
            <w:szCs w:val="20"/>
            <w:lang w:val="en-US" w:eastAsia="ru-RU"/>
            <w:rPrChange w:id="2524" w:author="Юлия Новокшанова" w:date="2020-02-23T22:11:00Z">
              <w:rPr>
                <w:rFonts w:ascii="Menlo" w:eastAsia="Times New Roman" w:hAnsi="Menlo" w:cs="Menlo"/>
                <w:color w:val="660099"/>
                <w:sz w:val="20"/>
                <w:szCs w:val="20"/>
                <w:lang w:eastAsia="ru-RU"/>
              </w:rPr>
            </w:rPrChange>
          </w:rPr>
          <w:t>methods</w:t>
        </w:r>
        <w:r w:rsidRPr="009974B9">
          <w:rPr>
            <w:rFonts w:ascii="Menlo" w:eastAsia="Times New Roman" w:hAnsi="Menlo" w:cs="Menlo"/>
            <w:color w:val="000000"/>
            <w:sz w:val="20"/>
            <w:szCs w:val="20"/>
            <w:lang w:val="en-US" w:eastAsia="ru-RU"/>
            <w:rPrChange w:id="2525" w:author="Юлия Новокшанова" w:date="2020-02-23T22:11:00Z">
              <w:rPr>
                <w:rFonts w:ascii="Menlo" w:eastAsia="Times New Roman" w:hAnsi="Menlo" w:cs="Menlo"/>
                <w:color w:val="000000"/>
                <w:sz w:val="20"/>
                <w:szCs w:val="20"/>
                <w:lang w:eastAsia="ru-RU"/>
              </w:rPr>
            </w:rPrChange>
          </w:rPr>
          <w:t>=[</w:t>
        </w:r>
        <w:r w:rsidRPr="009974B9">
          <w:rPr>
            <w:rFonts w:ascii="Menlo" w:eastAsia="Times New Roman" w:hAnsi="Menlo" w:cs="Menlo"/>
            <w:b/>
            <w:bCs/>
            <w:color w:val="008080"/>
            <w:sz w:val="20"/>
            <w:szCs w:val="20"/>
            <w:lang w:val="en-US" w:eastAsia="ru-RU"/>
            <w:rPrChange w:id="2526" w:author="Юлия Новокшанова" w:date="2020-02-23T22:11:00Z">
              <w:rPr>
                <w:rFonts w:ascii="Menlo" w:eastAsia="Times New Roman" w:hAnsi="Menlo" w:cs="Menlo"/>
                <w:b/>
                <w:bCs/>
                <w:color w:val="008080"/>
                <w:sz w:val="20"/>
                <w:szCs w:val="20"/>
                <w:lang w:eastAsia="ru-RU"/>
              </w:rPr>
            </w:rPrChange>
          </w:rPr>
          <w:t>'post'</w:t>
        </w:r>
        <w:r w:rsidRPr="009974B9">
          <w:rPr>
            <w:rFonts w:ascii="Menlo" w:eastAsia="Times New Roman" w:hAnsi="Menlo" w:cs="Menlo"/>
            <w:color w:val="000000"/>
            <w:sz w:val="20"/>
            <w:szCs w:val="20"/>
            <w:lang w:val="en-US" w:eastAsia="ru-RU"/>
            <w:rPrChange w:id="2527" w:author="Юлия Новокшанова" w:date="2020-02-23T22:11:00Z">
              <w:rPr>
                <w:rFonts w:ascii="Menlo" w:eastAsia="Times New Roman" w:hAnsi="Menlo" w:cs="Menlo"/>
                <w:color w:val="000000"/>
                <w:sz w:val="20"/>
                <w:szCs w:val="20"/>
                <w:lang w:eastAsia="ru-RU"/>
              </w:rPr>
            </w:rPrChange>
          </w:rPr>
          <w:t xml:space="preserve">, </w:t>
        </w:r>
        <w:r w:rsidRPr="009974B9">
          <w:rPr>
            <w:rFonts w:ascii="Menlo" w:eastAsia="Times New Roman" w:hAnsi="Menlo" w:cs="Menlo"/>
            <w:b/>
            <w:bCs/>
            <w:color w:val="008080"/>
            <w:sz w:val="20"/>
            <w:szCs w:val="20"/>
            <w:lang w:val="en-US" w:eastAsia="ru-RU"/>
            <w:rPrChange w:id="2528" w:author="Юлия Новокшанова" w:date="2020-02-23T22:11:00Z">
              <w:rPr>
                <w:rFonts w:ascii="Menlo" w:eastAsia="Times New Roman" w:hAnsi="Menlo" w:cs="Menlo"/>
                <w:b/>
                <w:bCs/>
                <w:color w:val="008080"/>
                <w:sz w:val="20"/>
                <w:szCs w:val="20"/>
                <w:lang w:eastAsia="ru-RU"/>
              </w:rPr>
            </w:rPrChange>
          </w:rPr>
          <w:t>'get'</w:t>
        </w:r>
        <w:r w:rsidRPr="009974B9">
          <w:rPr>
            <w:rFonts w:ascii="Menlo" w:eastAsia="Times New Roman" w:hAnsi="Menlo" w:cs="Menlo"/>
            <w:color w:val="000000"/>
            <w:sz w:val="20"/>
            <w:szCs w:val="20"/>
            <w:lang w:val="en-US" w:eastAsia="ru-RU"/>
            <w:rPrChange w:id="2529" w:author="Юлия Новокшанова" w:date="2020-02-23T22:11: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530" w:author="Юлия Новокшанова" w:date="2020-02-23T22:11:00Z">
              <w:rPr>
                <w:rFonts w:ascii="Menlo" w:eastAsia="Times New Roman" w:hAnsi="Menlo" w:cs="Menlo"/>
                <w:color w:val="000000"/>
                <w:sz w:val="20"/>
                <w:szCs w:val="20"/>
                <w:lang w:eastAsia="ru-RU"/>
              </w:rPr>
            </w:rPrChange>
          </w:rPr>
          <w:br/>
        </w:r>
        <w:r w:rsidRPr="009974B9">
          <w:rPr>
            <w:rFonts w:ascii="Menlo" w:eastAsia="Times New Roman" w:hAnsi="Menlo" w:cs="Menlo"/>
            <w:b/>
            <w:bCs/>
            <w:color w:val="000080"/>
            <w:sz w:val="20"/>
            <w:szCs w:val="20"/>
            <w:lang w:val="en-US" w:eastAsia="ru-RU"/>
            <w:rPrChange w:id="2531" w:author="Юлия Новокшанова" w:date="2020-02-23T22:11:00Z">
              <w:rPr>
                <w:rFonts w:ascii="Menlo" w:eastAsia="Times New Roman" w:hAnsi="Menlo" w:cs="Menlo"/>
                <w:b/>
                <w:bCs/>
                <w:color w:val="000080"/>
                <w:sz w:val="20"/>
                <w:szCs w:val="20"/>
                <w:lang w:eastAsia="ru-RU"/>
              </w:rPr>
            </w:rPrChange>
          </w:rPr>
          <w:t xml:space="preserve">def </w:t>
        </w:r>
        <w:r w:rsidRPr="009974B9">
          <w:rPr>
            <w:rFonts w:ascii="Menlo" w:eastAsia="Times New Roman" w:hAnsi="Menlo" w:cs="Menlo"/>
            <w:color w:val="000000"/>
            <w:sz w:val="20"/>
            <w:szCs w:val="20"/>
            <w:lang w:val="en-US" w:eastAsia="ru-RU"/>
            <w:rPrChange w:id="2532" w:author="Юлия Новокшанова" w:date="2020-02-23T22:11:00Z">
              <w:rPr>
                <w:rFonts w:ascii="Menlo" w:eastAsia="Times New Roman" w:hAnsi="Menlo" w:cs="Menlo"/>
                <w:color w:val="000000"/>
                <w:sz w:val="20"/>
                <w:szCs w:val="20"/>
                <w:lang w:eastAsia="ru-RU"/>
              </w:rPr>
            </w:rPrChange>
          </w:rPr>
          <w:t>login():</w:t>
        </w:r>
        <w:r w:rsidRPr="009974B9">
          <w:rPr>
            <w:rFonts w:ascii="Menlo" w:eastAsia="Times New Roman" w:hAnsi="Menlo" w:cs="Menlo"/>
            <w:color w:val="000000"/>
            <w:sz w:val="20"/>
            <w:szCs w:val="20"/>
            <w:lang w:val="en-US" w:eastAsia="ru-RU"/>
            <w:rPrChange w:id="2533" w:author="Юлия Новокшанова" w:date="2020-02-23T22:11: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534" w:author="Юлия Новокшанова" w:date="2020-02-23T22:11:00Z">
              <w:rPr>
                <w:rFonts w:ascii="Menlo" w:eastAsia="Times New Roman" w:hAnsi="Menlo" w:cs="Menlo"/>
                <w:b/>
                <w:bCs/>
                <w:color w:val="000080"/>
                <w:sz w:val="20"/>
                <w:szCs w:val="20"/>
                <w:lang w:eastAsia="ru-RU"/>
              </w:rPr>
            </w:rPrChange>
          </w:rPr>
          <w:t xml:space="preserve">if </w:t>
        </w:r>
        <w:r w:rsidRPr="009974B9">
          <w:rPr>
            <w:rFonts w:ascii="Menlo" w:eastAsia="Times New Roman" w:hAnsi="Menlo" w:cs="Menlo"/>
            <w:color w:val="000000"/>
            <w:sz w:val="20"/>
            <w:szCs w:val="20"/>
            <w:lang w:val="en-US" w:eastAsia="ru-RU"/>
            <w:rPrChange w:id="2535" w:author="Юлия Новокшанова" w:date="2020-02-23T22:11:00Z">
              <w:rPr>
                <w:rFonts w:ascii="Menlo" w:eastAsia="Times New Roman" w:hAnsi="Menlo" w:cs="Menlo"/>
                <w:color w:val="000000"/>
                <w:sz w:val="20"/>
                <w:szCs w:val="20"/>
                <w:lang w:eastAsia="ru-RU"/>
              </w:rPr>
            </w:rPrChange>
          </w:rPr>
          <w:t xml:space="preserve">request.method == </w:t>
        </w:r>
        <w:r w:rsidRPr="009974B9">
          <w:rPr>
            <w:rFonts w:ascii="Menlo" w:eastAsia="Times New Roman" w:hAnsi="Menlo" w:cs="Menlo"/>
            <w:b/>
            <w:bCs/>
            <w:color w:val="008080"/>
            <w:sz w:val="20"/>
            <w:szCs w:val="20"/>
            <w:lang w:val="en-US" w:eastAsia="ru-RU"/>
            <w:rPrChange w:id="2536" w:author="Юлия Новокшанова" w:date="2020-02-23T22:11:00Z">
              <w:rPr>
                <w:rFonts w:ascii="Menlo" w:eastAsia="Times New Roman" w:hAnsi="Menlo" w:cs="Menlo"/>
                <w:b/>
                <w:bCs/>
                <w:color w:val="008080"/>
                <w:sz w:val="20"/>
                <w:szCs w:val="20"/>
                <w:lang w:eastAsia="ru-RU"/>
              </w:rPr>
            </w:rPrChange>
          </w:rPr>
          <w:t>'POST'</w:t>
        </w:r>
        <w:r w:rsidRPr="009974B9">
          <w:rPr>
            <w:rFonts w:ascii="Menlo" w:eastAsia="Times New Roman" w:hAnsi="Menlo" w:cs="Menlo"/>
            <w:color w:val="000000"/>
            <w:sz w:val="20"/>
            <w:szCs w:val="20"/>
            <w:lang w:val="en-US" w:eastAsia="ru-RU"/>
            <w:rPrChange w:id="2537" w:author="Юлия Новокшанова" w:date="2020-02-23T22:11: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538" w:author="Юлия Новокшанова" w:date="2020-02-23T22:11:00Z">
              <w:rPr>
                <w:rFonts w:ascii="Menlo" w:eastAsia="Times New Roman" w:hAnsi="Menlo" w:cs="Menlo"/>
                <w:color w:val="000000"/>
                <w:sz w:val="20"/>
                <w:szCs w:val="20"/>
                <w:lang w:eastAsia="ru-RU"/>
              </w:rPr>
            </w:rPrChange>
          </w:rPr>
          <w:br/>
          <w:t xml:space="preserve">        user = request.form.get(</w:t>
        </w:r>
        <w:r w:rsidRPr="009974B9">
          <w:rPr>
            <w:rFonts w:ascii="Menlo" w:eastAsia="Times New Roman" w:hAnsi="Menlo" w:cs="Menlo"/>
            <w:b/>
            <w:bCs/>
            <w:color w:val="008080"/>
            <w:sz w:val="20"/>
            <w:szCs w:val="20"/>
            <w:lang w:val="en-US" w:eastAsia="ru-RU"/>
            <w:rPrChange w:id="2539" w:author="Юлия Новокшанова" w:date="2020-02-23T22:11:00Z">
              <w:rPr>
                <w:rFonts w:ascii="Menlo" w:eastAsia="Times New Roman" w:hAnsi="Menlo" w:cs="Menlo"/>
                <w:b/>
                <w:bCs/>
                <w:color w:val="008080"/>
                <w:sz w:val="20"/>
                <w:szCs w:val="20"/>
                <w:lang w:eastAsia="ru-RU"/>
              </w:rPr>
            </w:rPrChange>
          </w:rPr>
          <w:t>'username'</w:t>
        </w:r>
        <w:r w:rsidRPr="009974B9">
          <w:rPr>
            <w:rFonts w:ascii="Menlo" w:eastAsia="Times New Roman" w:hAnsi="Menlo" w:cs="Menlo"/>
            <w:color w:val="000000"/>
            <w:sz w:val="20"/>
            <w:szCs w:val="20"/>
            <w:lang w:val="en-US" w:eastAsia="ru-RU"/>
            <w:rPrChange w:id="2540" w:author="Юлия Новокшанова" w:date="2020-02-23T22:11: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541" w:author="Юлия Новокшанова" w:date="2020-02-23T22:11:00Z">
              <w:rPr>
                <w:rFonts w:ascii="Menlo" w:eastAsia="Times New Roman" w:hAnsi="Menlo" w:cs="Menlo"/>
                <w:color w:val="000000"/>
                <w:sz w:val="20"/>
                <w:szCs w:val="20"/>
                <w:lang w:eastAsia="ru-RU"/>
              </w:rPr>
            </w:rPrChange>
          </w:rPr>
          <w:br/>
          <w:t xml:space="preserve">        email = request.form.get(</w:t>
        </w:r>
        <w:r w:rsidRPr="009974B9">
          <w:rPr>
            <w:rFonts w:ascii="Menlo" w:eastAsia="Times New Roman" w:hAnsi="Menlo" w:cs="Menlo"/>
            <w:b/>
            <w:bCs/>
            <w:color w:val="008080"/>
            <w:sz w:val="20"/>
            <w:szCs w:val="20"/>
            <w:lang w:val="en-US" w:eastAsia="ru-RU"/>
            <w:rPrChange w:id="2542" w:author="Юлия Новокшанова" w:date="2020-02-23T22:11:00Z">
              <w:rPr>
                <w:rFonts w:ascii="Menlo" w:eastAsia="Times New Roman" w:hAnsi="Menlo" w:cs="Menlo"/>
                <w:b/>
                <w:bCs/>
                <w:color w:val="008080"/>
                <w:sz w:val="20"/>
                <w:szCs w:val="20"/>
                <w:lang w:eastAsia="ru-RU"/>
              </w:rPr>
            </w:rPrChange>
          </w:rPr>
          <w:t>'email'</w:t>
        </w:r>
        <w:r w:rsidRPr="009974B9">
          <w:rPr>
            <w:rFonts w:ascii="Menlo" w:eastAsia="Times New Roman" w:hAnsi="Menlo" w:cs="Menlo"/>
            <w:color w:val="000000"/>
            <w:sz w:val="20"/>
            <w:szCs w:val="20"/>
            <w:lang w:val="en-US" w:eastAsia="ru-RU"/>
            <w:rPrChange w:id="2543" w:author="Юлия Новокшанова" w:date="2020-02-23T22:11: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544" w:author="Юлия Новокшанова" w:date="2020-02-23T22:11:00Z">
              <w:rPr>
                <w:rFonts w:ascii="Menlo" w:eastAsia="Times New Roman" w:hAnsi="Menlo" w:cs="Menlo"/>
                <w:color w:val="000000"/>
                <w:sz w:val="20"/>
                <w:szCs w:val="20"/>
                <w:lang w:eastAsia="ru-RU"/>
              </w:rPr>
            </w:rPrChange>
          </w:rPr>
          <w:br/>
          <w:t xml:space="preserve">        phone_number = request.form.get(</w:t>
        </w:r>
        <w:r w:rsidRPr="009974B9">
          <w:rPr>
            <w:rFonts w:ascii="Menlo" w:eastAsia="Times New Roman" w:hAnsi="Menlo" w:cs="Menlo"/>
            <w:b/>
            <w:bCs/>
            <w:color w:val="008080"/>
            <w:sz w:val="20"/>
            <w:szCs w:val="20"/>
            <w:lang w:val="en-US" w:eastAsia="ru-RU"/>
            <w:rPrChange w:id="2545" w:author="Юлия Новокшанова" w:date="2020-02-23T22:11:00Z">
              <w:rPr>
                <w:rFonts w:ascii="Menlo" w:eastAsia="Times New Roman" w:hAnsi="Menlo" w:cs="Menlo"/>
                <w:b/>
                <w:bCs/>
                <w:color w:val="008080"/>
                <w:sz w:val="20"/>
                <w:szCs w:val="20"/>
                <w:lang w:eastAsia="ru-RU"/>
              </w:rPr>
            </w:rPrChange>
          </w:rPr>
          <w:t>'phone_number'</w:t>
        </w:r>
        <w:r w:rsidRPr="009974B9">
          <w:rPr>
            <w:rFonts w:ascii="Menlo" w:eastAsia="Times New Roman" w:hAnsi="Menlo" w:cs="Menlo"/>
            <w:color w:val="000000"/>
            <w:sz w:val="20"/>
            <w:szCs w:val="20"/>
            <w:lang w:val="en-US" w:eastAsia="ru-RU"/>
            <w:rPrChange w:id="2546" w:author="Юлия Новокшанова" w:date="2020-02-23T22:11: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547" w:author="Юлия Новокшанова" w:date="2020-02-23T22:11: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548" w:author="Юлия Новокшанова" w:date="2020-02-23T22:11:00Z">
              <w:rPr>
                <w:rFonts w:ascii="Menlo" w:eastAsia="Times New Roman" w:hAnsi="Menlo" w:cs="Menlo"/>
                <w:color w:val="000000"/>
                <w:sz w:val="20"/>
                <w:szCs w:val="20"/>
                <w:lang w:eastAsia="ru-RU"/>
              </w:rPr>
            </w:rPrChange>
          </w:rPr>
          <w:br/>
          <w:t xml:space="preserve">        direction = request.form.get(</w:t>
        </w:r>
        <w:r w:rsidRPr="009974B9">
          <w:rPr>
            <w:rFonts w:ascii="Menlo" w:eastAsia="Times New Roman" w:hAnsi="Menlo" w:cs="Menlo"/>
            <w:b/>
            <w:bCs/>
            <w:color w:val="008080"/>
            <w:sz w:val="20"/>
            <w:szCs w:val="20"/>
            <w:lang w:val="en-US" w:eastAsia="ru-RU"/>
            <w:rPrChange w:id="2549" w:author="Юлия Новокшанова" w:date="2020-02-23T22:11:00Z">
              <w:rPr>
                <w:rFonts w:ascii="Menlo" w:eastAsia="Times New Roman" w:hAnsi="Menlo" w:cs="Menlo"/>
                <w:b/>
                <w:bCs/>
                <w:color w:val="008080"/>
                <w:sz w:val="20"/>
                <w:szCs w:val="20"/>
                <w:lang w:eastAsia="ru-RU"/>
              </w:rPr>
            </w:rPrChange>
          </w:rPr>
          <w:t>'direction'</w:t>
        </w:r>
        <w:r w:rsidRPr="009974B9">
          <w:rPr>
            <w:rFonts w:ascii="Menlo" w:eastAsia="Times New Roman" w:hAnsi="Menlo" w:cs="Menlo"/>
            <w:color w:val="000000"/>
            <w:sz w:val="20"/>
            <w:szCs w:val="20"/>
            <w:lang w:val="en-US" w:eastAsia="ru-RU"/>
            <w:rPrChange w:id="2550" w:author="Юлия Новокшанова" w:date="2020-02-23T22:11: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551" w:author="Юлия Новокшанова" w:date="2020-02-23T22:11: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552" w:author="Юлия Новокшанова" w:date="2020-02-23T22:11:00Z">
              <w:rPr>
                <w:rFonts w:ascii="Menlo" w:eastAsia="Times New Roman" w:hAnsi="Menlo" w:cs="Menlo"/>
                <w:color w:val="000000"/>
                <w:sz w:val="20"/>
                <w:szCs w:val="20"/>
                <w:lang w:eastAsia="ru-RU"/>
              </w:rPr>
            </w:rPrChange>
          </w:rPr>
          <w:br/>
          <w:t xml:space="preserve">        direction = direction_elem[</w:t>
        </w:r>
        <w:r w:rsidRPr="009974B9">
          <w:rPr>
            <w:rFonts w:ascii="Menlo" w:eastAsia="Times New Roman" w:hAnsi="Menlo" w:cs="Menlo"/>
            <w:color w:val="000080"/>
            <w:sz w:val="20"/>
            <w:szCs w:val="20"/>
            <w:lang w:val="en-US" w:eastAsia="ru-RU"/>
            <w:rPrChange w:id="2553" w:author="Юлия Новокшанова" w:date="2020-02-23T22:11:00Z">
              <w:rPr>
                <w:rFonts w:ascii="Menlo" w:eastAsia="Times New Roman" w:hAnsi="Menlo" w:cs="Menlo"/>
                <w:color w:val="000080"/>
                <w:sz w:val="20"/>
                <w:szCs w:val="20"/>
                <w:lang w:eastAsia="ru-RU"/>
              </w:rPr>
            </w:rPrChange>
          </w:rPr>
          <w:t>int</w:t>
        </w:r>
        <w:r w:rsidRPr="009974B9">
          <w:rPr>
            <w:rFonts w:ascii="Menlo" w:eastAsia="Times New Roman" w:hAnsi="Menlo" w:cs="Menlo"/>
            <w:color w:val="000000"/>
            <w:sz w:val="20"/>
            <w:szCs w:val="20"/>
            <w:lang w:val="en-US" w:eastAsia="ru-RU"/>
            <w:rPrChange w:id="2554" w:author="Юлия Новокшанова" w:date="2020-02-23T22:11:00Z">
              <w:rPr>
                <w:rFonts w:ascii="Menlo" w:eastAsia="Times New Roman" w:hAnsi="Menlo" w:cs="Menlo"/>
                <w:color w:val="000000"/>
                <w:sz w:val="20"/>
                <w:szCs w:val="20"/>
                <w:lang w:eastAsia="ru-RU"/>
              </w:rPr>
            </w:rPrChange>
          </w:rPr>
          <w:t>(direction[-</w:t>
        </w:r>
        <w:r w:rsidRPr="009974B9">
          <w:rPr>
            <w:rFonts w:ascii="Menlo" w:eastAsia="Times New Roman" w:hAnsi="Menlo" w:cs="Menlo"/>
            <w:color w:val="0000FF"/>
            <w:sz w:val="20"/>
            <w:szCs w:val="20"/>
            <w:lang w:val="en-US" w:eastAsia="ru-RU"/>
            <w:rPrChange w:id="2555" w:author="Юлия Новокшанова" w:date="2020-02-23T22:11:00Z">
              <w:rPr>
                <w:rFonts w:ascii="Menlo" w:eastAsia="Times New Roman" w:hAnsi="Menlo" w:cs="Menlo"/>
                <w:color w:val="0000FF"/>
                <w:sz w:val="20"/>
                <w:szCs w:val="20"/>
                <w:lang w:eastAsia="ru-RU"/>
              </w:rPr>
            </w:rPrChange>
          </w:rPr>
          <w:t>1</w:t>
        </w:r>
        <w:r w:rsidRPr="009974B9">
          <w:rPr>
            <w:rFonts w:ascii="Menlo" w:eastAsia="Times New Roman" w:hAnsi="Menlo" w:cs="Menlo"/>
            <w:color w:val="000000"/>
            <w:sz w:val="20"/>
            <w:szCs w:val="20"/>
            <w:lang w:val="en-US" w:eastAsia="ru-RU"/>
            <w:rPrChange w:id="2556" w:author="Юлия Новокшанова" w:date="2020-02-23T22:11:00Z">
              <w:rPr>
                <w:rFonts w:ascii="Menlo" w:eastAsia="Times New Roman" w:hAnsi="Menlo" w:cs="Menlo"/>
                <w:color w:val="000000"/>
                <w:sz w:val="20"/>
                <w:szCs w:val="20"/>
                <w:lang w:eastAsia="ru-RU"/>
              </w:rPr>
            </w:rPrChange>
          </w:rPr>
          <w:t xml:space="preserve">]) - </w:t>
        </w:r>
        <w:r w:rsidRPr="009974B9">
          <w:rPr>
            <w:rFonts w:ascii="Menlo" w:eastAsia="Times New Roman" w:hAnsi="Menlo" w:cs="Menlo"/>
            <w:color w:val="0000FF"/>
            <w:sz w:val="20"/>
            <w:szCs w:val="20"/>
            <w:lang w:val="en-US" w:eastAsia="ru-RU"/>
            <w:rPrChange w:id="2557" w:author="Юлия Новокшанова" w:date="2020-02-23T22:11:00Z">
              <w:rPr>
                <w:rFonts w:ascii="Menlo" w:eastAsia="Times New Roman" w:hAnsi="Menlo" w:cs="Menlo"/>
                <w:color w:val="0000FF"/>
                <w:sz w:val="20"/>
                <w:szCs w:val="20"/>
                <w:lang w:eastAsia="ru-RU"/>
              </w:rPr>
            </w:rPrChange>
          </w:rPr>
          <w:t>1</w:t>
        </w:r>
        <w:r w:rsidRPr="009974B9">
          <w:rPr>
            <w:rFonts w:ascii="Menlo" w:eastAsia="Times New Roman" w:hAnsi="Menlo" w:cs="Menlo"/>
            <w:color w:val="000000"/>
            <w:sz w:val="20"/>
            <w:szCs w:val="20"/>
            <w:lang w:val="en-US" w:eastAsia="ru-RU"/>
            <w:rPrChange w:id="2558" w:author="Юлия Новокшанова" w:date="2020-02-23T22:11: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559" w:author="Юлия Новокшанова" w:date="2020-02-23T22:11: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i/>
            <w:iCs/>
            <w:color w:val="808080"/>
            <w:sz w:val="20"/>
            <w:szCs w:val="20"/>
            <w:lang w:val="en-US" w:eastAsia="ru-RU"/>
            <w:rPrChange w:id="2560" w:author="Юлия Новокшанова" w:date="2020-02-23T22:11:00Z">
              <w:rPr>
                <w:rFonts w:ascii="Menlo" w:eastAsia="Times New Roman" w:hAnsi="Menlo" w:cs="Menlo"/>
                <w:i/>
                <w:iCs/>
                <w:color w:val="808080"/>
                <w:sz w:val="20"/>
                <w:szCs w:val="20"/>
                <w:lang w:eastAsia="ru-RU"/>
              </w:rPr>
            </w:rPrChange>
          </w:rPr>
          <w:t xml:space="preserve"># </w:t>
        </w:r>
        <w:r w:rsidRPr="009974B9">
          <w:rPr>
            <w:rFonts w:ascii="Menlo" w:eastAsia="Times New Roman" w:hAnsi="Menlo" w:cs="Menlo"/>
            <w:i/>
            <w:iCs/>
            <w:color w:val="808080"/>
            <w:sz w:val="20"/>
            <w:szCs w:val="20"/>
            <w:lang w:eastAsia="ru-RU"/>
          </w:rPr>
          <w:t>запрос</w:t>
        </w:r>
        <w:r w:rsidRPr="009974B9">
          <w:rPr>
            <w:rFonts w:ascii="Menlo" w:eastAsia="Times New Roman" w:hAnsi="Menlo" w:cs="Menlo"/>
            <w:i/>
            <w:iCs/>
            <w:color w:val="808080"/>
            <w:sz w:val="20"/>
            <w:szCs w:val="20"/>
            <w:lang w:val="en-US" w:eastAsia="ru-RU"/>
            <w:rPrChange w:id="2561" w:author="Юлия Новокшанова" w:date="2020-02-23T22:11:00Z">
              <w:rPr>
                <w:rFonts w:ascii="Menlo" w:eastAsia="Times New Roman" w:hAnsi="Menlo" w:cs="Menlo"/>
                <w:i/>
                <w:iCs/>
                <w:color w:val="808080"/>
                <w:sz w:val="20"/>
                <w:szCs w:val="20"/>
                <w:lang w:eastAsia="ru-RU"/>
              </w:rPr>
            </w:rPrChange>
          </w:rPr>
          <w:t xml:space="preserve"> </w:t>
        </w:r>
        <w:r w:rsidRPr="009974B9">
          <w:rPr>
            <w:rFonts w:ascii="Menlo" w:eastAsia="Times New Roman" w:hAnsi="Menlo" w:cs="Menlo"/>
            <w:i/>
            <w:iCs/>
            <w:color w:val="808080"/>
            <w:sz w:val="20"/>
            <w:szCs w:val="20"/>
            <w:lang w:eastAsia="ru-RU"/>
          </w:rPr>
          <w:t>к</w:t>
        </w:r>
        <w:r w:rsidRPr="009974B9">
          <w:rPr>
            <w:rFonts w:ascii="Menlo" w:eastAsia="Times New Roman" w:hAnsi="Menlo" w:cs="Menlo"/>
            <w:i/>
            <w:iCs/>
            <w:color w:val="808080"/>
            <w:sz w:val="20"/>
            <w:szCs w:val="20"/>
            <w:lang w:val="en-US" w:eastAsia="ru-RU"/>
            <w:rPrChange w:id="2562" w:author="Юлия Новокшанова" w:date="2020-02-23T22:11:00Z">
              <w:rPr>
                <w:rFonts w:ascii="Menlo" w:eastAsia="Times New Roman" w:hAnsi="Menlo" w:cs="Menlo"/>
                <w:i/>
                <w:iCs/>
                <w:color w:val="808080"/>
                <w:sz w:val="20"/>
                <w:szCs w:val="20"/>
                <w:lang w:eastAsia="ru-RU"/>
              </w:rPr>
            </w:rPrChange>
          </w:rPr>
          <w:t xml:space="preserve"> </w:t>
        </w:r>
        <w:r w:rsidRPr="009974B9">
          <w:rPr>
            <w:rFonts w:ascii="Menlo" w:eastAsia="Times New Roman" w:hAnsi="Menlo" w:cs="Menlo"/>
            <w:i/>
            <w:iCs/>
            <w:color w:val="808080"/>
            <w:sz w:val="20"/>
            <w:szCs w:val="20"/>
            <w:lang w:eastAsia="ru-RU"/>
          </w:rPr>
          <w:t>данным</w:t>
        </w:r>
        <w:r w:rsidRPr="009974B9">
          <w:rPr>
            <w:rFonts w:ascii="Menlo" w:eastAsia="Times New Roman" w:hAnsi="Menlo" w:cs="Menlo"/>
            <w:i/>
            <w:iCs/>
            <w:color w:val="808080"/>
            <w:sz w:val="20"/>
            <w:szCs w:val="20"/>
            <w:lang w:val="en-US" w:eastAsia="ru-RU"/>
            <w:rPrChange w:id="2563" w:author="Юлия Новокшанова" w:date="2020-02-23T22:11:00Z">
              <w:rPr>
                <w:rFonts w:ascii="Menlo" w:eastAsia="Times New Roman" w:hAnsi="Menlo" w:cs="Menlo"/>
                <w:i/>
                <w:iCs/>
                <w:color w:val="808080"/>
                <w:sz w:val="20"/>
                <w:szCs w:val="20"/>
                <w:lang w:eastAsia="ru-RU"/>
              </w:rPr>
            </w:rPrChange>
          </w:rPr>
          <w:t xml:space="preserve"> </w:t>
        </w:r>
        <w:r w:rsidRPr="009974B9">
          <w:rPr>
            <w:rFonts w:ascii="Menlo" w:eastAsia="Times New Roman" w:hAnsi="Menlo" w:cs="Menlo"/>
            <w:i/>
            <w:iCs/>
            <w:color w:val="808080"/>
            <w:sz w:val="20"/>
            <w:szCs w:val="20"/>
            <w:lang w:eastAsia="ru-RU"/>
          </w:rPr>
          <w:t>формы</w:t>
        </w:r>
        <w:r w:rsidRPr="009974B9">
          <w:rPr>
            <w:rFonts w:ascii="Menlo" w:eastAsia="Times New Roman" w:hAnsi="Menlo" w:cs="Menlo"/>
            <w:i/>
            <w:iCs/>
            <w:color w:val="808080"/>
            <w:sz w:val="20"/>
            <w:szCs w:val="20"/>
            <w:lang w:val="en-US" w:eastAsia="ru-RU"/>
            <w:rPrChange w:id="2564" w:author="Юлия Новокшанова" w:date="2020-02-23T22:11:00Z">
              <w:rPr>
                <w:rFonts w:ascii="Menlo" w:eastAsia="Times New Roman" w:hAnsi="Menlo" w:cs="Menlo"/>
                <w:i/>
                <w:iCs/>
                <w:color w:val="808080"/>
                <w:sz w:val="20"/>
                <w:szCs w:val="20"/>
                <w:lang w:eastAsia="ru-RU"/>
              </w:rPr>
            </w:rPrChange>
          </w:rPr>
          <w:br/>
          <w:t xml:space="preserve">        </w:t>
        </w:r>
        <w:r w:rsidRPr="009974B9">
          <w:rPr>
            <w:rFonts w:ascii="Menlo" w:eastAsia="Times New Roman" w:hAnsi="Menlo" w:cs="Menlo"/>
            <w:color w:val="000000"/>
            <w:sz w:val="20"/>
            <w:szCs w:val="20"/>
            <w:lang w:val="en-US" w:eastAsia="ru-RU"/>
            <w:rPrChange w:id="2565" w:author="Юлия Новокшанова" w:date="2020-02-23T22:11:00Z">
              <w:rPr>
                <w:rFonts w:ascii="Menlo" w:eastAsia="Times New Roman" w:hAnsi="Menlo" w:cs="Menlo"/>
                <w:color w:val="000000"/>
                <w:sz w:val="20"/>
                <w:szCs w:val="20"/>
                <w:lang w:eastAsia="ru-RU"/>
              </w:rPr>
            </w:rPrChange>
          </w:rPr>
          <w:t>doctor = request.form.get(</w:t>
        </w:r>
        <w:r w:rsidRPr="009974B9">
          <w:rPr>
            <w:rFonts w:ascii="Menlo" w:eastAsia="Times New Roman" w:hAnsi="Menlo" w:cs="Menlo"/>
            <w:b/>
            <w:bCs/>
            <w:color w:val="008080"/>
            <w:sz w:val="20"/>
            <w:szCs w:val="20"/>
            <w:lang w:val="en-US" w:eastAsia="ru-RU"/>
            <w:rPrChange w:id="2566" w:author="Юлия Новокшанова" w:date="2020-02-23T22:11:00Z">
              <w:rPr>
                <w:rFonts w:ascii="Menlo" w:eastAsia="Times New Roman" w:hAnsi="Menlo" w:cs="Menlo"/>
                <w:b/>
                <w:bCs/>
                <w:color w:val="008080"/>
                <w:sz w:val="20"/>
                <w:szCs w:val="20"/>
                <w:lang w:eastAsia="ru-RU"/>
              </w:rPr>
            </w:rPrChange>
          </w:rPr>
          <w:t>'doctor'</w:t>
        </w:r>
        <w:r w:rsidRPr="009974B9">
          <w:rPr>
            <w:rFonts w:ascii="Menlo" w:eastAsia="Times New Roman" w:hAnsi="Menlo" w:cs="Menlo"/>
            <w:color w:val="000000"/>
            <w:sz w:val="20"/>
            <w:szCs w:val="20"/>
            <w:lang w:val="en-US" w:eastAsia="ru-RU"/>
            <w:rPrChange w:id="2567" w:author="Юлия Новокшанова" w:date="2020-02-23T22:11: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568" w:author="Юлия Новокшанова" w:date="2020-02-23T22:11: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569" w:author="Юлия Новокшанова" w:date="2020-02-23T22:11:00Z">
              <w:rPr>
                <w:rFonts w:ascii="Menlo" w:eastAsia="Times New Roman" w:hAnsi="Menlo" w:cs="Menlo"/>
                <w:color w:val="000000"/>
                <w:sz w:val="20"/>
                <w:szCs w:val="20"/>
                <w:lang w:eastAsia="ru-RU"/>
              </w:rPr>
            </w:rPrChange>
          </w:rPr>
          <w:br/>
          <w:t xml:space="preserve">        doctor = doctor_elem[</w:t>
        </w:r>
        <w:r w:rsidRPr="009974B9">
          <w:rPr>
            <w:rFonts w:ascii="Menlo" w:eastAsia="Times New Roman" w:hAnsi="Menlo" w:cs="Menlo"/>
            <w:color w:val="000080"/>
            <w:sz w:val="20"/>
            <w:szCs w:val="20"/>
            <w:lang w:val="en-US" w:eastAsia="ru-RU"/>
            <w:rPrChange w:id="2570" w:author="Юлия Новокшанова" w:date="2020-02-23T22:11:00Z">
              <w:rPr>
                <w:rFonts w:ascii="Menlo" w:eastAsia="Times New Roman" w:hAnsi="Menlo" w:cs="Menlo"/>
                <w:color w:val="000080"/>
                <w:sz w:val="20"/>
                <w:szCs w:val="20"/>
                <w:lang w:eastAsia="ru-RU"/>
              </w:rPr>
            </w:rPrChange>
          </w:rPr>
          <w:t>int</w:t>
        </w:r>
        <w:r w:rsidRPr="009974B9">
          <w:rPr>
            <w:rFonts w:ascii="Menlo" w:eastAsia="Times New Roman" w:hAnsi="Menlo" w:cs="Menlo"/>
            <w:color w:val="000000"/>
            <w:sz w:val="20"/>
            <w:szCs w:val="20"/>
            <w:lang w:val="en-US" w:eastAsia="ru-RU"/>
            <w:rPrChange w:id="2571" w:author="Юлия Новокшанова" w:date="2020-02-23T22:11:00Z">
              <w:rPr>
                <w:rFonts w:ascii="Menlo" w:eastAsia="Times New Roman" w:hAnsi="Menlo" w:cs="Menlo"/>
                <w:color w:val="000000"/>
                <w:sz w:val="20"/>
                <w:szCs w:val="20"/>
                <w:lang w:eastAsia="ru-RU"/>
              </w:rPr>
            </w:rPrChange>
          </w:rPr>
          <w:t>(doctor[-</w:t>
        </w:r>
        <w:r w:rsidRPr="009974B9">
          <w:rPr>
            <w:rFonts w:ascii="Menlo" w:eastAsia="Times New Roman" w:hAnsi="Menlo" w:cs="Menlo"/>
            <w:color w:val="0000FF"/>
            <w:sz w:val="20"/>
            <w:szCs w:val="20"/>
            <w:lang w:val="en-US" w:eastAsia="ru-RU"/>
            <w:rPrChange w:id="2572" w:author="Юлия Новокшанова" w:date="2020-02-23T22:11:00Z">
              <w:rPr>
                <w:rFonts w:ascii="Menlo" w:eastAsia="Times New Roman" w:hAnsi="Menlo" w:cs="Menlo"/>
                <w:color w:val="0000FF"/>
                <w:sz w:val="20"/>
                <w:szCs w:val="20"/>
                <w:lang w:eastAsia="ru-RU"/>
              </w:rPr>
            </w:rPrChange>
          </w:rPr>
          <w:t>1</w:t>
        </w:r>
        <w:r w:rsidRPr="009974B9">
          <w:rPr>
            <w:rFonts w:ascii="Menlo" w:eastAsia="Times New Roman" w:hAnsi="Menlo" w:cs="Menlo"/>
            <w:color w:val="000000"/>
            <w:sz w:val="20"/>
            <w:szCs w:val="20"/>
            <w:lang w:val="en-US" w:eastAsia="ru-RU"/>
            <w:rPrChange w:id="2573" w:author="Юлия Новокшанова" w:date="2020-02-23T22:11:00Z">
              <w:rPr>
                <w:rFonts w:ascii="Menlo" w:eastAsia="Times New Roman" w:hAnsi="Menlo" w:cs="Menlo"/>
                <w:color w:val="000000"/>
                <w:sz w:val="20"/>
                <w:szCs w:val="20"/>
                <w:lang w:eastAsia="ru-RU"/>
              </w:rPr>
            </w:rPrChange>
          </w:rPr>
          <w:t xml:space="preserve">]) - </w:t>
        </w:r>
        <w:r w:rsidRPr="009974B9">
          <w:rPr>
            <w:rFonts w:ascii="Menlo" w:eastAsia="Times New Roman" w:hAnsi="Menlo" w:cs="Menlo"/>
            <w:color w:val="0000FF"/>
            <w:sz w:val="20"/>
            <w:szCs w:val="20"/>
            <w:lang w:val="en-US" w:eastAsia="ru-RU"/>
            <w:rPrChange w:id="2574" w:author="Юлия Новокшанова" w:date="2020-02-23T22:11:00Z">
              <w:rPr>
                <w:rFonts w:ascii="Menlo" w:eastAsia="Times New Roman" w:hAnsi="Menlo" w:cs="Menlo"/>
                <w:color w:val="0000FF"/>
                <w:sz w:val="20"/>
                <w:szCs w:val="20"/>
                <w:lang w:eastAsia="ru-RU"/>
              </w:rPr>
            </w:rPrChange>
          </w:rPr>
          <w:t>1</w:t>
        </w:r>
        <w:r w:rsidRPr="009974B9">
          <w:rPr>
            <w:rFonts w:ascii="Menlo" w:eastAsia="Times New Roman" w:hAnsi="Menlo" w:cs="Menlo"/>
            <w:color w:val="000000"/>
            <w:sz w:val="20"/>
            <w:szCs w:val="20"/>
            <w:lang w:val="en-US" w:eastAsia="ru-RU"/>
            <w:rPrChange w:id="2575" w:author="Юлия Новокшанова" w:date="2020-02-23T22:11: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576" w:author="Юлия Новокшанова" w:date="2020-02-23T22:11: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577" w:author="Юлия Новокшанова" w:date="2020-02-23T22:11:00Z">
              <w:rPr>
                <w:rFonts w:ascii="Menlo" w:eastAsia="Times New Roman" w:hAnsi="Menlo" w:cs="Menlo"/>
                <w:color w:val="000000"/>
                <w:sz w:val="20"/>
                <w:szCs w:val="20"/>
                <w:lang w:eastAsia="ru-RU"/>
              </w:rPr>
            </w:rPrChange>
          </w:rPr>
          <w:br/>
          <w:t xml:space="preserve">        time1 = request.form.get(</w:t>
        </w:r>
        <w:r w:rsidRPr="009974B9">
          <w:rPr>
            <w:rFonts w:ascii="Menlo" w:eastAsia="Times New Roman" w:hAnsi="Menlo" w:cs="Menlo"/>
            <w:b/>
            <w:bCs/>
            <w:color w:val="008080"/>
            <w:sz w:val="20"/>
            <w:szCs w:val="20"/>
            <w:lang w:val="en-US" w:eastAsia="ru-RU"/>
            <w:rPrChange w:id="2578" w:author="Юлия Новокшанова" w:date="2020-02-23T22:11:00Z">
              <w:rPr>
                <w:rFonts w:ascii="Menlo" w:eastAsia="Times New Roman" w:hAnsi="Menlo" w:cs="Menlo"/>
                <w:b/>
                <w:bCs/>
                <w:color w:val="008080"/>
                <w:sz w:val="20"/>
                <w:szCs w:val="20"/>
                <w:lang w:eastAsia="ru-RU"/>
              </w:rPr>
            </w:rPrChange>
          </w:rPr>
          <w:t>'time1'</w:t>
        </w:r>
        <w:r w:rsidRPr="009974B9">
          <w:rPr>
            <w:rFonts w:ascii="Menlo" w:eastAsia="Times New Roman" w:hAnsi="Menlo" w:cs="Menlo"/>
            <w:color w:val="000000"/>
            <w:sz w:val="20"/>
            <w:szCs w:val="20"/>
            <w:lang w:val="en-US" w:eastAsia="ru-RU"/>
            <w:rPrChange w:id="2579" w:author="Юлия Новокшанова" w:date="2020-02-23T22:11: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580" w:author="Юлия Новокшанова" w:date="2020-02-23T22:11:00Z">
              <w:rPr>
                <w:rFonts w:ascii="Menlo" w:eastAsia="Times New Roman" w:hAnsi="Menlo" w:cs="Menlo"/>
                <w:color w:val="000000"/>
                <w:sz w:val="20"/>
                <w:szCs w:val="20"/>
                <w:lang w:eastAsia="ru-RU"/>
              </w:rPr>
            </w:rPrChange>
          </w:rPr>
          <w:br/>
          <w:t xml:space="preserve">        time2 = request.form.get(</w:t>
        </w:r>
        <w:r w:rsidRPr="009974B9">
          <w:rPr>
            <w:rFonts w:ascii="Menlo" w:eastAsia="Times New Roman" w:hAnsi="Menlo" w:cs="Menlo"/>
            <w:b/>
            <w:bCs/>
            <w:color w:val="008080"/>
            <w:sz w:val="20"/>
            <w:szCs w:val="20"/>
            <w:lang w:val="en-US" w:eastAsia="ru-RU"/>
            <w:rPrChange w:id="2581" w:author="Юлия Новокшанова" w:date="2020-02-23T22:11:00Z">
              <w:rPr>
                <w:rFonts w:ascii="Menlo" w:eastAsia="Times New Roman" w:hAnsi="Menlo" w:cs="Menlo"/>
                <w:b/>
                <w:bCs/>
                <w:color w:val="008080"/>
                <w:sz w:val="20"/>
                <w:szCs w:val="20"/>
                <w:lang w:eastAsia="ru-RU"/>
              </w:rPr>
            </w:rPrChange>
          </w:rPr>
          <w:t>'time2'</w:t>
        </w:r>
        <w:r w:rsidRPr="009974B9">
          <w:rPr>
            <w:rFonts w:ascii="Menlo" w:eastAsia="Times New Roman" w:hAnsi="Menlo" w:cs="Menlo"/>
            <w:color w:val="000000"/>
            <w:sz w:val="20"/>
            <w:szCs w:val="20"/>
            <w:lang w:val="en-US" w:eastAsia="ru-RU"/>
            <w:rPrChange w:id="2582" w:author="Юлия Новокшанова" w:date="2020-02-23T22:11: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583" w:author="Юлия Новокшанова" w:date="2020-02-23T22:11: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584" w:author="Юлия Новокшанова" w:date="2020-02-23T22:11:00Z">
              <w:rPr>
                <w:rFonts w:ascii="Menlo" w:eastAsia="Times New Roman" w:hAnsi="Menlo" w:cs="Menlo"/>
                <w:color w:val="000000"/>
                <w:sz w:val="20"/>
                <w:szCs w:val="20"/>
                <w:lang w:eastAsia="ru-RU"/>
              </w:rPr>
            </w:rPrChange>
          </w:rPr>
          <w:br/>
          <w:t xml:space="preserve">        data1 = request.form.get(</w:t>
        </w:r>
        <w:r w:rsidRPr="009974B9">
          <w:rPr>
            <w:rFonts w:ascii="Menlo" w:eastAsia="Times New Roman" w:hAnsi="Menlo" w:cs="Menlo"/>
            <w:b/>
            <w:bCs/>
            <w:color w:val="008080"/>
            <w:sz w:val="20"/>
            <w:szCs w:val="20"/>
            <w:lang w:val="en-US" w:eastAsia="ru-RU"/>
            <w:rPrChange w:id="2585" w:author="Юлия Новокшанова" w:date="2020-02-23T22:11:00Z">
              <w:rPr>
                <w:rFonts w:ascii="Menlo" w:eastAsia="Times New Roman" w:hAnsi="Menlo" w:cs="Menlo"/>
                <w:b/>
                <w:bCs/>
                <w:color w:val="008080"/>
                <w:sz w:val="20"/>
                <w:szCs w:val="20"/>
                <w:lang w:eastAsia="ru-RU"/>
              </w:rPr>
            </w:rPrChange>
          </w:rPr>
          <w:t>'calendar1'</w:t>
        </w:r>
        <w:r w:rsidRPr="009974B9">
          <w:rPr>
            <w:rFonts w:ascii="Menlo" w:eastAsia="Times New Roman" w:hAnsi="Menlo" w:cs="Menlo"/>
            <w:color w:val="000000"/>
            <w:sz w:val="20"/>
            <w:szCs w:val="20"/>
            <w:lang w:val="en-US" w:eastAsia="ru-RU"/>
            <w:rPrChange w:id="2586" w:author="Юлия Новокшанова" w:date="2020-02-23T22:11: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587" w:author="Юлия Новокшанова" w:date="2020-02-23T22:11:00Z">
              <w:rPr>
                <w:rFonts w:ascii="Menlo" w:eastAsia="Times New Roman" w:hAnsi="Menlo" w:cs="Menlo"/>
                <w:color w:val="000000"/>
                <w:sz w:val="20"/>
                <w:szCs w:val="20"/>
                <w:lang w:eastAsia="ru-RU"/>
              </w:rPr>
            </w:rPrChange>
          </w:rPr>
          <w:br/>
          <w:t xml:space="preserve">        data2 = request.form.get(</w:t>
        </w:r>
        <w:r w:rsidRPr="009974B9">
          <w:rPr>
            <w:rFonts w:ascii="Menlo" w:eastAsia="Times New Roman" w:hAnsi="Menlo" w:cs="Menlo"/>
            <w:b/>
            <w:bCs/>
            <w:color w:val="008080"/>
            <w:sz w:val="20"/>
            <w:szCs w:val="20"/>
            <w:lang w:val="en-US" w:eastAsia="ru-RU"/>
            <w:rPrChange w:id="2588" w:author="Юлия Новокшанова" w:date="2020-02-23T22:11:00Z">
              <w:rPr>
                <w:rFonts w:ascii="Menlo" w:eastAsia="Times New Roman" w:hAnsi="Menlo" w:cs="Menlo"/>
                <w:b/>
                <w:bCs/>
                <w:color w:val="008080"/>
                <w:sz w:val="20"/>
                <w:szCs w:val="20"/>
                <w:lang w:eastAsia="ru-RU"/>
              </w:rPr>
            </w:rPrChange>
          </w:rPr>
          <w:t>'calendar2'</w:t>
        </w:r>
        <w:r w:rsidRPr="009974B9">
          <w:rPr>
            <w:rFonts w:ascii="Menlo" w:eastAsia="Times New Roman" w:hAnsi="Menlo" w:cs="Menlo"/>
            <w:color w:val="000000"/>
            <w:sz w:val="20"/>
            <w:szCs w:val="20"/>
            <w:lang w:val="en-US" w:eastAsia="ru-RU"/>
            <w:rPrChange w:id="2589" w:author="Юлия Новокшанова" w:date="2020-02-23T22:11: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590" w:author="Юлия Новокшанова" w:date="2020-02-23T22:11: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8080"/>
            <w:sz w:val="20"/>
            <w:szCs w:val="20"/>
            <w:lang w:val="en-US" w:eastAsia="ru-RU"/>
            <w:rPrChange w:id="2591" w:author="Юлия Новокшанова" w:date="2020-02-23T22:11:00Z">
              <w:rPr>
                <w:rFonts w:ascii="Menlo" w:eastAsia="Times New Roman" w:hAnsi="Menlo" w:cs="Menlo"/>
                <w:b/>
                <w:bCs/>
                <w:color w:val="008080"/>
                <w:sz w:val="20"/>
                <w:szCs w:val="20"/>
                <w:lang w:eastAsia="ru-RU"/>
              </w:rPr>
            </w:rPrChange>
          </w:rPr>
          <w:t>'''</w:t>
        </w:r>
        <w:r w:rsidRPr="009974B9">
          <w:rPr>
            <w:rFonts w:ascii="Menlo" w:eastAsia="Times New Roman" w:hAnsi="Menlo" w:cs="Menlo"/>
            <w:b/>
            <w:bCs/>
            <w:color w:val="008080"/>
            <w:sz w:val="20"/>
            <w:szCs w:val="20"/>
            <w:lang w:val="en-US" w:eastAsia="ru-RU"/>
            <w:rPrChange w:id="2592" w:author="Юлия Новокшанова" w:date="2020-02-23T22:11:00Z">
              <w:rPr>
                <w:rFonts w:ascii="Menlo" w:eastAsia="Times New Roman" w:hAnsi="Menlo" w:cs="Menlo"/>
                <w:b/>
                <w:bCs/>
                <w:color w:val="008080"/>
                <w:sz w:val="20"/>
                <w:szCs w:val="20"/>
                <w:lang w:eastAsia="ru-RU"/>
              </w:rPr>
            </w:rPrChange>
          </w:rPr>
          <w:br/>
          <w:t xml:space="preserve">        user = 'kkk'</w:t>
        </w:r>
        <w:r w:rsidRPr="009974B9">
          <w:rPr>
            <w:rFonts w:ascii="Menlo" w:eastAsia="Times New Roman" w:hAnsi="Menlo" w:cs="Menlo"/>
            <w:b/>
            <w:bCs/>
            <w:color w:val="008080"/>
            <w:sz w:val="20"/>
            <w:szCs w:val="20"/>
            <w:lang w:val="en-US" w:eastAsia="ru-RU"/>
            <w:rPrChange w:id="2593" w:author="Юлия Новокшанова" w:date="2020-02-23T22:11:00Z">
              <w:rPr>
                <w:rFonts w:ascii="Menlo" w:eastAsia="Times New Roman" w:hAnsi="Menlo" w:cs="Menlo"/>
                <w:b/>
                <w:bCs/>
                <w:color w:val="008080"/>
                <w:sz w:val="20"/>
                <w:szCs w:val="20"/>
                <w:lang w:eastAsia="ru-RU"/>
              </w:rPr>
            </w:rPrChange>
          </w:rPr>
          <w:br/>
          <w:t xml:space="preserve">        email = 'aa@aa.ru'</w:t>
        </w:r>
        <w:r w:rsidRPr="009974B9">
          <w:rPr>
            <w:rFonts w:ascii="Menlo" w:eastAsia="Times New Roman" w:hAnsi="Menlo" w:cs="Menlo"/>
            <w:b/>
            <w:bCs/>
            <w:color w:val="008080"/>
            <w:sz w:val="20"/>
            <w:szCs w:val="20"/>
            <w:lang w:val="en-US" w:eastAsia="ru-RU"/>
            <w:rPrChange w:id="2594" w:author="Юлия Новокшанова" w:date="2020-02-23T22:11:00Z">
              <w:rPr>
                <w:rFonts w:ascii="Menlo" w:eastAsia="Times New Roman" w:hAnsi="Menlo" w:cs="Menlo"/>
                <w:b/>
                <w:bCs/>
                <w:color w:val="008080"/>
                <w:sz w:val="20"/>
                <w:szCs w:val="20"/>
                <w:lang w:eastAsia="ru-RU"/>
              </w:rPr>
            </w:rPrChange>
          </w:rPr>
          <w:br/>
          <w:t xml:space="preserve">        phone_number = '+7'</w:t>
        </w:r>
        <w:r w:rsidRPr="009974B9">
          <w:rPr>
            <w:rFonts w:ascii="Menlo" w:eastAsia="Times New Roman" w:hAnsi="Menlo" w:cs="Menlo"/>
            <w:b/>
            <w:bCs/>
            <w:color w:val="008080"/>
            <w:sz w:val="20"/>
            <w:szCs w:val="20"/>
            <w:lang w:val="en-US" w:eastAsia="ru-RU"/>
            <w:rPrChange w:id="2595" w:author="Юлия Новокшанова" w:date="2020-02-23T22:11:00Z">
              <w:rPr>
                <w:rFonts w:ascii="Menlo" w:eastAsia="Times New Roman" w:hAnsi="Menlo" w:cs="Menlo"/>
                <w:b/>
                <w:bCs/>
                <w:color w:val="008080"/>
                <w:sz w:val="20"/>
                <w:szCs w:val="20"/>
                <w:lang w:eastAsia="ru-RU"/>
              </w:rPr>
            </w:rPrChange>
          </w:rPr>
          <w:br/>
          <w:t xml:space="preserve">        direction = '</w:t>
        </w:r>
        <w:r w:rsidRPr="009974B9">
          <w:rPr>
            <w:rFonts w:ascii="Menlo" w:eastAsia="Times New Roman" w:hAnsi="Menlo" w:cs="Menlo"/>
            <w:b/>
            <w:bCs/>
            <w:color w:val="008080"/>
            <w:sz w:val="20"/>
            <w:szCs w:val="20"/>
            <w:lang w:eastAsia="ru-RU"/>
          </w:rPr>
          <w:t>Офтальмолог</w:t>
        </w:r>
        <w:r w:rsidRPr="009974B9">
          <w:rPr>
            <w:rFonts w:ascii="Menlo" w:eastAsia="Times New Roman" w:hAnsi="Menlo" w:cs="Menlo"/>
            <w:b/>
            <w:bCs/>
            <w:color w:val="008080"/>
            <w:sz w:val="20"/>
            <w:szCs w:val="20"/>
            <w:lang w:val="en-US" w:eastAsia="ru-RU"/>
            <w:rPrChange w:id="2596" w:author="Юлия Новокшанова" w:date="2020-02-23T22:11:00Z">
              <w:rPr>
                <w:rFonts w:ascii="Menlo" w:eastAsia="Times New Roman" w:hAnsi="Menlo" w:cs="Menlo"/>
                <w:b/>
                <w:bCs/>
                <w:color w:val="008080"/>
                <w:sz w:val="20"/>
                <w:szCs w:val="20"/>
                <w:lang w:eastAsia="ru-RU"/>
              </w:rPr>
            </w:rPrChange>
          </w:rPr>
          <w:t>'</w:t>
        </w:r>
        <w:r w:rsidRPr="009974B9">
          <w:rPr>
            <w:rFonts w:ascii="Menlo" w:eastAsia="Times New Roman" w:hAnsi="Menlo" w:cs="Menlo"/>
            <w:b/>
            <w:bCs/>
            <w:color w:val="008080"/>
            <w:sz w:val="20"/>
            <w:szCs w:val="20"/>
            <w:lang w:val="en-US" w:eastAsia="ru-RU"/>
            <w:rPrChange w:id="2597" w:author="Юлия Новокшанова" w:date="2020-02-23T22:11:00Z">
              <w:rPr>
                <w:rFonts w:ascii="Menlo" w:eastAsia="Times New Roman" w:hAnsi="Menlo" w:cs="Menlo"/>
                <w:b/>
                <w:bCs/>
                <w:color w:val="008080"/>
                <w:sz w:val="20"/>
                <w:szCs w:val="20"/>
                <w:lang w:eastAsia="ru-RU"/>
              </w:rPr>
            </w:rPrChange>
          </w:rPr>
          <w:br/>
          <w:t xml:space="preserve">        doctor = '</w:t>
        </w:r>
        <w:r w:rsidRPr="009974B9">
          <w:rPr>
            <w:rFonts w:ascii="Menlo" w:eastAsia="Times New Roman" w:hAnsi="Menlo" w:cs="Menlo"/>
            <w:b/>
            <w:bCs/>
            <w:color w:val="008080"/>
            <w:sz w:val="20"/>
            <w:szCs w:val="20"/>
            <w:lang w:eastAsia="ru-RU"/>
          </w:rPr>
          <w:t>Иванов</w:t>
        </w:r>
        <w:r w:rsidRPr="009974B9">
          <w:rPr>
            <w:rFonts w:ascii="Menlo" w:eastAsia="Times New Roman" w:hAnsi="Menlo" w:cs="Menlo"/>
            <w:b/>
            <w:bCs/>
            <w:color w:val="008080"/>
            <w:sz w:val="20"/>
            <w:szCs w:val="20"/>
            <w:lang w:val="en-US" w:eastAsia="ru-RU"/>
            <w:rPrChange w:id="2598" w:author="Юлия Новокшанова" w:date="2020-02-23T22:11:00Z">
              <w:rPr>
                <w:rFonts w:ascii="Menlo" w:eastAsia="Times New Roman" w:hAnsi="Menlo" w:cs="Menlo"/>
                <w:b/>
                <w:bCs/>
                <w:color w:val="008080"/>
                <w:sz w:val="20"/>
                <w:szCs w:val="20"/>
                <w:lang w:eastAsia="ru-RU"/>
              </w:rPr>
            </w:rPrChange>
          </w:rPr>
          <w:t xml:space="preserve"> </w:t>
        </w:r>
        <w:r w:rsidRPr="009974B9">
          <w:rPr>
            <w:rFonts w:ascii="Menlo" w:eastAsia="Times New Roman" w:hAnsi="Menlo" w:cs="Menlo"/>
            <w:b/>
            <w:bCs/>
            <w:color w:val="008080"/>
            <w:sz w:val="20"/>
            <w:szCs w:val="20"/>
            <w:lang w:eastAsia="ru-RU"/>
          </w:rPr>
          <w:t>И</w:t>
        </w:r>
        <w:r w:rsidRPr="009974B9">
          <w:rPr>
            <w:rFonts w:ascii="Menlo" w:eastAsia="Times New Roman" w:hAnsi="Menlo" w:cs="Menlo"/>
            <w:b/>
            <w:bCs/>
            <w:color w:val="008080"/>
            <w:sz w:val="20"/>
            <w:szCs w:val="20"/>
            <w:lang w:val="en-US" w:eastAsia="ru-RU"/>
            <w:rPrChange w:id="2599" w:author="Юлия Новокшанова" w:date="2020-02-23T22:11:00Z">
              <w:rPr>
                <w:rFonts w:ascii="Menlo" w:eastAsia="Times New Roman" w:hAnsi="Menlo" w:cs="Menlo"/>
                <w:b/>
                <w:bCs/>
                <w:color w:val="008080"/>
                <w:sz w:val="20"/>
                <w:szCs w:val="20"/>
                <w:lang w:eastAsia="ru-RU"/>
              </w:rPr>
            </w:rPrChange>
          </w:rPr>
          <w:t>.</w:t>
        </w:r>
        <w:r w:rsidRPr="009974B9">
          <w:rPr>
            <w:rFonts w:ascii="Menlo" w:eastAsia="Times New Roman" w:hAnsi="Menlo" w:cs="Menlo"/>
            <w:b/>
            <w:bCs/>
            <w:color w:val="008080"/>
            <w:sz w:val="20"/>
            <w:szCs w:val="20"/>
            <w:lang w:eastAsia="ru-RU"/>
          </w:rPr>
          <w:t>И</w:t>
        </w:r>
        <w:r w:rsidRPr="009974B9">
          <w:rPr>
            <w:rFonts w:ascii="Menlo" w:eastAsia="Times New Roman" w:hAnsi="Menlo" w:cs="Menlo"/>
            <w:b/>
            <w:bCs/>
            <w:color w:val="008080"/>
            <w:sz w:val="20"/>
            <w:szCs w:val="20"/>
            <w:lang w:val="en-US" w:eastAsia="ru-RU"/>
            <w:rPrChange w:id="2600" w:author="Юлия Новокшанова" w:date="2020-02-23T22:11:00Z">
              <w:rPr>
                <w:rFonts w:ascii="Menlo" w:eastAsia="Times New Roman" w:hAnsi="Menlo" w:cs="Menlo"/>
                <w:b/>
                <w:bCs/>
                <w:color w:val="008080"/>
                <w:sz w:val="20"/>
                <w:szCs w:val="20"/>
                <w:lang w:eastAsia="ru-RU"/>
              </w:rPr>
            </w:rPrChange>
          </w:rPr>
          <w:t>.'</w:t>
        </w:r>
        <w:r w:rsidRPr="009974B9">
          <w:rPr>
            <w:rFonts w:ascii="Menlo" w:eastAsia="Times New Roman" w:hAnsi="Menlo" w:cs="Menlo"/>
            <w:b/>
            <w:bCs/>
            <w:color w:val="008080"/>
            <w:sz w:val="20"/>
            <w:szCs w:val="20"/>
            <w:lang w:val="en-US" w:eastAsia="ru-RU"/>
            <w:rPrChange w:id="2601" w:author="Юлия Новокшанова" w:date="2020-02-23T22:11:00Z">
              <w:rPr>
                <w:rFonts w:ascii="Menlo" w:eastAsia="Times New Roman" w:hAnsi="Menlo" w:cs="Menlo"/>
                <w:b/>
                <w:bCs/>
                <w:color w:val="008080"/>
                <w:sz w:val="20"/>
                <w:szCs w:val="20"/>
                <w:lang w:eastAsia="ru-RU"/>
              </w:rPr>
            </w:rPrChange>
          </w:rPr>
          <w:br/>
          <w:t xml:space="preserve">        data1 = '2020-02-12'</w:t>
        </w:r>
        <w:r w:rsidRPr="009974B9">
          <w:rPr>
            <w:rFonts w:ascii="Menlo" w:eastAsia="Times New Roman" w:hAnsi="Menlo" w:cs="Menlo"/>
            <w:b/>
            <w:bCs/>
            <w:color w:val="008080"/>
            <w:sz w:val="20"/>
            <w:szCs w:val="20"/>
            <w:lang w:val="en-US" w:eastAsia="ru-RU"/>
            <w:rPrChange w:id="2602" w:author="Юлия Новокшанова" w:date="2020-02-23T22:11:00Z">
              <w:rPr>
                <w:rFonts w:ascii="Menlo" w:eastAsia="Times New Roman" w:hAnsi="Menlo" w:cs="Menlo"/>
                <w:b/>
                <w:bCs/>
                <w:color w:val="008080"/>
                <w:sz w:val="20"/>
                <w:szCs w:val="20"/>
                <w:lang w:eastAsia="ru-RU"/>
              </w:rPr>
            </w:rPrChange>
          </w:rPr>
          <w:br/>
          <w:t xml:space="preserve">        data2 = '2020-02-15'</w:t>
        </w:r>
        <w:r w:rsidRPr="009974B9">
          <w:rPr>
            <w:rFonts w:ascii="Menlo" w:eastAsia="Times New Roman" w:hAnsi="Menlo" w:cs="Menlo"/>
            <w:b/>
            <w:bCs/>
            <w:color w:val="008080"/>
            <w:sz w:val="20"/>
            <w:szCs w:val="20"/>
            <w:lang w:val="en-US" w:eastAsia="ru-RU"/>
            <w:rPrChange w:id="2603" w:author="Юлия Новокшанова" w:date="2020-02-23T22:11:00Z">
              <w:rPr>
                <w:rFonts w:ascii="Menlo" w:eastAsia="Times New Roman" w:hAnsi="Menlo" w:cs="Menlo"/>
                <w:b/>
                <w:bCs/>
                <w:color w:val="008080"/>
                <w:sz w:val="20"/>
                <w:szCs w:val="20"/>
                <w:lang w:eastAsia="ru-RU"/>
              </w:rPr>
            </w:rPrChange>
          </w:rPr>
          <w:br/>
          <w:t xml:space="preserve">        time1 = '10:00'</w:t>
        </w:r>
        <w:r w:rsidRPr="009974B9">
          <w:rPr>
            <w:rFonts w:ascii="Menlo" w:eastAsia="Times New Roman" w:hAnsi="Menlo" w:cs="Menlo"/>
            <w:b/>
            <w:bCs/>
            <w:color w:val="008080"/>
            <w:sz w:val="20"/>
            <w:szCs w:val="20"/>
            <w:lang w:val="en-US" w:eastAsia="ru-RU"/>
            <w:rPrChange w:id="2604" w:author="Юлия Новокшанова" w:date="2020-02-23T22:11:00Z">
              <w:rPr>
                <w:rFonts w:ascii="Menlo" w:eastAsia="Times New Roman" w:hAnsi="Menlo" w:cs="Menlo"/>
                <w:b/>
                <w:bCs/>
                <w:color w:val="008080"/>
                <w:sz w:val="20"/>
                <w:szCs w:val="20"/>
                <w:lang w:eastAsia="ru-RU"/>
              </w:rPr>
            </w:rPrChange>
          </w:rPr>
          <w:br/>
          <w:t xml:space="preserve">        time2 = '17:00' </w:t>
        </w:r>
        <w:r w:rsidRPr="009974B9">
          <w:rPr>
            <w:rFonts w:ascii="Menlo" w:eastAsia="Times New Roman" w:hAnsi="Menlo" w:cs="Menlo"/>
            <w:b/>
            <w:bCs/>
            <w:color w:val="008080"/>
            <w:sz w:val="20"/>
            <w:szCs w:val="20"/>
            <w:lang w:val="en-US" w:eastAsia="ru-RU"/>
            <w:rPrChange w:id="2605" w:author="Юлия Новокшанова" w:date="2020-02-23T22:11:00Z">
              <w:rPr>
                <w:rFonts w:ascii="Menlo" w:eastAsia="Times New Roman" w:hAnsi="Menlo" w:cs="Menlo"/>
                <w:b/>
                <w:bCs/>
                <w:color w:val="008080"/>
                <w:sz w:val="20"/>
                <w:szCs w:val="20"/>
                <w:lang w:eastAsia="ru-RU"/>
              </w:rPr>
            </w:rPrChange>
          </w:rPr>
          <w:br/>
          <w:t xml:space="preserve">        '''</w:t>
        </w:r>
        <w:r w:rsidRPr="009974B9">
          <w:rPr>
            <w:rFonts w:ascii="Menlo" w:eastAsia="Times New Roman" w:hAnsi="Menlo" w:cs="Menlo"/>
            <w:b/>
            <w:bCs/>
            <w:color w:val="008080"/>
            <w:sz w:val="20"/>
            <w:szCs w:val="20"/>
            <w:lang w:val="en-US" w:eastAsia="ru-RU"/>
            <w:rPrChange w:id="2606" w:author="Юлия Новокшанова" w:date="2020-02-23T22:11:00Z">
              <w:rPr>
                <w:rFonts w:ascii="Menlo" w:eastAsia="Times New Roman" w:hAnsi="Menlo" w:cs="Menlo"/>
                <w:b/>
                <w:bCs/>
                <w:color w:val="008080"/>
                <w:sz w:val="20"/>
                <w:szCs w:val="20"/>
                <w:lang w:eastAsia="ru-RU"/>
              </w:rPr>
            </w:rPrChange>
          </w:rPr>
          <w:br/>
          <w:t xml:space="preserve">        </w:t>
        </w:r>
        <w:r w:rsidRPr="009974B9">
          <w:rPr>
            <w:rFonts w:ascii="Menlo" w:eastAsia="Times New Roman" w:hAnsi="Menlo" w:cs="Menlo"/>
            <w:color w:val="000080"/>
            <w:sz w:val="20"/>
            <w:szCs w:val="20"/>
            <w:lang w:val="en-US" w:eastAsia="ru-RU"/>
            <w:rPrChange w:id="2607" w:author="Юлия Новокшанова" w:date="2020-02-23T22:11:00Z">
              <w:rPr>
                <w:rFonts w:ascii="Menlo" w:eastAsia="Times New Roman" w:hAnsi="Menlo" w:cs="Menlo"/>
                <w:color w:val="000080"/>
                <w:sz w:val="20"/>
                <w:szCs w:val="20"/>
                <w:lang w:eastAsia="ru-RU"/>
              </w:rPr>
            </w:rPrChange>
          </w:rPr>
          <w:t>print</w:t>
        </w:r>
        <w:r w:rsidRPr="009974B9">
          <w:rPr>
            <w:rFonts w:ascii="Menlo" w:eastAsia="Times New Roman" w:hAnsi="Menlo" w:cs="Menlo"/>
            <w:color w:val="000000"/>
            <w:sz w:val="20"/>
            <w:szCs w:val="20"/>
            <w:lang w:val="en-US" w:eastAsia="ru-RU"/>
            <w:rPrChange w:id="2608" w:author="Юлия Новокшанова" w:date="2020-02-23T22:11:00Z">
              <w:rPr>
                <w:rFonts w:ascii="Menlo" w:eastAsia="Times New Roman" w:hAnsi="Menlo" w:cs="Menlo"/>
                <w:color w:val="000000"/>
                <w:sz w:val="20"/>
                <w:szCs w:val="20"/>
                <w:lang w:eastAsia="ru-RU"/>
              </w:rPr>
            </w:rPrChange>
          </w:rPr>
          <w:t>(user, email, phone_number, direction, doctor, data1, data2, time1, time2)</w:t>
        </w:r>
        <w:r w:rsidRPr="009974B9">
          <w:rPr>
            <w:rFonts w:ascii="Menlo" w:eastAsia="Times New Roman" w:hAnsi="Menlo" w:cs="Menlo"/>
            <w:color w:val="000000"/>
            <w:sz w:val="20"/>
            <w:szCs w:val="20"/>
            <w:lang w:val="en-US" w:eastAsia="ru-RU"/>
            <w:rPrChange w:id="2609" w:author="Юлия Новокшанова" w:date="2020-02-23T22:11:00Z">
              <w:rPr>
                <w:rFonts w:ascii="Menlo" w:eastAsia="Times New Roman" w:hAnsi="Menlo" w:cs="Menlo"/>
                <w:color w:val="000000"/>
                <w:sz w:val="20"/>
                <w:szCs w:val="20"/>
                <w:lang w:eastAsia="ru-RU"/>
              </w:rPr>
            </w:rPrChange>
          </w:rPr>
          <w:br/>
          <w:t xml:space="preserve">        Thread(</w:t>
        </w:r>
        <w:r w:rsidRPr="009974B9">
          <w:rPr>
            <w:rFonts w:ascii="Menlo" w:eastAsia="Times New Roman" w:hAnsi="Menlo" w:cs="Menlo"/>
            <w:color w:val="660099"/>
            <w:sz w:val="20"/>
            <w:szCs w:val="20"/>
            <w:lang w:val="en-US" w:eastAsia="ru-RU"/>
            <w:rPrChange w:id="2610" w:author="Юлия Новокшанова" w:date="2020-02-23T22:11:00Z">
              <w:rPr>
                <w:rFonts w:ascii="Menlo" w:eastAsia="Times New Roman" w:hAnsi="Menlo" w:cs="Menlo"/>
                <w:color w:val="660099"/>
                <w:sz w:val="20"/>
                <w:szCs w:val="20"/>
                <w:lang w:eastAsia="ru-RU"/>
              </w:rPr>
            </w:rPrChange>
          </w:rPr>
          <w:t>target</w:t>
        </w:r>
        <w:r w:rsidRPr="009974B9">
          <w:rPr>
            <w:rFonts w:ascii="Menlo" w:eastAsia="Times New Roman" w:hAnsi="Menlo" w:cs="Menlo"/>
            <w:color w:val="000000"/>
            <w:sz w:val="20"/>
            <w:szCs w:val="20"/>
            <w:lang w:val="en-US" w:eastAsia="ru-RU"/>
            <w:rPrChange w:id="2611" w:author="Юлия Новокшанова" w:date="2020-02-23T22:11:00Z">
              <w:rPr>
                <w:rFonts w:ascii="Menlo" w:eastAsia="Times New Roman" w:hAnsi="Menlo" w:cs="Menlo"/>
                <w:color w:val="000000"/>
                <w:sz w:val="20"/>
                <w:szCs w:val="20"/>
                <w:lang w:eastAsia="ru-RU"/>
              </w:rPr>
            </w:rPrChange>
          </w:rPr>
          <w:t xml:space="preserve">=take_zapis, </w:t>
        </w:r>
        <w:r w:rsidRPr="009974B9">
          <w:rPr>
            <w:rFonts w:ascii="Menlo" w:eastAsia="Times New Roman" w:hAnsi="Menlo" w:cs="Menlo"/>
            <w:color w:val="660099"/>
            <w:sz w:val="20"/>
            <w:szCs w:val="20"/>
            <w:lang w:val="en-US" w:eastAsia="ru-RU"/>
            <w:rPrChange w:id="2612" w:author="Юлия Новокшанова" w:date="2020-02-23T22:11:00Z">
              <w:rPr>
                <w:rFonts w:ascii="Menlo" w:eastAsia="Times New Roman" w:hAnsi="Menlo" w:cs="Menlo"/>
                <w:color w:val="660099"/>
                <w:sz w:val="20"/>
                <w:szCs w:val="20"/>
                <w:lang w:eastAsia="ru-RU"/>
              </w:rPr>
            </w:rPrChange>
          </w:rPr>
          <w:t>args</w:t>
        </w:r>
        <w:r w:rsidRPr="009974B9">
          <w:rPr>
            <w:rFonts w:ascii="Menlo" w:eastAsia="Times New Roman" w:hAnsi="Menlo" w:cs="Menlo"/>
            <w:color w:val="000000"/>
            <w:sz w:val="20"/>
            <w:szCs w:val="20"/>
            <w:lang w:val="en-US" w:eastAsia="ru-RU"/>
            <w:rPrChange w:id="2613" w:author="Юлия Новокшанова" w:date="2020-02-23T22:11:00Z">
              <w:rPr>
                <w:rFonts w:ascii="Menlo" w:eastAsia="Times New Roman" w:hAnsi="Menlo" w:cs="Menlo"/>
                <w:color w:val="000000"/>
                <w:sz w:val="20"/>
                <w:szCs w:val="20"/>
                <w:lang w:eastAsia="ru-RU"/>
              </w:rPr>
            </w:rPrChange>
          </w:rPr>
          <w:t>=(user, email, phone_number, direction, doctor, data1, data2, time1, time2)).start()</w:t>
        </w:r>
        <w:r w:rsidRPr="009974B9">
          <w:rPr>
            <w:rFonts w:ascii="Menlo" w:eastAsia="Times New Roman" w:hAnsi="Menlo" w:cs="Menlo"/>
            <w:color w:val="000000"/>
            <w:sz w:val="20"/>
            <w:szCs w:val="20"/>
            <w:lang w:val="en-US" w:eastAsia="ru-RU"/>
            <w:rPrChange w:id="2614" w:author="Юлия Новокшанова" w:date="2020-02-23T22:11: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615" w:author="Юлия Новокшанова" w:date="2020-02-23T22:11: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616" w:author="Юлия Новокшанова" w:date="2020-02-23T22:11:00Z">
              <w:rPr>
                <w:rFonts w:ascii="Menlo" w:eastAsia="Times New Roman" w:hAnsi="Menlo" w:cs="Menlo"/>
                <w:b/>
                <w:bCs/>
                <w:color w:val="000080"/>
                <w:sz w:val="20"/>
                <w:szCs w:val="20"/>
                <w:lang w:eastAsia="ru-RU"/>
              </w:rPr>
            </w:rPrChange>
          </w:rPr>
          <w:t xml:space="preserve">return </w:t>
        </w:r>
        <w:r w:rsidRPr="009974B9">
          <w:rPr>
            <w:rFonts w:ascii="Menlo" w:eastAsia="Times New Roman" w:hAnsi="Menlo" w:cs="Menlo"/>
            <w:color w:val="000000"/>
            <w:sz w:val="20"/>
            <w:szCs w:val="20"/>
            <w:lang w:val="en-US" w:eastAsia="ru-RU"/>
            <w:rPrChange w:id="2617" w:author="Юлия Новокшанова" w:date="2020-02-23T22:11:00Z">
              <w:rPr>
                <w:rFonts w:ascii="Menlo" w:eastAsia="Times New Roman" w:hAnsi="Menlo" w:cs="Menlo"/>
                <w:color w:val="000000"/>
                <w:sz w:val="20"/>
                <w:szCs w:val="20"/>
                <w:lang w:eastAsia="ru-RU"/>
              </w:rPr>
            </w:rPrChange>
          </w:rPr>
          <w:t>render_template(</w:t>
        </w:r>
        <w:r w:rsidRPr="009974B9">
          <w:rPr>
            <w:rFonts w:ascii="Menlo" w:eastAsia="Times New Roman" w:hAnsi="Menlo" w:cs="Menlo"/>
            <w:b/>
            <w:bCs/>
            <w:color w:val="008080"/>
            <w:sz w:val="20"/>
            <w:szCs w:val="20"/>
            <w:lang w:val="en-US" w:eastAsia="ru-RU"/>
            <w:rPrChange w:id="2618" w:author="Юлия Новокшанова" w:date="2020-02-23T22:11:00Z">
              <w:rPr>
                <w:rFonts w:ascii="Menlo" w:eastAsia="Times New Roman" w:hAnsi="Menlo" w:cs="Menlo"/>
                <w:b/>
                <w:bCs/>
                <w:color w:val="008080"/>
                <w:sz w:val="20"/>
                <w:szCs w:val="20"/>
                <w:lang w:eastAsia="ru-RU"/>
              </w:rPr>
            </w:rPrChange>
          </w:rPr>
          <w:t>'login.html'</w:t>
        </w:r>
        <w:r w:rsidRPr="009974B9">
          <w:rPr>
            <w:rFonts w:ascii="Menlo" w:eastAsia="Times New Roman" w:hAnsi="Menlo" w:cs="Menlo"/>
            <w:color w:val="000000"/>
            <w:sz w:val="20"/>
            <w:szCs w:val="20"/>
            <w:lang w:val="en-US" w:eastAsia="ru-RU"/>
            <w:rPrChange w:id="2619" w:author="Юлия Новокшанова" w:date="2020-02-23T22:11: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620" w:author="Юлия Новокшанова" w:date="2020-02-23T22:11: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621" w:author="Юлия Новокшанова" w:date="2020-02-23T22:11: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622" w:author="Юлия Новокшанова" w:date="2020-02-23T22:11:00Z">
              <w:rPr>
                <w:rFonts w:ascii="Menlo" w:eastAsia="Times New Roman" w:hAnsi="Menlo" w:cs="Menlo"/>
                <w:color w:val="000000"/>
                <w:sz w:val="20"/>
                <w:szCs w:val="20"/>
                <w:lang w:eastAsia="ru-RU"/>
              </w:rPr>
            </w:rPrChange>
          </w:rPr>
          <w:br/>
        </w:r>
        <w:r w:rsidRPr="009974B9">
          <w:rPr>
            <w:rFonts w:ascii="Menlo" w:eastAsia="Times New Roman" w:hAnsi="Menlo" w:cs="Menlo"/>
            <w:i/>
            <w:iCs/>
            <w:color w:val="808080"/>
            <w:sz w:val="20"/>
            <w:szCs w:val="20"/>
            <w:lang w:val="en-US" w:eastAsia="ru-RU"/>
            <w:rPrChange w:id="2623" w:author="Юлия Новокшанова" w:date="2020-02-23T22:11:00Z">
              <w:rPr>
                <w:rFonts w:ascii="Menlo" w:eastAsia="Times New Roman" w:hAnsi="Menlo" w:cs="Menlo"/>
                <w:i/>
                <w:iCs/>
                <w:color w:val="808080"/>
                <w:sz w:val="20"/>
                <w:szCs w:val="20"/>
                <w:lang w:eastAsia="ru-RU"/>
              </w:rPr>
            </w:rPrChange>
          </w:rPr>
          <w:lastRenderedPageBreak/>
          <w:t># ...</w:t>
        </w:r>
        <w:r w:rsidRPr="009974B9">
          <w:rPr>
            <w:rFonts w:ascii="Menlo" w:eastAsia="Times New Roman" w:hAnsi="Menlo" w:cs="Menlo"/>
            <w:i/>
            <w:iCs/>
            <w:color w:val="808080"/>
            <w:sz w:val="20"/>
            <w:szCs w:val="20"/>
            <w:lang w:val="en-US" w:eastAsia="ru-RU"/>
            <w:rPrChange w:id="2624" w:author="Юлия Новокшанова" w:date="2020-02-23T22:11:00Z">
              <w:rPr>
                <w:rFonts w:ascii="Menlo" w:eastAsia="Times New Roman" w:hAnsi="Menlo" w:cs="Menlo"/>
                <w:i/>
                <w:iCs/>
                <w:color w:val="808080"/>
                <w:sz w:val="20"/>
                <w:szCs w:val="20"/>
                <w:lang w:eastAsia="ru-RU"/>
              </w:rPr>
            </w:rPrChange>
          </w:rPr>
          <w:br/>
        </w:r>
        <w:r w:rsidRPr="009974B9">
          <w:rPr>
            <w:rFonts w:ascii="Menlo" w:eastAsia="Times New Roman" w:hAnsi="Menlo" w:cs="Menlo"/>
            <w:i/>
            <w:iCs/>
            <w:color w:val="808080"/>
            <w:sz w:val="20"/>
            <w:szCs w:val="20"/>
            <w:lang w:val="en-US" w:eastAsia="ru-RU"/>
            <w:rPrChange w:id="2625" w:author="Юлия Новокшанова" w:date="2020-02-23T22:11:00Z">
              <w:rPr>
                <w:rFonts w:ascii="Menlo" w:eastAsia="Times New Roman" w:hAnsi="Menlo" w:cs="Menlo"/>
                <w:i/>
                <w:iCs/>
                <w:color w:val="808080"/>
                <w:sz w:val="20"/>
                <w:szCs w:val="20"/>
                <w:lang w:eastAsia="ru-RU"/>
              </w:rPr>
            </w:rPrChange>
          </w:rPr>
          <w:br/>
        </w:r>
        <w:r w:rsidRPr="009974B9">
          <w:rPr>
            <w:rFonts w:ascii="Menlo" w:eastAsia="Times New Roman" w:hAnsi="Menlo" w:cs="Menlo"/>
            <w:b/>
            <w:bCs/>
            <w:color w:val="000080"/>
            <w:sz w:val="20"/>
            <w:szCs w:val="20"/>
            <w:lang w:val="en-US" w:eastAsia="ru-RU"/>
            <w:rPrChange w:id="2626" w:author="Юлия Новокшанова" w:date="2020-02-23T22:11:00Z">
              <w:rPr>
                <w:rFonts w:ascii="Menlo" w:eastAsia="Times New Roman" w:hAnsi="Menlo" w:cs="Menlo"/>
                <w:b/>
                <w:bCs/>
                <w:color w:val="000080"/>
                <w:sz w:val="20"/>
                <w:szCs w:val="20"/>
                <w:lang w:eastAsia="ru-RU"/>
              </w:rPr>
            </w:rPrChange>
          </w:rPr>
          <w:t xml:space="preserve">if </w:t>
        </w:r>
        <w:r w:rsidRPr="009974B9">
          <w:rPr>
            <w:rFonts w:ascii="Menlo" w:eastAsia="Times New Roman" w:hAnsi="Menlo" w:cs="Menlo"/>
            <w:color w:val="000000"/>
            <w:sz w:val="20"/>
            <w:szCs w:val="20"/>
            <w:lang w:val="en-US" w:eastAsia="ru-RU"/>
            <w:rPrChange w:id="2627" w:author="Юлия Новокшанова" w:date="2020-02-23T22:11:00Z">
              <w:rPr>
                <w:rFonts w:ascii="Menlo" w:eastAsia="Times New Roman" w:hAnsi="Menlo" w:cs="Menlo"/>
                <w:color w:val="000000"/>
                <w:sz w:val="20"/>
                <w:szCs w:val="20"/>
                <w:lang w:eastAsia="ru-RU"/>
              </w:rPr>
            </w:rPrChange>
          </w:rPr>
          <w:t xml:space="preserve">__name__ == </w:t>
        </w:r>
        <w:r w:rsidRPr="009974B9">
          <w:rPr>
            <w:rFonts w:ascii="Menlo" w:eastAsia="Times New Roman" w:hAnsi="Menlo" w:cs="Menlo"/>
            <w:b/>
            <w:bCs/>
            <w:color w:val="008080"/>
            <w:sz w:val="20"/>
            <w:szCs w:val="20"/>
            <w:lang w:val="en-US" w:eastAsia="ru-RU"/>
            <w:rPrChange w:id="2628" w:author="Юлия Новокшанова" w:date="2020-02-23T22:11:00Z">
              <w:rPr>
                <w:rFonts w:ascii="Menlo" w:eastAsia="Times New Roman" w:hAnsi="Menlo" w:cs="Menlo"/>
                <w:b/>
                <w:bCs/>
                <w:color w:val="008080"/>
                <w:sz w:val="20"/>
                <w:szCs w:val="20"/>
                <w:lang w:eastAsia="ru-RU"/>
              </w:rPr>
            </w:rPrChange>
          </w:rPr>
          <w:t>"__main__"</w:t>
        </w:r>
        <w:r w:rsidRPr="009974B9">
          <w:rPr>
            <w:rFonts w:ascii="Menlo" w:eastAsia="Times New Roman" w:hAnsi="Menlo" w:cs="Menlo"/>
            <w:color w:val="000000"/>
            <w:sz w:val="20"/>
            <w:szCs w:val="20"/>
            <w:lang w:val="en-US" w:eastAsia="ru-RU"/>
            <w:rPrChange w:id="2629" w:author="Юлия Новокшанова" w:date="2020-02-23T22:11: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630" w:author="Юлия Новокшанова" w:date="2020-02-23T22:11:00Z">
              <w:rPr>
                <w:rFonts w:ascii="Menlo" w:eastAsia="Times New Roman" w:hAnsi="Menlo" w:cs="Menlo"/>
                <w:color w:val="000000"/>
                <w:sz w:val="20"/>
                <w:szCs w:val="20"/>
                <w:lang w:eastAsia="ru-RU"/>
              </w:rPr>
            </w:rPrChange>
          </w:rPr>
          <w:br/>
          <w:t xml:space="preserve">    app.run(</w:t>
        </w:r>
        <w:r w:rsidRPr="009974B9">
          <w:rPr>
            <w:rFonts w:ascii="Menlo" w:eastAsia="Times New Roman" w:hAnsi="Menlo" w:cs="Menlo"/>
            <w:color w:val="660099"/>
            <w:sz w:val="20"/>
            <w:szCs w:val="20"/>
            <w:lang w:val="en-US" w:eastAsia="ru-RU"/>
            <w:rPrChange w:id="2631" w:author="Юлия Новокшанова" w:date="2020-02-23T22:11:00Z">
              <w:rPr>
                <w:rFonts w:ascii="Menlo" w:eastAsia="Times New Roman" w:hAnsi="Menlo" w:cs="Menlo"/>
                <w:color w:val="660099"/>
                <w:sz w:val="20"/>
                <w:szCs w:val="20"/>
                <w:lang w:eastAsia="ru-RU"/>
              </w:rPr>
            </w:rPrChange>
          </w:rPr>
          <w:t>host</w:t>
        </w:r>
        <w:r w:rsidRPr="009974B9">
          <w:rPr>
            <w:rFonts w:ascii="Menlo" w:eastAsia="Times New Roman" w:hAnsi="Menlo" w:cs="Menlo"/>
            <w:color w:val="000000"/>
            <w:sz w:val="20"/>
            <w:szCs w:val="20"/>
            <w:lang w:val="en-US" w:eastAsia="ru-RU"/>
            <w:rPrChange w:id="2632" w:author="Юлия Новокшанова" w:date="2020-02-23T22:11:00Z">
              <w:rPr>
                <w:rFonts w:ascii="Menlo" w:eastAsia="Times New Roman" w:hAnsi="Menlo" w:cs="Menlo"/>
                <w:color w:val="000000"/>
                <w:sz w:val="20"/>
                <w:szCs w:val="20"/>
                <w:lang w:eastAsia="ru-RU"/>
              </w:rPr>
            </w:rPrChange>
          </w:rPr>
          <w:t>=</w:t>
        </w:r>
        <w:r w:rsidRPr="009974B9">
          <w:rPr>
            <w:rFonts w:ascii="Menlo" w:eastAsia="Times New Roman" w:hAnsi="Menlo" w:cs="Menlo"/>
            <w:b/>
            <w:bCs/>
            <w:color w:val="008080"/>
            <w:sz w:val="20"/>
            <w:szCs w:val="20"/>
            <w:lang w:val="en-US" w:eastAsia="ru-RU"/>
            <w:rPrChange w:id="2633" w:author="Юлия Новокшанова" w:date="2020-02-23T22:11:00Z">
              <w:rPr>
                <w:rFonts w:ascii="Menlo" w:eastAsia="Times New Roman" w:hAnsi="Menlo" w:cs="Menlo"/>
                <w:b/>
                <w:bCs/>
                <w:color w:val="008080"/>
                <w:sz w:val="20"/>
                <w:szCs w:val="20"/>
                <w:lang w:eastAsia="ru-RU"/>
              </w:rPr>
            </w:rPrChange>
          </w:rPr>
          <w:t>'0.0.0.0'</w:t>
        </w:r>
        <w:r w:rsidRPr="009974B9">
          <w:rPr>
            <w:rFonts w:ascii="Menlo" w:eastAsia="Times New Roman" w:hAnsi="Menlo" w:cs="Menlo"/>
            <w:color w:val="000000"/>
            <w:sz w:val="20"/>
            <w:szCs w:val="20"/>
            <w:lang w:val="en-US" w:eastAsia="ru-RU"/>
            <w:rPrChange w:id="2634" w:author="Юлия Новокшанова" w:date="2020-02-23T22:11:00Z">
              <w:rPr>
                <w:rFonts w:ascii="Menlo" w:eastAsia="Times New Roman" w:hAnsi="Menlo" w:cs="Menlo"/>
                <w:color w:val="000000"/>
                <w:sz w:val="20"/>
                <w:szCs w:val="20"/>
                <w:lang w:eastAsia="ru-RU"/>
              </w:rPr>
            </w:rPrChange>
          </w:rPr>
          <w:t xml:space="preserve">, </w:t>
        </w:r>
        <w:r w:rsidRPr="009974B9">
          <w:rPr>
            <w:rFonts w:ascii="Menlo" w:eastAsia="Times New Roman" w:hAnsi="Menlo" w:cs="Menlo"/>
            <w:color w:val="660099"/>
            <w:sz w:val="20"/>
            <w:szCs w:val="20"/>
            <w:lang w:val="en-US" w:eastAsia="ru-RU"/>
            <w:rPrChange w:id="2635" w:author="Юлия Новокшанова" w:date="2020-02-23T22:11:00Z">
              <w:rPr>
                <w:rFonts w:ascii="Menlo" w:eastAsia="Times New Roman" w:hAnsi="Menlo" w:cs="Menlo"/>
                <w:color w:val="660099"/>
                <w:sz w:val="20"/>
                <w:szCs w:val="20"/>
                <w:lang w:eastAsia="ru-RU"/>
              </w:rPr>
            </w:rPrChange>
          </w:rPr>
          <w:t>port</w:t>
        </w:r>
        <w:r w:rsidRPr="009974B9">
          <w:rPr>
            <w:rFonts w:ascii="Menlo" w:eastAsia="Times New Roman" w:hAnsi="Menlo" w:cs="Menlo"/>
            <w:color w:val="000000"/>
            <w:sz w:val="20"/>
            <w:szCs w:val="20"/>
            <w:lang w:val="en-US" w:eastAsia="ru-RU"/>
            <w:rPrChange w:id="2636" w:author="Юлия Новокшанова" w:date="2020-02-23T22:11:00Z">
              <w:rPr>
                <w:rFonts w:ascii="Menlo" w:eastAsia="Times New Roman" w:hAnsi="Menlo" w:cs="Menlo"/>
                <w:color w:val="000000"/>
                <w:sz w:val="20"/>
                <w:szCs w:val="20"/>
                <w:lang w:eastAsia="ru-RU"/>
              </w:rPr>
            </w:rPrChange>
          </w:rPr>
          <w:t>=</w:t>
        </w:r>
        <w:r w:rsidRPr="009974B9">
          <w:rPr>
            <w:rFonts w:ascii="Menlo" w:eastAsia="Times New Roman" w:hAnsi="Menlo" w:cs="Menlo"/>
            <w:color w:val="0000FF"/>
            <w:sz w:val="20"/>
            <w:szCs w:val="20"/>
            <w:lang w:val="en-US" w:eastAsia="ru-RU"/>
            <w:rPrChange w:id="2637" w:author="Юлия Новокшанова" w:date="2020-02-23T22:11:00Z">
              <w:rPr>
                <w:rFonts w:ascii="Menlo" w:eastAsia="Times New Roman" w:hAnsi="Menlo" w:cs="Menlo"/>
                <w:color w:val="0000FF"/>
                <w:sz w:val="20"/>
                <w:szCs w:val="20"/>
                <w:lang w:eastAsia="ru-RU"/>
              </w:rPr>
            </w:rPrChange>
          </w:rPr>
          <w:t>4567</w:t>
        </w:r>
        <w:r w:rsidRPr="009974B9">
          <w:rPr>
            <w:rFonts w:ascii="Menlo" w:eastAsia="Times New Roman" w:hAnsi="Menlo" w:cs="Menlo"/>
            <w:color w:val="000000"/>
            <w:sz w:val="20"/>
            <w:szCs w:val="20"/>
            <w:lang w:val="en-US" w:eastAsia="ru-RU"/>
            <w:rPrChange w:id="2638" w:author="Юлия Новокшанова" w:date="2020-02-23T22:11:00Z">
              <w:rPr>
                <w:rFonts w:ascii="Menlo" w:eastAsia="Times New Roman" w:hAnsi="Menlo" w:cs="Menlo"/>
                <w:color w:val="000000"/>
                <w:sz w:val="20"/>
                <w:szCs w:val="20"/>
                <w:lang w:eastAsia="ru-RU"/>
              </w:rPr>
            </w:rPrChange>
          </w:rPr>
          <w:t>)</w:t>
        </w:r>
      </w:ins>
    </w:p>
    <w:p w14:paraId="6D071718" w14:textId="77777777" w:rsidR="009974B9" w:rsidRPr="009974B9" w:rsidRDefault="009974B9" w:rsidP="00997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2639" w:author="Юлия Новокшанова" w:date="2020-02-23T22:09:00Z"/>
          <w:rFonts w:ascii="Menlo" w:eastAsia="Times New Roman" w:hAnsi="Menlo" w:cs="Menlo"/>
          <w:color w:val="000000"/>
          <w:sz w:val="20"/>
          <w:szCs w:val="20"/>
          <w:lang w:val="en-US" w:eastAsia="ru-RU"/>
          <w:rPrChange w:id="2640" w:author="Юлия Новокшанова" w:date="2020-02-23T22:11:00Z">
            <w:rPr>
              <w:ins w:id="2641" w:author="Юлия Новокшанова" w:date="2020-02-23T22:09:00Z"/>
              <w:rFonts w:ascii="Menlo" w:eastAsia="Times New Roman" w:hAnsi="Menlo" w:cs="Menlo"/>
              <w:color w:val="000000"/>
              <w:sz w:val="20"/>
              <w:szCs w:val="20"/>
              <w:lang w:eastAsia="ru-RU"/>
            </w:rPr>
          </w:rPrChange>
        </w:rPr>
      </w:pPr>
    </w:p>
    <w:p w14:paraId="440DE383" w14:textId="77777777" w:rsidR="009974B9" w:rsidRPr="009974B9" w:rsidRDefault="009974B9" w:rsidP="008E77A2">
      <w:pPr>
        <w:spacing w:before="100" w:beforeAutospacing="1" w:after="100" w:afterAutospacing="1" w:line="360" w:lineRule="auto"/>
        <w:jc w:val="both"/>
        <w:rPr>
          <w:ins w:id="2642" w:author="Юлия Новокшанова" w:date="2020-02-23T22:11:00Z"/>
          <w:rFonts w:ascii="Times New Roman" w:eastAsia="Times New Roman" w:hAnsi="Times New Roman" w:cs="Times New Roman"/>
          <w:sz w:val="28"/>
          <w:szCs w:val="28"/>
          <w:lang w:val="en-US" w:eastAsia="ru-RU"/>
          <w:rPrChange w:id="2643" w:author="Юлия Новокшанова" w:date="2020-02-23T22:12:00Z">
            <w:rPr>
              <w:ins w:id="2644" w:author="Юлия Новокшанова" w:date="2020-02-23T22:11:00Z"/>
              <w:rFonts w:ascii="Times New Roman" w:eastAsia="Times New Roman" w:hAnsi="Times New Roman" w:cs="Times New Roman"/>
              <w:sz w:val="28"/>
              <w:szCs w:val="28"/>
              <w:lang w:eastAsia="ru-RU"/>
            </w:rPr>
          </w:rPrChange>
        </w:rPr>
      </w:pPr>
      <w:ins w:id="2645" w:author="Юлия Новокшанова" w:date="2020-02-23T22:11:00Z">
        <w:r>
          <w:rPr>
            <w:rFonts w:ascii="Times New Roman" w:eastAsia="Times New Roman" w:hAnsi="Times New Roman" w:cs="Times New Roman"/>
            <w:sz w:val="28"/>
            <w:szCs w:val="28"/>
            <w:lang w:eastAsia="ru-RU"/>
          </w:rPr>
          <w:t>Основная</w:t>
        </w:r>
        <w:r w:rsidRPr="009974B9">
          <w:rPr>
            <w:rFonts w:ascii="Times New Roman" w:eastAsia="Times New Roman" w:hAnsi="Times New Roman" w:cs="Times New Roman"/>
            <w:sz w:val="28"/>
            <w:szCs w:val="28"/>
            <w:lang w:val="en-US" w:eastAsia="ru-RU"/>
            <w:rPrChange w:id="2646" w:author="Юлия Новокшанова" w:date="2020-02-23T22:11:00Z">
              <w:rPr>
                <w:rFonts w:ascii="Times New Roman" w:eastAsia="Times New Roman" w:hAnsi="Times New Roman" w:cs="Times New Roman"/>
                <w:sz w:val="28"/>
                <w:szCs w:val="28"/>
                <w:lang w:eastAsia="ru-RU"/>
              </w:rPr>
            </w:rPrChange>
          </w:rPr>
          <w:t xml:space="preserve"> </w:t>
        </w:r>
        <w:r>
          <w:rPr>
            <w:rFonts w:ascii="Times New Roman" w:eastAsia="Times New Roman" w:hAnsi="Times New Roman" w:cs="Times New Roman"/>
            <w:sz w:val="28"/>
            <w:szCs w:val="28"/>
            <w:lang w:eastAsia="ru-RU"/>
          </w:rPr>
          <w:t>программа</w:t>
        </w:r>
        <w:r w:rsidRPr="009974B9">
          <w:rPr>
            <w:rFonts w:ascii="Times New Roman" w:eastAsia="Times New Roman" w:hAnsi="Times New Roman" w:cs="Times New Roman"/>
            <w:sz w:val="28"/>
            <w:szCs w:val="28"/>
            <w:lang w:val="en-US" w:eastAsia="ru-RU"/>
            <w:rPrChange w:id="2647" w:author="Юлия Новокшанова" w:date="2020-02-23T22:12:00Z">
              <w:rPr>
                <w:rFonts w:ascii="Times New Roman" w:eastAsia="Times New Roman" w:hAnsi="Times New Roman" w:cs="Times New Roman"/>
                <w:sz w:val="28"/>
                <w:szCs w:val="28"/>
                <w:lang w:eastAsia="ru-RU"/>
              </w:rPr>
            </w:rPrChange>
          </w:rPr>
          <w:t>:</w:t>
        </w:r>
      </w:ins>
    </w:p>
    <w:p w14:paraId="63DDF2BA" w14:textId="77777777" w:rsidR="009974B9" w:rsidRPr="009974B9" w:rsidRDefault="009974B9" w:rsidP="00997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2648" w:author="Юлия Новокшанова" w:date="2020-02-23T22:11:00Z"/>
          <w:rFonts w:ascii="Menlo" w:eastAsia="Times New Roman" w:hAnsi="Menlo" w:cs="Menlo"/>
          <w:color w:val="000000"/>
          <w:sz w:val="20"/>
          <w:szCs w:val="20"/>
          <w:lang w:val="en-US" w:eastAsia="ru-RU"/>
          <w:rPrChange w:id="2649" w:author="Юлия Новокшанова" w:date="2020-02-23T22:12:00Z">
            <w:rPr>
              <w:ins w:id="2650" w:author="Юлия Новокшанова" w:date="2020-02-23T22:11:00Z"/>
              <w:rFonts w:ascii="Menlo" w:eastAsia="Times New Roman" w:hAnsi="Menlo" w:cs="Menlo"/>
              <w:color w:val="000000"/>
              <w:sz w:val="20"/>
              <w:szCs w:val="20"/>
              <w:lang w:eastAsia="ru-RU"/>
            </w:rPr>
          </w:rPrChange>
        </w:rPr>
      </w:pPr>
      <w:ins w:id="2651" w:author="Юлия Новокшанова" w:date="2020-02-23T22:11:00Z">
        <w:r w:rsidRPr="009974B9">
          <w:rPr>
            <w:rFonts w:ascii="Menlo" w:eastAsia="Times New Roman" w:hAnsi="Menlo" w:cs="Menlo"/>
            <w:b/>
            <w:bCs/>
            <w:color w:val="000080"/>
            <w:sz w:val="20"/>
            <w:szCs w:val="20"/>
            <w:lang w:val="en-US" w:eastAsia="ru-RU"/>
            <w:rPrChange w:id="2652" w:author="Юлия Новокшанова" w:date="2020-02-23T22:12:00Z">
              <w:rPr>
                <w:rFonts w:ascii="Menlo" w:eastAsia="Times New Roman" w:hAnsi="Menlo" w:cs="Menlo"/>
                <w:b/>
                <w:bCs/>
                <w:color w:val="000080"/>
                <w:sz w:val="20"/>
                <w:szCs w:val="20"/>
                <w:lang w:eastAsia="ru-RU"/>
              </w:rPr>
            </w:rPrChange>
          </w:rPr>
          <w:t xml:space="preserve">from </w:t>
        </w:r>
        <w:r w:rsidRPr="009974B9">
          <w:rPr>
            <w:rFonts w:ascii="Menlo" w:eastAsia="Times New Roman" w:hAnsi="Menlo" w:cs="Menlo"/>
            <w:color w:val="000000"/>
            <w:sz w:val="20"/>
            <w:szCs w:val="20"/>
            <w:lang w:val="en-US" w:eastAsia="ru-RU"/>
            <w:rPrChange w:id="2653" w:author="Юлия Новокшанова" w:date="2020-02-23T22:12:00Z">
              <w:rPr>
                <w:rFonts w:ascii="Menlo" w:eastAsia="Times New Roman" w:hAnsi="Menlo" w:cs="Menlo"/>
                <w:color w:val="000000"/>
                <w:sz w:val="20"/>
                <w:szCs w:val="20"/>
                <w:lang w:eastAsia="ru-RU"/>
              </w:rPr>
            </w:rPrChange>
          </w:rPr>
          <w:t xml:space="preserve">selenium </w:t>
        </w:r>
        <w:r w:rsidRPr="009974B9">
          <w:rPr>
            <w:rFonts w:ascii="Menlo" w:eastAsia="Times New Roman" w:hAnsi="Menlo" w:cs="Menlo"/>
            <w:b/>
            <w:bCs/>
            <w:color w:val="000080"/>
            <w:sz w:val="20"/>
            <w:szCs w:val="20"/>
            <w:lang w:val="en-US" w:eastAsia="ru-RU"/>
            <w:rPrChange w:id="2654" w:author="Юлия Новокшанова" w:date="2020-02-23T22:12:00Z">
              <w:rPr>
                <w:rFonts w:ascii="Menlo" w:eastAsia="Times New Roman" w:hAnsi="Menlo" w:cs="Menlo"/>
                <w:b/>
                <w:bCs/>
                <w:color w:val="000080"/>
                <w:sz w:val="20"/>
                <w:szCs w:val="20"/>
                <w:lang w:eastAsia="ru-RU"/>
              </w:rPr>
            </w:rPrChange>
          </w:rPr>
          <w:t xml:space="preserve">import </w:t>
        </w:r>
        <w:r w:rsidRPr="009974B9">
          <w:rPr>
            <w:rFonts w:ascii="Menlo" w:eastAsia="Times New Roman" w:hAnsi="Menlo" w:cs="Menlo"/>
            <w:color w:val="000000"/>
            <w:sz w:val="20"/>
            <w:szCs w:val="20"/>
            <w:lang w:val="en-US" w:eastAsia="ru-RU"/>
            <w:rPrChange w:id="2655" w:author="Юлия Новокшанова" w:date="2020-02-23T22:12:00Z">
              <w:rPr>
                <w:rFonts w:ascii="Menlo" w:eastAsia="Times New Roman" w:hAnsi="Menlo" w:cs="Menlo"/>
                <w:color w:val="000000"/>
                <w:sz w:val="20"/>
                <w:szCs w:val="20"/>
                <w:lang w:eastAsia="ru-RU"/>
              </w:rPr>
            </w:rPrChange>
          </w:rPr>
          <w:t>webdriver</w:t>
        </w:r>
        <w:r w:rsidRPr="009974B9">
          <w:rPr>
            <w:rFonts w:ascii="Menlo" w:eastAsia="Times New Roman" w:hAnsi="Menlo" w:cs="Menlo"/>
            <w:color w:val="000000"/>
            <w:sz w:val="20"/>
            <w:szCs w:val="20"/>
            <w:lang w:val="en-US" w:eastAsia="ru-RU"/>
            <w:rPrChange w:id="2656"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b/>
            <w:bCs/>
            <w:color w:val="000080"/>
            <w:sz w:val="20"/>
            <w:szCs w:val="20"/>
            <w:lang w:val="en-US" w:eastAsia="ru-RU"/>
            <w:rPrChange w:id="2657" w:author="Юлия Новокшанова" w:date="2020-02-23T22:12:00Z">
              <w:rPr>
                <w:rFonts w:ascii="Menlo" w:eastAsia="Times New Roman" w:hAnsi="Menlo" w:cs="Menlo"/>
                <w:b/>
                <w:bCs/>
                <w:color w:val="000080"/>
                <w:sz w:val="20"/>
                <w:szCs w:val="20"/>
                <w:lang w:eastAsia="ru-RU"/>
              </w:rPr>
            </w:rPrChange>
          </w:rPr>
          <w:t xml:space="preserve">from </w:t>
        </w:r>
        <w:r w:rsidRPr="009974B9">
          <w:rPr>
            <w:rFonts w:ascii="Menlo" w:eastAsia="Times New Roman" w:hAnsi="Menlo" w:cs="Menlo"/>
            <w:color w:val="000000"/>
            <w:sz w:val="20"/>
            <w:szCs w:val="20"/>
            <w:lang w:val="en-US" w:eastAsia="ru-RU"/>
            <w:rPrChange w:id="2658" w:author="Юлия Новокшанова" w:date="2020-02-23T22:12:00Z">
              <w:rPr>
                <w:rFonts w:ascii="Menlo" w:eastAsia="Times New Roman" w:hAnsi="Menlo" w:cs="Menlo"/>
                <w:color w:val="000000"/>
                <w:sz w:val="20"/>
                <w:szCs w:val="20"/>
                <w:lang w:eastAsia="ru-RU"/>
              </w:rPr>
            </w:rPrChange>
          </w:rPr>
          <w:t xml:space="preserve">selenium.webdriver.support.ui </w:t>
        </w:r>
        <w:r w:rsidRPr="009974B9">
          <w:rPr>
            <w:rFonts w:ascii="Menlo" w:eastAsia="Times New Roman" w:hAnsi="Menlo" w:cs="Menlo"/>
            <w:b/>
            <w:bCs/>
            <w:color w:val="000080"/>
            <w:sz w:val="20"/>
            <w:szCs w:val="20"/>
            <w:lang w:val="en-US" w:eastAsia="ru-RU"/>
            <w:rPrChange w:id="2659" w:author="Юлия Новокшанова" w:date="2020-02-23T22:12:00Z">
              <w:rPr>
                <w:rFonts w:ascii="Menlo" w:eastAsia="Times New Roman" w:hAnsi="Menlo" w:cs="Menlo"/>
                <w:b/>
                <w:bCs/>
                <w:color w:val="000080"/>
                <w:sz w:val="20"/>
                <w:szCs w:val="20"/>
                <w:lang w:eastAsia="ru-RU"/>
              </w:rPr>
            </w:rPrChange>
          </w:rPr>
          <w:t xml:space="preserve">import </w:t>
        </w:r>
        <w:r w:rsidRPr="009974B9">
          <w:rPr>
            <w:rFonts w:ascii="Menlo" w:eastAsia="Times New Roman" w:hAnsi="Menlo" w:cs="Menlo"/>
            <w:color w:val="000000"/>
            <w:sz w:val="20"/>
            <w:szCs w:val="20"/>
            <w:lang w:val="en-US" w:eastAsia="ru-RU"/>
            <w:rPrChange w:id="2660" w:author="Юлия Новокшанова" w:date="2020-02-23T22:12:00Z">
              <w:rPr>
                <w:rFonts w:ascii="Menlo" w:eastAsia="Times New Roman" w:hAnsi="Menlo" w:cs="Menlo"/>
                <w:color w:val="000000"/>
                <w:sz w:val="20"/>
                <w:szCs w:val="20"/>
                <w:lang w:eastAsia="ru-RU"/>
              </w:rPr>
            </w:rPrChange>
          </w:rPr>
          <w:t>WebDriverWait</w:t>
        </w:r>
        <w:r w:rsidRPr="009974B9">
          <w:rPr>
            <w:rFonts w:ascii="Menlo" w:eastAsia="Times New Roman" w:hAnsi="Menlo" w:cs="Menlo"/>
            <w:color w:val="000000"/>
            <w:sz w:val="20"/>
            <w:szCs w:val="20"/>
            <w:lang w:val="en-US" w:eastAsia="ru-RU"/>
            <w:rPrChange w:id="2661"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b/>
            <w:bCs/>
            <w:color w:val="000080"/>
            <w:sz w:val="20"/>
            <w:szCs w:val="20"/>
            <w:lang w:val="en-US" w:eastAsia="ru-RU"/>
            <w:rPrChange w:id="2662" w:author="Юлия Новокшанова" w:date="2020-02-23T22:12:00Z">
              <w:rPr>
                <w:rFonts w:ascii="Menlo" w:eastAsia="Times New Roman" w:hAnsi="Menlo" w:cs="Menlo"/>
                <w:b/>
                <w:bCs/>
                <w:color w:val="000080"/>
                <w:sz w:val="20"/>
                <w:szCs w:val="20"/>
                <w:lang w:eastAsia="ru-RU"/>
              </w:rPr>
            </w:rPrChange>
          </w:rPr>
          <w:t xml:space="preserve">from </w:t>
        </w:r>
        <w:r w:rsidRPr="009974B9">
          <w:rPr>
            <w:rFonts w:ascii="Menlo" w:eastAsia="Times New Roman" w:hAnsi="Menlo" w:cs="Menlo"/>
            <w:color w:val="000000"/>
            <w:sz w:val="20"/>
            <w:szCs w:val="20"/>
            <w:lang w:val="en-US" w:eastAsia="ru-RU"/>
            <w:rPrChange w:id="2663" w:author="Юлия Новокшанова" w:date="2020-02-23T22:12:00Z">
              <w:rPr>
                <w:rFonts w:ascii="Menlo" w:eastAsia="Times New Roman" w:hAnsi="Menlo" w:cs="Menlo"/>
                <w:color w:val="000000"/>
                <w:sz w:val="20"/>
                <w:szCs w:val="20"/>
                <w:lang w:eastAsia="ru-RU"/>
              </w:rPr>
            </w:rPrChange>
          </w:rPr>
          <w:t xml:space="preserve">selenium.webdriver.support </w:t>
        </w:r>
        <w:r w:rsidRPr="009974B9">
          <w:rPr>
            <w:rFonts w:ascii="Menlo" w:eastAsia="Times New Roman" w:hAnsi="Menlo" w:cs="Menlo"/>
            <w:b/>
            <w:bCs/>
            <w:color w:val="000080"/>
            <w:sz w:val="20"/>
            <w:szCs w:val="20"/>
            <w:lang w:val="en-US" w:eastAsia="ru-RU"/>
            <w:rPrChange w:id="2664" w:author="Юлия Новокшанова" w:date="2020-02-23T22:12:00Z">
              <w:rPr>
                <w:rFonts w:ascii="Menlo" w:eastAsia="Times New Roman" w:hAnsi="Menlo" w:cs="Menlo"/>
                <w:b/>
                <w:bCs/>
                <w:color w:val="000080"/>
                <w:sz w:val="20"/>
                <w:szCs w:val="20"/>
                <w:lang w:eastAsia="ru-RU"/>
              </w:rPr>
            </w:rPrChange>
          </w:rPr>
          <w:t xml:space="preserve">import </w:t>
        </w:r>
        <w:r w:rsidRPr="009974B9">
          <w:rPr>
            <w:rFonts w:ascii="Menlo" w:eastAsia="Times New Roman" w:hAnsi="Menlo" w:cs="Menlo"/>
            <w:color w:val="000000"/>
            <w:sz w:val="20"/>
            <w:szCs w:val="20"/>
            <w:lang w:val="en-US" w:eastAsia="ru-RU"/>
            <w:rPrChange w:id="2665" w:author="Юлия Новокшанова" w:date="2020-02-23T22:12:00Z">
              <w:rPr>
                <w:rFonts w:ascii="Menlo" w:eastAsia="Times New Roman" w:hAnsi="Menlo" w:cs="Menlo"/>
                <w:color w:val="000000"/>
                <w:sz w:val="20"/>
                <w:szCs w:val="20"/>
                <w:lang w:eastAsia="ru-RU"/>
              </w:rPr>
            </w:rPrChange>
          </w:rPr>
          <w:t xml:space="preserve">expected_conditions </w:t>
        </w:r>
        <w:r w:rsidRPr="009974B9">
          <w:rPr>
            <w:rFonts w:ascii="Menlo" w:eastAsia="Times New Roman" w:hAnsi="Menlo" w:cs="Menlo"/>
            <w:b/>
            <w:bCs/>
            <w:color w:val="000080"/>
            <w:sz w:val="20"/>
            <w:szCs w:val="20"/>
            <w:lang w:val="en-US" w:eastAsia="ru-RU"/>
            <w:rPrChange w:id="2666" w:author="Юлия Новокшанова" w:date="2020-02-23T22:12:00Z">
              <w:rPr>
                <w:rFonts w:ascii="Menlo" w:eastAsia="Times New Roman" w:hAnsi="Menlo" w:cs="Menlo"/>
                <w:b/>
                <w:bCs/>
                <w:color w:val="000080"/>
                <w:sz w:val="20"/>
                <w:szCs w:val="20"/>
                <w:lang w:eastAsia="ru-RU"/>
              </w:rPr>
            </w:rPrChange>
          </w:rPr>
          <w:t xml:space="preserve">as </w:t>
        </w:r>
        <w:r w:rsidRPr="009974B9">
          <w:rPr>
            <w:rFonts w:ascii="Menlo" w:eastAsia="Times New Roman" w:hAnsi="Menlo" w:cs="Menlo"/>
            <w:color w:val="000000"/>
            <w:sz w:val="20"/>
            <w:szCs w:val="20"/>
            <w:lang w:val="en-US" w:eastAsia="ru-RU"/>
            <w:rPrChange w:id="2667" w:author="Юлия Новокшанова" w:date="2020-02-23T22:12:00Z">
              <w:rPr>
                <w:rFonts w:ascii="Menlo" w:eastAsia="Times New Roman" w:hAnsi="Menlo" w:cs="Menlo"/>
                <w:color w:val="000000"/>
                <w:sz w:val="20"/>
                <w:szCs w:val="20"/>
                <w:lang w:eastAsia="ru-RU"/>
              </w:rPr>
            </w:rPrChange>
          </w:rPr>
          <w:t>EC</w:t>
        </w:r>
        <w:r w:rsidRPr="009974B9">
          <w:rPr>
            <w:rFonts w:ascii="Menlo" w:eastAsia="Times New Roman" w:hAnsi="Menlo" w:cs="Menlo"/>
            <w:color w:val="000000"/>
            <w:sz w:val="20"/>
            <w:szCs w:val="20"/>
            <w:lang w:val="en-US" w:eastAsia="ru-RU"/>
            <w:rPrChange w:id="2668"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b/>
            <w:bCs/>
            <w:color w:val="000080"/>
            <w:sz w:val="20"/>
            <w:szCs w:val="20"/>
            <w:lang w:val="en-US" w:eastAsia="ru-RU"/>
            <w:rPrChange w:id="2669" w:author="Юлия Новокшанова" w:date="2020-02-23T22:12:00Z">
              <w:rPr>
                <w:rFonts w:ascii="Menlo" w:eastAsia="Times New Roman" w:hAnsi="Menlo" w:cs="Menlo"/>
                <w:b/>
                <w:bCs/>
                <w:color w:val="000080"/>
                <w:sz w:val="20"/>
                <w:szCs w:val="20"/>
                <w:lang w:eastAsia="ru-RU"/>
              </w:rPr>
            </w:rPrChange>
          </w:rPr>
          <w:t xml:space="preserve">from </w:t>
        </w:r>
        <w:r w:rsidRPr="009974B9">
          <w:rPr>
            <w:rFonts w:ascii="Menlo" w:eastAsia="Times New Roman" w:hAnsi="Menlo" w:cs="Menlo"/>
            <w:color w:val="000000"/>
            <w:sz w:val="20"/>
            <w:szCs w:val="20"/>
            <w:lang w:val="en-US" w:eastAsia="ru-RU"/>
            <w:rPrChange w:id="2670" w:author="Юлия Новокшанова" w:date="2020-02-23T22:12:00Z">
              <w:rPr>
                <w:rFonts w:ascii="Menlo" w:eastAsia="Times New Roman" w:hAnsi="Menlo" w:cs="Menlo"/>
                <w:color w:val="000000"/>
                <w:sz w:val="20"/>
                <w:szCs w:val="20"/>
                <w:lang w:eastAsia="ru-RU"/>
              </w:rPr>
            </w:rPrChange>
          </w:rPr>
          <w:t xml:space="preserve">selenium.webdriver.common.by </w:t>
        </w:r>
        <w:r w:rsidRPr="009974B9">
          <w:rPr>
            <w:rFonts w:ascii="Menlo" w:eastAsia="Times New Roman" w:hAnsi="Menlo" w:cs="Menlo"/>
            <w:b/>
            <w:bCs/>
            <w:color w:val="000080"/>
            <w:sz w:val="20"/>
            <w:szCs w:val="20"/>
            <w:lang w:val="en-US" w:eastAsia="ru-RU"/>
            <w:rPrChange w:id="2671" w:author="Юлия Новокшанова" w:date="2020-02-23T22:12:00Z">
              <w:rPr>
                <w:rFonts w:ascii="Menlo" w:eastAsia="Times New Roman" w:hAnsi="Menlo" w:cs="Menlo"/>
                <w:b/>
                <w:bCs/>
                <w:color w:val="000080"/>
                <w:sz w:val="20"/>
                <w:szCs w:val="20"/>
                <w:lang w:eastAsia="ru-RU"/>
              </w:rPr>
            </w:rPrChange>
          </w:rPr>
          <w:t xml:space="preserve">import </w:t>
        </w:r>
        <w:r w:rsidRPr="009974B9">
          <w:rPr>
            <w:rFonts w:ascii="Menlo" w:eastAsia="Times New Roman" w:hAnsi="Menlo" w:cs="Menlo"/>
            <w:color w:val="000000"/>
            <w:sz w:val="20"/>
            <w:szCs w:val="20"/>
            <w:lang w:val="en-US" w:eastAsia="ru-RU"/>
            <w:rPrChange w:id="2672" w:author="Юлия Новокшанова" w:date="2020-02-23T22:12:00Z">
              <w:rPr>
                <w:rFonts w:ascii="Menlo" w:eastAsia="Times New Roman" w:hAnsi="Menlo" w:cs="Menlo"/>
                <w:color w:val="000000"/>
                <w:sz w:val="20"/>
                <w:szCs w:val="20"/>
                <w:lang w:eastAsia="ru-RU"/>
              </w:rPr>
            </w:rPrChange>
          </w:rPr>
          <w:t>By</w:t>
        </w:r>
        <w:r w:rsidRPr="009974B9">
          <w:rPr>
            <w:rFonts w:ascii="Menlo" w:eastAsia="Times New Roman" w:hAnsi="Menlo" w:cs="Menlo"/>
            <w:color w:val="000000"/>
            <w:sz w:val="20"/>
            <w:szCs w:val="20"/>
            <w:lang w:val="en-US" w:eastAsia="ru-RU"/>
            <w:rPrChange w:id="2673"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b/>
            <w:bCs/>
            <w:color w:val="000080"/>
            <w:sz w:val="20"/>
            <w:szCs w:val="20"/>
            <w:lang w:val="en-US" w:eastAsia="ru-RU"/>
            <w:rPrChange w:id="2674" w:author="Юлия Новокшанова" w:date="2020-02-23T22:12:00Z">
              <w:rPr>
                <w:rFonts w:ascii="Menlo" w:eastAsia="Times New Roman" w:hAnsi="Menlo" w:cs="Menlo"/>
                <w:b/>
                <w:bCs/>
                <w:color w:val="000080"/>
                <w:sz w:val="20"/>
                <w:szCs w:val="20"/>
                <w:lang w:eastAsia="ru-RU"/>
              </w:rPr>
            </w:rPrChange>
          </w:rPr>
          <w:t xml:space="preserve">from </w:t>
        </w:r>
        <w:r w:rsidRPr="009974B9">
          <w:rPr>
            <w:rFonts w:ascii="Menlo" w:eastAsia="Times New Roman" w:hAnsi="Menlo" w:cs="Menlo"/>
            <w:color w:val="000000"/>
            <w:sz w:val="20"/>
            <w:szCs w:val="20"/>
            <w:lang w:val="en-US" w:eastAsia="ru-RU"/>
            <w:rPrChange w:id="2675" w:author="Юлия Новокшанова" w:date="2020-02-23T22:12:00Z">
              <w:rPr>
                <w:rFonts w:ascii="Menlo" w:eastAsia="Times New Roman" w:hAnsi="Menlo" w:cs="Menlo"/>
                <w:color w:val="000000"/>
                <w:sz w:val="20"/>
                <w:szCs w:val="20"/>
                <w:lang w:eastAsia="ru-RU"/>
              </w:rPr>
            </w:rPrChange>
          </w:rPr>
          <w:t xml:space="preserve">selenium.webdriver.chrome.options </w:t>
        </w:r>
        <w:r w:rsidRPr="009974B9">
          <w:rPr>
            <w:rFonts w:ascii="Menlo" w:eastAsia="Times New Roman" w:hAnsi="Menlo" w:cs="Menlo"/>
            <w:b/>
            <w:bCs/>
            <w:color w:val="000080"/>
            <w:sz w:val="20"/>
            <w:szCs w:val="20"/>
            <w:lang w:val="en-US" w:eastAsia="ru-RU"/>
            <w:rPrChange w:id="2676" w:author="Юлия Новокшанова" w:date="2020-02-23T22:12:00Z">
              <w:rPr>
                <w:rFonts w:ascii="Menlo" w:eastAsia="Times New Roman" w:hAnsi="Menlo" w:cs="Menlo"/>
                <w:b/>
                <w:bCs/>
                <w:color w:val="000080"/>
                <w:sz w:val="20"/>
                <w:szCs w:val="20"/>
                <w:lang w:eastAsia="ru-RU"/>
              </w:rPr>
            </w:rPrChange>
          </w:rPr>
          <w:t xml:space="preserve">import </w:t>
        </w:r>
        <w:r w:rsidRPr="009974B9">
          <w:rPr>
            <w:rFonts w:ascii="Menlo" w:eastAsia="Times New Roman" w:hAnsi="Menlo" w:cs="Menlo"/>
            <w:color w:val="000000"/>
            <w:sz w:val="20"/>
            <w:szCs w:val="20"/>
            <w:lang w:val="en-US" w:eastAsia="ru-RU"/>
            <w:rPrChange w:id="2677" w:author="Юлия Новокшанова" w:date="2020-02-23T22:12:00Z">
              <w:rPr>
                <w:rFonts w:ascii="Menlo" w:eastAsia="Times New Roman" w:hAnsi="Menlo" w:cs="Menlo"/>
                <w:color w:val="000000"/>
                <w:sz w:val="20"/>
                <w:szCs w:val="20"/>
                <w:lang w:eastAsia="ru-RU"/>
              </w:rPr>
            </w:rPrChange>
          </w:rPr>
          <w:t>Options</w:t>
        </w:r>
        <w:r w:rsidRPr="009974B9">
          <w:rPr>
            <w:rFonts w:ascii="Menlo" w:eastAsia="Times New Roman" w:hAnsi="Menlo" w:cs="Menlo"/>
            <w:color w:val="000000"/>
            <w:sz w:val="20"/>
            <w:szCs w:val="20"/>
            <w:lang w:val="en-US" w:eastAsia="ru-RU"/>
            <w:rPrChange w:id="2678"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b/>
            <w:bCs/>
            <w:color w:val="000080"/>
            <w:sz w:val="20"/>
            <w:szCs w:val="20"/>
            <w:lang w:val="en-US" w:eastAsia="ru-RU"/>
            <w:rPrChange w:id="2679" w:author="Юлия Новокшанова" w:date="2020-02-23T22:12:00Z">
              <w:rPr>
                <w:rFonts w:ascii="Menlo" w:eastAsia="Times New Roman" w:hAnsi="Menlo" w:cs="Menlo"/>
                <w:b/>
                <w:bCs/>
                <w:color w:val="000080"/>
                <w:sz w:val="20"/>
                <w:szCs w:val="20"/>
                <w:lang w:eastAsia="ru-RU"/>
              </w:rPr>
            </w:rPrChange>
          </w:rPr>
          <w:t xml:space="preserve">from </w:t>
        </w:r>
        <w:r w:rsidRPr="009974B9">
          <w:rPr>
            <w:rFonts w:ascii="Menlo" w:eastAsia="Times New Roman" w:hAnsi="Menlo" w:cs="Menlo"/>
            <w:color w:val="000000"/>
            <w:sz w:val="20"/>
            <w:szCs w:val="20"/>
            <w:lang w:val="en-US" w:eastAsia="ru-RU"/>
            <w:rPrChange w:id="2680" w:author="Юлия Новокшанова" w:date="2020-02-23T22:12:00Z">
              <w:rPr>
                <w:rFonts w:ascii="Menlo" w:eastAsia="Times New Roman" w:hAnsi="Menlo" w:cs="Menlo"/>
                <w:color w:val="000000"/>
                <w:sz w:val="20"/>
                <w:szCs w:val="20"/>
                <w:lang w:eastAsia="ru-RU"/>
              </w:rPr>
            </w:rPrChange>
          </w:rPr>
          <w:t xml:space="preserve">selenium.webdriver.common.keys </w:t>
        </w:r>
        <w:r w:rsidRPr="009974B9">
          <w:rPr>
            <w:rFonts w:ascii="Menlo" w:eastAsia="Times New Roman" w:hAnsi="Menlo" w:cs="Menlo"/>
            <w:b/>
            <w:bCs/>
            <w:color w:val="000080"/>
            <w:sz w:val="20"/>
            <w:szCs w:val="20"/>
            <w:lang w:val="en-US" w:eastAsia="ru-RU"/>
            <w:rPrChange w:id="2681" w:author="Юлия Новокшанова" w:date="2020-02-23T22:12:00Z">
              <w:rPr>
                <w:rFonts w:ascii="Menlo" w:eastAsia="Times New Roman" w:hAnsi="Menlo" w:cs="Menlo"/>
                <w:b/>
                <w:bCs/>
                <w:color w:val="000080"/>
                <w:sz w:val="20"/>
                <w:szCs w:val="20"/>
                <w:lang w:eastAsia="ru-RU"/>
              </w:rPr>
            </w:rPrChange>
          </w:rPr>
          <w:t xml:space="preserve">import </w:t>
        </w:r>
        <w:r w:rsidRPr="009974B9">
          <w:rPr>
            <w:rFonts w:ascii="Menlo" w:eastAsia="Times New Roman" w:hAnsi="Menlo" w:cs="Menlo"/>
            <w:color w:val="000000"/>
            <w:sz w:val="20"/>
            <w:szCs w:val="20"/>
            <w:lang w:val="en-US" w:eastAsia="ru-RU"/>
            <w:rPrChange w:id="2682" w:author="Юлия Новокшанова" w:date="2020-02-23T22:12:00Z">
              <w:rPr>
                <w:rFonts w:ascii="Menlo" w:eastAsia="Times New Roman" w:hAnsi="Menlo" w:cs="Menlo"/>
                <w:color w:val="000000"/>
                <w:sz w:val="20"/>
                <w:szCs w:val="20"/>
                <w:lang w:eastAsia="ru-RU"/>
              </w:rPr>
            </w:rPrChange>
          </w:rPr>
          <w:t>Keys</w:t>
        </w:r>
        <w:r w:rsidRPr="009974B9">
          <w:rPr>
            <w:rFonts w:ascii="Menlo" w:eastAsia="Times New Roman" w:hAnsi="Menlo" w:cs="Menlo"/>
            <w:color w:val="000000"/>
            <w:sz w:val="20"/>
            <w:szCs w:val="20"/>
            <w:lang w:val="en-US" w:eastAsia="ru-RU"/>
            <w:rPrChange w:id="2683"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b/>
            <w:bCs/>
            <w:color w:val="000080"/>
            <w:sz w:val="20"/>
            <w:szCs w:val="20"/>
            <w:lang w:val="en-US" w:eastAsia="ru-RU"/>
            <w:rPrChange w:id="2684" w:author="Юлия Новокшанова" w:date="2020-02-23T22:12:00Z">
              <w:rPr>
                <w:rFonts w:ascii="Menlo" w:eastAsia="Times New Roman" w:hAnsi="Menlo" w:cs="Menlo"/>
                <w:b/>
                <w:bCs/>
                <w:color w:val="000080"/>
                <w:sz w:val="20"/>
                <w:szCs w:val="20"/>
                <w:lang w:eastAsia="ru-RU"/>
              </w:rPr>
            </w:rPrChange>
          </w:rPr>
          <w:t xml:space="preserve">from </w:t>
        </w:r>
        <w:r w:rsidRPr="009974B9">
          <w:rPr>
            <w:rFonts w:ascii="Menlo" w:eastAsia="Times New Roman" w:hAnsi="Menlo" w:cs="Menlo"/>
            <w:color w:val="000000"/>
            <w:sz w:val="20"/>
            <w:szCs w:val="20"/>
            <w:lang w:val="en-US" w:eastAsia="ru-RU"/>
            <w:rPrChange w:id="2685" w:author="Юлия Новокшанова" w:date="2020-02-23T22:12:00Z">
              <w:rPr>
                <w:rFonts w:ascii="Menlo" w:eastAsia="Times New Roman" w:hAnsi="Menlo" w:cs="Menlo"/>
                <w:color w:val="000000"/>
                <w:sz w:val="20"/>
                <w:szCs w:val="20"/>
                <w:lang w:eastAsia="ru-RU"/>
              </w:rPr>
            </w:rPrChange>
          </w:rPr>
          <w:t xml:space="preserve">selenium.webdriver.common.action_chains </w:t>
        </w:r>
        <w:r w:rsidRPr="009974B9">
          <w:rPr>
            <w:rFonts w:ascii="Menlo" w:eastAsia="Times New Roman" w:hAnsi="Menlo" w:cs="Menlo"/>
            <w:b/>
            <w:bCs/>
            <w:color w:val="000080"/>
            <w:sz w:val="20"/>
            <w:szCs w:val="20"/>
            <w:lang w:val="en-US" w:eastAsia="ru-RU"/>
            <w:rPrChange w:id="2686" w:author="Юлия Новокшанова" w:date="2020-02-23T22:12:00Z">
              <w:rPr>
                <w:rFonts w:ascii="Menlo" w:eastAsia="Times New Roman" w:hAnsi="Menlo" w:cs="Menlo"/>
                <w:b/>
                <w:bCs/>
                <w:color w:val="000080"/>
                <w:sz w:val="20"/>
                <w:szCs w:val="20"/>
                <w:lang w:eastAsia="ru-RU"/>
              </w:rPr>
            </w:rPrChange>
          </w:rPr>
          <w:t xml:space="preserve">import </w:t>
        </w:r>
        <w:r w:rsidRPr="009974B9">
          <w:rPr>
            <w:rFonts w:ascii="Menlo" w:eastAsia="Times New Roman" w:hAnsi="Menlo" w:cs="Menlo"/>
            <w:color w:val="000000"/>
            <w:sz w:val="20"/>
            <w:szCs w:val="20"/>
            <w:lang w:val="en-US" w:eastAsia="ru-RU"/>
            <w:rPrChange w:id="2687" w:author="Юлия Новокшанова" w:date="2020-02-23T22:12:00Z">
              <w:rPr>
                <w:rFonts w:ascii="Menlo" w:eastAsia="Times New Roman" w:hAnsi="Menlo" w:cs="Menlo"/>
                <w:color w:val="000000"/>
                <w:sz w:val="20"/>
                <w:szCs w:val="20"/>
                <w:lang w:eastAsia="ru-RU"/>
              </w:rPr>
            </w:rPrChange>
          </w:rPr>
          <w:t>ActionChains</w:t>
        </w:r>
        <w:r w:rsidRPr="009974B9">
          <w:rPr>
            <w:rFonts w:ascii="Menlo" w:eastAsia="Times New Roman" w:hAnsi="Menlo" w:cs="Menlo"/>
            <w:color w:val="000000"/>
            <w:sz w:val="20"/>
            <w:szCs w:val="20"/>
            <w:lang w:val="en-US" w:eastAsia="ru-RU"/>
            <w:rPrChange w:id="2688"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b/>
            <w:bCs/>
            <w:color w:val="000080"/>
            <w:sz w:val="20"/>
            <w:szCs w:val="20"/>
            <w:lang w:val="en-US" w:eastAsia="ru-RU"/>
            <w:rPrChange w:id="2689" w:author="Юлия Новокшанова" w:date="2020-02-23T22:12:00Z">
              <w:rPr>
                <w:rFonts w:ascii="Menlo" w:eastAsia="Times New Roman" w:hAnsi="Menlo" w:cs="Menlo"/>
                <w:b/>
                <w:bCs/>
                <w:color w:val="000080"/>
                <w:sz w:val="20"/>
                <w:szCs w:val="20"/>
                <w:lang w:eastAsia="ru-RU"/>
              </w:rPr>
            </w:rPrChange>
          </w:rPr>
          <w:t xml:space="preserve">from </w:t>
        </w:r>
        <w:r w:rsidRPr="009974B9">
          <w:rPr>
            <w:rFonts w:ascii="Menlo" w:eastAsia="Times New Roman" w:hAnsi="Menlo" w:cs="Menlo"/>
            <w:color w:val="000000"/>
            <w:sz w:val="20"/>
            <w:szCs w:val="20"/>
            <w:lang w:val="en-US" w:eastAsia="ru-RU"/>
            <w:rPrChange w:id="2690" w:author="Юлия Новокшанова" w:date="2020-02-23T22:12:00Z">
              <w:rPr>
                <w:rFonts w:ascii="Menlo" w:eastAsia="Times New Roman" w:hAnsi="Menlo" w:cs="Menlo"/>
                <w:color w:val="000000"/>
                <w:sz w:val="20"/>
                <w:szCs w:val="20"/>
                <w:lang w:eastAsia="ru-RU"/>
              </w:rPr>
            </w:rPrChange>
          </w:rPr>
          <w:t xml:space="preserve">webdriver_manager.chrome </w:t>
        </w:r>
        <w:r w:rsidRPr="009974B9">
          <w:rPr>
            <w:rFonts w:ascii="Menlo" w:eastAsia="Times New Roman" w:hAnsi="Menlo" w:cs="Menlo"/>
            <w:b/>
            <w:bCs/>
            <w:color w:val="000080"/>
            <w:sz w:val="20"/>
            <w:szCs w:val="20"/>
            <w:lang w:val="en-US" w:eastAsia="ru-RU"/>
            <w:rPrChange w:id="2691" w:author="Юлия Новокшанова" w:date="2020-02-23T22:12:00Z">
              <w:rPr>
                <w:rFonts w:ascii="Menlo" w:eastAsia="Times New Roman" w:hAnsi="Menlo" w:cs="Menlo"/>
                <w:b/>
                <w:bCs/>
                <w:color w:val="000080"/>
                <w:sz w:val="20"/>
                <w:szCs w:val="20"/>
                <w:lang w:eastAsia="ru-RU"/>
              </w:rPr>
            </w:rPrChange>
          </w:rPr>
          <w:t xml:space="preserve">import </w:t>
        </w:r>
        <w:r w:rsidRPr="009974B9">
          <w:rPr>
            <w:rFonts w:ascii="Menlo" w:eastAsia="Times New Roman" w:hAnsi="Menlo" w:cs="Menlo"/>
            <w:color w:val="000000"/>
            <w:sz w:val="20"/>
            <w:szCs w:val="20"/>
            <w:lang w:val="en-US" w:eastAsia="ru-RU"/>
            <w:rPrChange w:id="2692" w:author="Юлия Новокшанова" w:date="2020-02-23T22:12:00Z">
              <w:rPr>
                <w:rFonts w:ascii="Menlo" w:eastAsia="Times New Roman" w:hAnsi="Menlo" w:cs="Menlo"/>
                <w:color w:val="000000"/>
                <w:sz w:val="20"/>
                <w:szCs w:val="20"/>
                <w:lang w:eastAsia="ru-RU"/>
              </w:rPr>
            </w:rPrChange>
          </w:rPr>
          <w:t>ChromeDriverManager</w:t>
        </w:r>
        <w:r w:rsidRPr="009974B9">
          <w:rPr>
            <w:rFonts w:ascii="Menlo" w:eastAsia="Times New Roman" w:hAnsi="Menlo" w:cs="Menlo"/>
            <w:color w:val="000000"/>
            <w:sz w:val="20"/>
            <w:szCs w:val="20"/>
            <w:lang w:val="en-US" w:eastAsia="ru-RU"/>
            <w:rPrChange w:id="2693"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b/>
            <w:bCs/>
            <w:color w:val="000080"/>
            <w:sz w:val="20"/>
            <w:szCs w:val="20"/>
            <w:lang w:val="en-US" w:eastAsia="ru-RU"/>
            <w:rPrChange w:id="2694" w:author="Юлия Новокшанова" w:date="2020-02-23T22:12:00Z">
              <w:rPr>
                <w:rFonts w:ascii="Menlo" w:eastAsia="Times New Roman" w:hAnsi="Menlo" w:cs="Menlo"/>
                <w:b/>
                <w:bCs/>
                <w:color w:val="000080"/>
                <w:sz w:val="20"/>
                <w:szCs w:val="20"/>
                <w:lang w:eastAsia="ru-RU"/>
              </w:rPr>
            </w:rPrChange>
          </w:rPr>
          <w:t xml:space="preserve">import </w:t>
        </w:r>
        <w:r w:rsidRPr="009974B9">
          <w:rPr>
            <w:rFonts w:ascii="Menlo" w:eastAsia="Times New Roman" w:hAnsi="Menlo" w:cs="Menlo"/>
            <w:color w:val="000000"/>
            <w:sz w:val="20"/>
            <w:szCs w:val="20"/>
            <w:lang w:val="en-US" w:eastAsia="ru-RU"/>
            <w:rPrChange w:id="2695" w:author="Юлия Новокшанова" w:date="2020-02-23T22:12:00Z">
              <w:rPr>
                <w:rFonts w:ascii="Menlo" w:eastAsia="Times New Roman" w:hAnsi="Menlo" w:cs="Menlo"/>
                <w:color w:val="000000"/>
                <w:sz w:val="20"/>
                <w:szCs w:val="20"/>
                <w:lang w:eastAsia="ru-RU"/>
              </w:rPr>
            </w:rPrChange>
          </w:rPr>
          <w:t>time</w:t>
        </w:r>
        <w:r w:rsidRPr="009974B9">
          <w:rPr>
            <w:rFonts w:ascii="Menlo" w:eastAsia="Times New Roman" w:hAnsi="Menlo" w:cs="Menlo"/>
            <w:color w:val="000000"/>
            <w:sz w:val="20"/>
            <w:szCs w:val="20"/>
            <w:lang w:val="en-US" w:eastAsia="ru-RU"/>
            <w:rPrChange w:id="2696"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b/>
            <w:bCs/>
            <w:color w:val="000080"/>
            <w:sz w:val="20"/>
            <w:szCs w:val="20"/>
            <w:lang w:val="en-US" w:eastAsia="ru-RU"/>
            <w:rPrChange w:id="2697" w:author="Юлия Новокшанова" w:date="2020-02-23T22:12:00Z">
              <w:rPr>
                <w:rFonts w:ascii="Menlo" w:eastAsia="Times New Roman" w:hAnsi="Menlo" w:cs="Menlo"/>
                <w:b/>
                <w:bCs/>
                <w:color w:val="000080"/>
                <w:sz w:val="20"/>
                <w:szCs w:val="20"/>
                <w:lang w:eastAsia="ru-RU"/>
              </w:rPr>
            </w:rPrChange>
          </w:rPr>
          <w:t xml:space="preserve">import </w:t>
        </w:r>
        <w:r w:rsidRPr="009974B9">
          <w:rPr>
            <w:rFonts w:ascii="Menlo" w:eastAsia="Times New Roman" w:hAnsi="Menlo" w:cs="Menlo"/>
            <w:color w:val="000000"/>
            <w:sz w:val="20"/>
            <w:szCs w:val="20"/>
            <w:lang w:val="en-US" w:eastAsia="ru-RU"/>
            <w:rPrChange w:id="2698" w:author="Юлия Новокшанова" w:date="2020-02-23T22:12:00Z">
              <w:rPr>
                <w:rFonts w:ascii="Menlo" w:eastAsia="Times New Roman" w:hAnsi="Menlo" w:cs="Menlo"/>
                <w:color w:val="000000"/>
                <w:sz w:val="20"/>
                <w:szCs w:val="20"/>
                <w:lang w:eastAsia="ru-RU"/>
              </w:rPr>
            </w:rPrChange>
          </w:rPr>
          <w:t>traceback</w:t>
        </w:r>
        <w:r w:rsidRPr="009974B9">
          <w:rPr>
            <w:rFonts w:ascii="Menlo" w:eastAsia="Times New Roman" w:hAnsi="Menlo" w:cs="Menlo"/>
            <w:color w:val="000000"/>
            <w:sz w:val="20"/>
            <w:szCs w:val="20"/>
            <w:lang w:val="en-US" w:eastAsia="ru-RU"/>
            <w:rPrChange w:id="2699"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b/>
            <w:bCs/>
            <w:color w:val="000080"/>
            <w:sz w:val="20"/>
            <w:szCs w:val="20"/>
            <w:lang w:val="en-US" w:eastAsia="ru-RU"/>
            <w:rPrChange w:id="2700" w:author="Юлия Новокшанова" w:date="2020-02-23T22:12:00Z">
              <w:rPr>
                <w:rFonts w:ascii="Menlo" w:eastAsia="Times New Roman" w:hAnsi="Menlo" w:cs="Menlo"/>
                <w:b/>
                <w:bCs/>
                <w:color w:val="000080"/>
                <w:sz w:val="20"/>
                <w:szCs w:val="20"/>
                <w:lang w:eastAsia="ru-RU"/>
              </w:rPr>
            </w:rPrChange>
          </w:rPr>
          <w:t xml:space="preserve">from </w:t>
        </w:r>
        <w:r w:rsidRPr="009974B9">
          <w:rPr>
            <w:rFonts w:ascii="Menlo" w:eastAsia="Times New Roman" w:hAnsi="Menlo" w:cs="Menlo"/>
            <w:color w:val="000000"/>
            <w:sz w:val="20"/>
            <w:szCs w:val="20"/>
            <w:lang w:val="en-US" w:eastAsia="ru-RU"/>
            <w:rPrChange w:id="2701" w:author="Юлия Новокшанова" w:date="2020-02-23T22:12:00Z">
              <w:rPr>
                <w:rFonts w:ascii="Menlo" w:eastAsia="Times New Roman" w:hAnsi="Menlo" w:cs="Menlo"/>
                <w:color w:val="000000"/>
                <w:sz w:val="20"/>
                <w:szCs w:val="20"/>
                <w:lang w:eastAsia="ru-RU"/>
              </w:rPr>
            </w:rPrChange>
          </w:rPr>
          <w:t xml:space="preserve">email_send </w:t>
        </w:r>
        <w:r w:rsidRPr="009974B9">
          <w:rPr>
            <w:rFonts w:ascii="Menlo" w:eastAsia="Times New Roman" w:hAnsi="Menlo" w:cs="Menlo"/>
            <w:b/>
            <w:bCs/>
            <w:color w:val="000080"/>
            <w:sz w:val="20"/>
            <w:szCs w:val="20"/>
            <w:lang w:val="en-US" w:eastAsia="ru-RU"/>
            <w:rPrChange w:id="2702" w:author="Юлия Новокшанова" w:date="2020-02-23T22:12:00Z">
              <w:rPr>
                <w:rFonts w:ascii="Menlo" w:eastAsia="Times New Roman" w:hAnsi="Menlo" w:cs="Menlo"/>
                <w:b/>
                <w:bCs/>
                <w:color w:val="000080"/>
                <w:sz w:val="20"/>
                <w:szCs w:val="20"/>
                <w:lang w:eastAsia="ru-RU"/>
              </w:rPr>
            </w:rPrChange>
          </w:rPr>
          <w:t xml:space="preserve">import </w:t>
        </w:r>
        <w:r w:rsidRPr="009974B9">
          <w:rPr>
            <w:rFonts w:ascii="Menlo" w:eastAsia="Times New Roman" w:hAnsi="Menlo" w:cs="Menlo"/>
            <w:color w:val="000000"/>
            <w:sz w:val="20"/>
            <w:szCs w:val="20"/>
            <w:lang w:val="en-US" w:eastAsia="ru-RU"/>
            <w:rPrChange w:id="2703" w:author="Юлия Новокшанова" w:date="2020-02-23T22:12:00Z">
              <w:rPr>
                <w:rFonts w:ascii="Menlo" w:eastAsia="Times New Roman" w:hAnsi="Menlo" w:cs="Menlo"/>
                <w:color w:val="000000"/>
                <w:sz w:val="20"/>
                <w:szCs w:val="20"/>
                <w:lang w:eastAsia="ru-RU"/>
              </w:rPr>
            </w:rPrChange>
          </w:rPr>
          <w:t>send_massege</w:t>
        </w:r>
        <w:r w:rsidRPr="009974B9">
          <w:rPr>
            <w:rFonts w:ascii="Menlo" w:eastAsia="Times New Roman" w:hAnsi="Menlo" w:cs="Menlo"/>
            <w:color w:val="000000"/>
            <w:sz w:val="20"/>
            <w:szCs w:val="20"/>
            <w:lang w:val="en-US" w:eastAsia="ru-RU"/>
            <w:rPrChange w:id="2704"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b/>
            <w:bCs/>
            <w:color w:val="000080"/>
            <w:sz w:val="20"/>
            <w:szCs w:val="20"/>
            <w:lang w:val="en-US" w:eastAsia="ru-RU"/>
            <w:rPrChange w:id="2705" w:author="Юлия Новокшанова" w:date="2020-02-23T22:12:00Z">
              <w:rPr>
                <w:rFonts w:ascii="Menlo" w:eastAsia="Times New Roman" w:hAnsi="Menlo" w:cs="Menlo"/>
                <w:b/>
                <w:bCs/>
                <w:color w:val="000080"/>
                <w:sz w:val="20"/>
                <w:szCs w:val="20"/>
                <w:lang w:eastAsia="ru-RU"/>
              </w:rPr>
            </w:rPrChange>
          </w:rPr>
          <w:t xml:space="preserve">import </w:t>
        </w:r>
        <w:r w:rsidRPr="009974B9">
          <w:rPr>
            <w:rFonts w:ascii="Menlo" w:eastAsia="Times New Roman" w:hAnsi="Menlo" w:cs="Menlo"/>
            <w:color w:val="000000"/>
            <w:sz w:val="20"/>
            <w:szCs w:val="20"/>
            <w:lang w:val="en-US" w:eastAsia="ru-RU"/>
            <w:rPrChange w:id="2706" w:author="Юлия Новокшанова" w:date="2020-02-23T22:12:00Z">
              <w:rPr>
                <w:rFonts w:ascii="Menlo" w:eastAsia="Times New Roman" w:hAnsi="Menlo" w:cs="Menlo"/>
                <w:color w:val="000000"/>
                <w:sz w:val="20"/>
                <w:szCs w:val="20"/>
                <w:lang w:eastAsia="ru-RU"/>
              </w:rPr>
            </w:rPrChange>
          </w:rPr>
          <w:t>datetime</w:t>
        </w:r>
        <w:r w:rsidRPr="009974B9">
          <w:rPr>
            <w:rFonts w:ascii="Menlo" w:eastAsia="Times New Roman" w:hAnsi="Menlo" w:cs="Menlo"/>
            <w:color w:val="000000"/>
            <w:sz w:val="20"/>
            <w:szCs w:val="20"/>
            <w:lang w:val="en-US" w:eastAsia="ru-RU"/>
            <w:rPrChange w:id="2707" w:author="Юлия Новокшанова" w:date="2020-02-23T22:12:00Z">
              <w:rPr>
                <w:rFonts w:ascii="Menlo" w:eastAsia="Times New Roman" w:hAnsi="Menlo" w:cs="Menlo"/>
                <w:color w:val="000000"/>
                <w:sz w:val="20"/>
                <w:szCs w:val="20"/>
                <w:lang w:eastAsia="ru-RU"/>
              </w:rPr>
            </w:rPrChange>
          </w:rPr>
          <w:br/>
          <w:t xml:space="preserve">WINDOW_SIZE = </w:t>
        </w:r>
        <w:r w:rsidRPr="009974B9">
          <w:rPr>
            <w:rFonts w:ascii="Menlo" w:eastAsia="Times New Roman" w:hAnsi="Menlo" w:cs="Menlo"/>
            <w:b/>
            <w:bCs/>
            <w:color w:val="008080"/>
            <w:sz w:val="20"/>
            <w:szCs w:val="20"/>
            <w:lang w:val="en-US" w:eastAsia="ru-RU"/>
            <w:rPrChange w:id="2708" w:author="Юлия Новокшанова" w:date="2020-02-23T22:12:00Z">
              <w:rPr>
                <w:rFonts w:ascii="Menlo" w:eastAsia="Times New Roman" w:hAnsi="Menlo" w:cs="Menlo"/>
                <w:b/>
                <w:bCs/>
                <w:color w:val="008080"/>
                <w:sz w:val="20"/>
                <w:szCs w:val="20"/>
                <w:lang w:eastAsia="ru-RU"/>
              </w:rPr>
            </w:rPrChange>
          </w:rPr>
          <w:t>"1920,1080"</w:t>
        </w:r>
        <w:r w:rsidRPr="009974B9">
          <w:rPr>
            <w:rFonts w:ascii="Menlo" w:eastAsia="Times New Roman" w:hAnsi="Menlo" w:cs="Menlo"/>
            <w:b/>
            <w:bCs/>
            <w:color w:val="008080"/>
            <w:sz w:val="20"/>
            <w:szCs w:val="20"/>
            <w:lang w:val="en-US" w:eastAsia="ru-RU"/>
            <w:rPrChange w:id="2709" w:author="Юлия Новокшанова" w:date="2020-02-23T22:12:00Z">
              <w:rPr>
                <w:rFonts w:ascii="Menlo" w:eastAsia="Times New Roman" w:hAnsi="Menlo" w:cs="Menlo"/>
                <w:b/>
                <w:bCs/>
                <w:color w:val="008080"/>
                <w:sz w:val="20"/>
                <w:szCs w:val="20"/>
                <w:lang w:eastAsia="ru-RU"/>
              </w:rPr>
            </w:rPrChange>
          </w:rPr>
          <w:br/>
        </w:r>
        <w:r w:rsidRPr="009974B9">
          <w:rPr>
            <w:rFonts w:ascii="Menlo" w:eastAsia="Times New Roman" w:hAnsi="Menlo" w:cs="Menlo"/>
            <w:color w:val="000000"/>
            <w:sz w:val="20"/>
            <w:szCs w:val="20"/>
            <w:lang w:val="en-US" w:eastAsia="ru-RU"/>
            <w:rPrChange w:id="2710" w:author="Юлия Новокшанова" w:date="2020-02-23T22:12:00Z">
              <w:rPr>
                <w:rFonts w:ascii="Menlo" w:eastAsia="Times New Roman" w:hAnsi="Menlo" w:cs="Menlo"/>
                <w:color w:val="000000"/>
                <w:sz w:val="20"/>
                <w:szCs w:val="20"/>
                <w:lang w:eastAsia="ru-RU"/>
              </w:rPr>
            </w:rPrChange>
          </w:rPr>
          <w:t>chrome_options = Options()</w:t>
        </w:r>
        <w:r w:rsidRPr="009974B9">
          <w:rPr>
            <w:rFonts w:ascii="Menlo" w:eastAsia="Times New Roman" w:hAnsi="Menlo" w:cs="Menlo"/>
            <w:color w:val="000000"/>
            <w:sz w:val="20"/>
            <w:szCs w:val="20"/>
            <w:lang w:val="en-US" w:eastAsia="ru-RU"/>
            <w:rPrChange w:id="2711" w:author="Юлия Новокшанова" w:date="2020-02-23T22:12:00Z">
              <w:rPr>
                <w:rFonts w:ascii="Menlo" w:eastAsia="Times New Roman" w:hAnsi="Menlo" w:cs="Menlo"/>
                <w:color w:val="000000"/>
                <w:sz w:val="20"/>
                <w:szCs w:val="20"/>
                <w:lang w:eastAsia="ru-RU"/>
              </w:rPr>
            </w:rPrChange>
          </w:rPr>
          <w:br/>
          <w:t>chrome_options.add_argument(</w:t>
        </w:r>
        <w:r w:rsidRPr="009974B9">
          <w:rPr>
            <w:rFonts w:ascii="Menlo" w:eastAsia="Times New Roman" w:hAnsi="Menlo" w:cs="Menlo"/>
            <w:b/>
            <w:bCs/>
            <w:color w:val="008080"/>
            <w:sz w:val="20"/>
            <w:szCs w:val="20"/>
            <w:lang w:val="en-US" w:eastAsia="ru-RU"/>
            <w:rPrChange w:id="2712" w:author="Юлия Новокшанова" w:date="2020-02-23T22:12:00Z">
              <w:rPr>
                <w:rFonts w:ascii="Menlo" w:eastAsia="Times New Roman" w:hAnsi="Menlo" w:cs="Menlo"/>
                <w:b/>
                <w:bCs/>
                <w:color w:val="008080"/>
                <w:sz w:val="20"/>
                <w:szCs w:val="20"/>
                <w:lang w:eastAsia="ru-RU"/>
              </w:rPr>
            </w:rPrChange>
          </w:rPr>
          <w:t>"--headless"</w:t>
        </w:r>
        <w:r w:rsidRPr="009974B9">
          <w:rPr>
            <w:rFonts w:ascii="Menlo" w:eastAsia="Times New Roman" w:hAnsi="Menlo" w:cs="Menlo"/>
            <w:color w:val="000000"/>
            <w:sz w:val="20"/>
            <w:szCs w:val="20"/>
            <w:lang w:val="en-US" w:eastAsia="ru-RU"/>
            <w:rPrChange w:id="2713"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714" w:author="Юлия Новокшанова" w:date="2020-02-23T22:12:00Z">
              <w:rPr>
                <w:rFonts w:ascii="Menlo" w:eastAsia="Times New Roman" w:hAnsi="Menlo" w:cs="Menlo"/>
                <w:color w:val="000000"/>
                <w:sz w:val="20"/>
                <w:szCs w:val="20"/>
                <w:lang w:eastAsia="ru-RU"/>
              </w:rPr>
            </w:rPrChange>
          </w:rPr>
          <w:br/>
          <w:t>chrome_options.add_argument(</w:t>
        </w:r>
        <w:r w:rsidRPr="009974B9">
          <w:rPr>
            <w:rFonts w:ascii="Menlo" w:eastAsia="Times New Roman" w:hAnsi="Menlo" w:cs="Menlo"/>
            <w:b/>
            <w:bCs/>
            <w:color w:val="008080"/>
            <w:sz w:val="20"/>
            <w:szCs w:val="20"/>
            <w:lang w:val="en-US" w:eastAsia="ru-RU"/>
            <w:rPrChange w:id="2715" w:author="Юлия Новокшанова" w:date="2020-02-23T22:12:00Z">
              <w:rPr>
                <w:rFonts w:ascii="Menlo" w:eastAsia="Times New Roman" w:hAnsi="Menlo" w:cs="Menlo"/>
                <w:b/>
                <w:bCs/>
                <w:color w:val="008080"/>
                <w:sz w:val="20"/>
                <w:szCs w:val="20"/>
                <w:lang w:eastAsia="ru-RU"/>
              </w:rPr>
            </w:rPrChange>
          </w:rPr>
          <w:t xml:space="preserve">"--window-size=%s" </w:t>
        </w:r>
        <w:r w:rsidRPr="009974B9">
          <w:rPr>
            <w:rFonts w:ascii="Menlo" w:eastAsia="Times New Roman" w:hAnsi="Menlo" w:cs="Menlo"/>
            <w:color w:val="000000"/>
            <w:sz w:val="20"/>
            <w:szCs w:val="20"/>
            <w:lang w:val="en-US" w:eastAsia="ru-RU"/>
            <w:rPrChange w:id="2716" w:author="Юлия Новокшанова" w:date="2020-02-23T22:12:00Z">
              <w:rPr>
                <w:rFonts w:ascii="Menlo" w:eastAsia="Times New Roman" w:hAnsi="Menlo" w:cs="Menlo"/>
                <w:color w:val="000000"/>
                <w:sz w:val="20"/>
                <w:szCs w:val="20"/>
                <w:lang w:eastAsia="ru-RU"/>
              </w:rPr>
            </w:rPrChange>
          </w:rPr>
          <w:t>% WINDOW_SIZE)</w:t>
        </w:r>
        <w:r w:rsidRPr="009974B9">
          <w:rPr>
            <w:rFonts w:ascii="Menlo" w:eastAsia="Times New Roman" w:hAnsi="Menlo" w:cs="Menlo"/>
            <w:color w:val="000000"/>
            <w:sz w:val="20"/>
            <w:szCs w:val="20"/>
            <w:lang w:val="en-US" w:eastAsia="ru-RU"/>
            <w:rPrChange w:id="2717" w:author="Юлия Новокшанова" w:date="2020-02-23T22:12:00Z">
              <w:rPr>
                <w:rFonts w:ascii="Menlo" w:eastAsia="Times New Roman" w:hAnsi="Menlo" w:cs="Menlo"/>
                <w:color w:val="000000"/>
                <w:sz w:val="20"/>
                <w:szCs w:val="20"/>
                <w:lang w:eastAsia="ru-RU"/>
              </w:rPr>
            </w:rPrChange>
          </w:rPr>
          <w:br/>
          <w:t xml:space="preserve">driver = webdriver.Chrome(ChromeDriverManager().install(), </w:t>
        </w:r>
        <w:r w:rsidRPr="009974B9">
          <w:rPr>
            <w:rFonts w:ascii="Menlo" w:eastAsia="Times New Roman" w:hAnsi="Menlo" w:cs="Menlo"/>
            <w:color w:val="660099"/>
            <w:sz w:val="20"/>
            <w:szCs w:val="20"/>
            <w:lang w:val="en-US" w:eastAsia="ru-RU"/>
            <w:rPrChange w:id="2718" w:author="Юлия Новокшанова" w:date="2020-02-23T22:12:00Z">
              <w:rPr>
                <w:rFonts w:ascii="Menlo" w:eastAsia="Times New Roman" w:hAnsi="Menlo" w:cs="Menlo"/>
                <w:color w:val="660099"/>
                <w:sz w:val="20"/>
                <w:szCs w:val="20"/>
                <w:lang w:eastAsia="ru-RU"/>
              </w:rPr>
            </w:rPrChange>
          </w:rPr>
          <w:t>chrome_options</w:t>
        </w:r>
        <w:r w:rsidRPr="009974B9">
          <w:rPr>
            <w:rFonts w:ascii="Menlo" w:eastAsia="Times New Roman" w:hAnsi="Menlo" w:cs="Menlo"/>
            <w:color w:val="000000"/>
            <w:sz w:val="20"/>
            <w:szCs w:val="20"/>
            <w:lang w:val="en-US" w:eastAsia="ru-RU"/>
            <w:rPrChange w:id="2719" w:author="Юлия Новокшанова" w:date="2020-02-23T22:12:00Z">
              <w:rPr>
                <w:rFonts w:ascii="Menlo" w:eastAsia="Times New Roman" w:hAnsi="Menlo" w:cs="Menlo"/>
                <w:color w:val="000000"/>
                <w:sz w:val="20"/>
                <w:szCs w:val="20"/>
                <w:lang w:eastAsia="ru-RU"/>
              </w:rPr>
            </w:rPrChange>
          </w:rPr>
          <w:t>=chrome_options)</w:t>
        </w:r>
        <w:r w:rsidRPr="009974B9">
          <w:rPr>
            <w:rFonts w:ascii="Menlo" w:eastAsia="Times New Roman" w:hAnsi="Menlo" w:cs="Menlo"/>
            <w:color w:val="000000"/>
            <w:sz w:val="20"/>
            <w:szCs w:val="20"/>
            <w:lang w:val="en-US" w:eastAsia="ru-RU"/>
            <w:rPrChange w:id="2720"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i/>
            <w:iCs/>
            <w:color w:val="808080"/>
            <w:sz w:val="20"/>
            <w:szCs w:val="20"/>
            <w:lang w:val="en-US" w:eastAsia="ru-RU"/>
            <w:rPrChange w:id="2721" w:author="Юлия Новокшанова" w:date="2020-02-23T22:12:00Z">
              <w:rPr>
                <w:rFonts w:ascii="Menlo" w:eastAsia="Times New Roman" w:hAnsi="Menlo" w:cs="Menlo"/>
                <w:i/>
                <w:iCs/>
                <w:color w:val="808080"/>
                <w:sz w:val="20"/>
                <w:szCs w:val="20"/>
                <w:lang w:eastAsia="ru-RU"/>
              </w:rPr>
            </w:rPrChange>
          </w:rPr>
          <w:t># driver = webdriver.Chrome(ChromeDriverManager().install())</w:t>
        </w:r>
        <w:r w:rsidRPr="009974B9">
          <w:rPr>
            <w:rFonts w:ascii="Menlo" w:eastAsia="Times New Roman" w:hAnsi="Menlo" w:cs="Menlo"/>
            <w:i/>
            <w:iCs/>
            <w:color w:val="808080"/>
            <w:sz w:val="20"/>
            <w:szCs w:val="20"/>
            <w:lang w:val="en-US" w:eastAsia="ru-RU"/>
            <w:rPrChange w:id="2722" w:author="Юлия Новокшанова" w:date="2020-02-23T22:12:00Z">
              <w:rPr>
                <w:rFonts w:ascii="Menlo" w:eastAsia="Times New Roman" w:hAnsi="Menlo" w:cs="Menlo"/>
                <w:i/>
                <w:iCs/>
                <w:color w:val="808080"/>
                <w:sz w:val="20"/>
                <w:szCs w:val="20"/>
                <w:lang w:eastAsia="ru-RU"/>
              </w:rPr>
            </w:rPrChange>
          </w:rPr>
          <w:br/>
        </w:r>
        <w:r w:rsidRPr="009974B9">
          <w:rPr>
            <w:rFonts w:ascii="Menlo" w:eastAsia="Times New Roman" w:hAnsi="Menlo" w:cs="Menlo"/>
            <w:i/>
            <w:iCs/>
            <w:color w:val="808080"/>
            <w:sz w:val="20"/>
            <w:szCs w:val="20"/>
            <w:lang w:val="en-US" w:eastAsia="ru-RU"/>
            <w:rPrChange w:id="2723" w:author="Юлия Новокшанова" w:date="2020-02-23T22:12:00Z">
              <w:rPr>
                <w:rFonts w:ascii="Menlo" w:eastAsia="Times New Roman" w:hAnsi="Menlo" w:cs="Menlo"/>
                <w:i/>
                <w:iCs/>
                <w:color w:val="808080"/>
                <w:sz w:val="20"/>
                <w:szCs w:val="20"/>
                <w:lang w:eastAsia="ru-RU"/>
              </w:rPr>
            </w:rPrChange>
          </w:rPr>
          <w:br/>
        </w:r>
        <w:r w:rsidRPr="009974B9">
          <w:rPr>
            <w:rFonts w:ascii="Menlo" w:eastAsia="Times New Roman" w:hAnsi="Menlo" w:cs="Menlo"/>
            <w:color w:val="000000"/>
            <w:sz w:val="20"/>
            <w:szCs w:val="20"/>
            <w:lang w:val="en-US" w:eastAsia="ru-RU"/>
            <w:rPrChange w:id="2724" w:author="Юлия Новокшанова" w:date="2020-02-23T22:12:00Z">
              <w:rPr>
                <w:rFonts w:ascii="Menlo" w:eastAsia="Times New Roman" w:hAnsi="Menlo" w:cs="Menlo"/>
                <w:color w:val="000000"/>
                <w:sz w:val="20"/>
                <w:szCs w:val="20"/>
                <w:lang w:eastAsia="ru-RU"/>
              </w:rPr>
            </w:rPrChange>
          </w:rPr>
          <w:t>driver.implicitly_wait(</w:t>
        </w:r>
        <w:r w:rsidRPr="009974B9">
          <w:rPr>
            <w:rFonts w:ascii="Menlo" w:eastAsia="Times New Roman" w:hAnsi="Menlo" w:cs="Menlo"/>
            <w:color w:val="0000FF"/>
            <w:sz w:val="20"/>
            <w:szCs w:val="20"/>
            <w:lang w:val="en-US" w:eastAsia="ru-RU"/>
            <w:rPrChange w:id="2725" w:author="Юлия Новокшанова" w:date="2020-02-23T22:12:00Z">
              <w:rPr>
                <w:rFonts w:ascii="Menlo" w:eastAsia="Times New Roman" w:hAnsi="Menlo" w:cs="Menlo"/>
                <w:color w:val="0000FF"/>
                <w:sz w:val="20"/>
                <w:szCs w:val="20"/>
                <w:lang w:eastAsia="ru-RU"/>
              </w:rPr>
            </w:rPrChange>
          </w:rPr>
          <w:t>20</w:t>
        </w:r>
        <w:r w:rsidRPr="009974B9">
          <w:rPr>
            <w:rFonts w:ascii="Menlo" w:eastAsia="Times New Roman" w:hAnsi="Menlo" w:cs="Menlo"/>
            <w:color w:val="000000"/>
            <w:sz w:val="20"/>
            <w:szCs w:val="20"/>
            <w:lang w:val="en-US" w:eastAsia="ru-RU"/>
            <w:rPrChange w:id="2726"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727"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728"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729"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i/>
            <w:iCs/>
            <w:color w:val="808080"/>
            <w:sz w:val="20"/>
            <w:szCs w:val="20"/>
            <w:lang w:val="en-US" w:eastAsia="ru-RU"/>
            <w:rPrChange w:id="2730" w:author="Юлия Новокшанова" w:date="2020-02-23T22:12:00Z">
              <w:rPr>
                <w:rFonts w:ascii="Menlo" w:eastAsia="Times New Roman" w:hAnsi="Menlo" w:cs="Menlo"/>
                <w:i/>
                <w:iCs/>
                <w:color w:val="808080"/>
                <w:sz w:val="20"/>
                <w:szCs w:val="20"/>
                <w:lang w:eastAsia="ru-RU"/>
              </w:rPr>
            </w:rPrChange>
          </w:rPr>
          <w:t># ----------------------------------------------------------------------------------------------------------</w:t>
        </w:r>
        <w:r w:rsidRPr="009974B9">
          <w:rPr>
            <w:rFonts w:ascii="Menlo" w:eastAsia="Times New Roman" w:hAnsi="Menlo" w:cs="Menlo"/>
            <w:i/>
            <w:iCs/>
            <w:color w:val="808080"/>
            <w:sz w:val="20"/>
            <w:szCs w:val="20"/>
            <w:lang w:val="en-US" w:eastAsia="ru-RU"/>
            <w:rPrChange w:id="2731" w:author="Юлия Новокшанова" w:date="2020-02-23T22:12:00Z">
              <w:rPr>
                <w:rFonts w:ascii="Menlo" w:eastAsia="Times New Roman" w:hAnsi="Menlo" w:cs="Menlo"/>
                <w:i/>
                <w:iCs/>
                <w:color w:val="808080"/>
                <w:sz w:val="20"/>
                <w:szCs w:val="20"/>
                <w:lang w:eastAsia="ru-RU"/>
              </w:rPr>
            </w:rPrChange>
          </w:rPr>
          <w:br/>
        </w:r>
        <w:r w:rsidRPr="009974B9">
          <w:rPr>
            <w:rFonts w:ascii="Menlo" w:eastAsia="Times New Roman" w:hAnsi="Menlo" w:cs="Menlo"/>
            <w:b/>
            <w:bCs/>
            <w:color w:val="000080"/>
            <w:sz w:val="20"/>
            <w:szCs w:val="20"/>
            <w:lang w:val="en-US" w:eastAsia="ru-RU"/>
            <w:rPrChange w:id="2732" w:author="Юлия Новокшанова" w:date="2020-02-23T22:12:00Z">
              <w:rPr>
                <w:rFonts w:ascii="Menlo" w:eastAsia="Times New Roman" w:hAnsi="Menlo" w:cs="Menlo"/>
                <w:b/>
                <w:bCs/>
                <w:color w:val="000080"/>
                <w:sz w:val="20"/>
                <w:szCs w:val="20"/>
                <w:lang w:eastAsia="ru-RU"/>
              </w:rPr>
            </w:rPrChange>
          </w:rPr>
          <w:t xml:space="preserve">def </w:t>
        </w:r>
        <w:r w:rsidRPr="009974B9">
          <w:rPr>
            <w:rFonts w:ascii="Menlo" w:eastAsia="Times New Roman" w:hAnsi="Menlo" w:cs="Menlo"/>
            <w:color w:val="000000"/>
            <w:sz w:val="20"/>
            <w:szCs w:val="20"/>
            <w:lang w:val="en-US" w:eastAsia="ru-RU"/>
            <w:rPrChange w:id="2733" w:author="Юлия Новокшанова" w:date="2020-02-23T22:12:00Z">
              <w:rPr>
                <w:rFonts w:ascii="Menlo" w:eastAsia="Times New Roman" w:hAnsi="Menlo" w:cs="Menlo"/>
                <w:color w:val="000000"/>
                <w:sz w:val="20"/>
                <w:szCs w:val="20"/>
                <w:lang w:eastAsia="ru-RU"/>
              </w:rPr>
            </w:rPrChange>
          </w:rPr>
          <w:t>specialty_selection(a):</w:t>
        </w:r>
        <w:r w:rsidRPr="009974B9">
          <w:rPr>
            <w:rFonts w:ascii="Menlo" w:eastAsia="Times New Roman" w:hAnsi="Menlo" w:cs="Menlo"/>
            <w:color w:val="000000"/>
            <w:sz w:val="20"/>
            <w:szCs w:val="20"/>
            <w:lang w:val="en-US" w:eastAsia="ru-RU"/>
            <w:rPrChange w:id="2734"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i/>
            <w:iCs/>
            <w:color w:val="808080"/>
            <w:sz w:val="20"/>
            <w:szCs w:val="20"/>
            <w:lang w:val="en-US" w:eastAsia="ru-RU"/>
            <w:rPrChange w:id="2735" w:author="Юлия Новокшанова" w:date="2020-02-23T22:12:00Z">
              <w:rPr>
                <w:rFonts w:ascii="Menlo" w:eastAsia="Times New Roman" w:hAnsi="Menlo" w:cs="Menlo"/>
                <w:i/>
                <w:iCs/>
                <w:color w:val="808080"/>
                <w:sz w:val="20"/>
                <w:szCs w:val="20"/>
                <w:lang w:eastAsia="ru-RU"/>
              </w:rPr>
            </w:rPrChange>
          </w:rPr>
          <w:t># print(driver.find_elements_by_tag_name("h3"))</w:t>
        </w:r>
        <w:r w:rsidRPr="009974B9">
          <w:rPr>
            <w:rFonts w:ascii="Menlo" w:eastAsia="Times New Roman" w:hAnsi="Menlo" w:cs="Menlo"/>
            <w:i/>
            <w:iCs/>
            <w:color w:val="808080"/>
            <w:sz w:val="20"/>
            <w:szCs w:val="20"/>
            <w:lang w:val="en-US" w:eastAsia="ru-RU"/>
            <w:rPrChange w:id="2736" w:author="Юлия Новокшанова" w:date="2020-02-23T22:12:00Z">
              <w:rPr>
                <w:rFonts w:ascii="Menlo" w:eastAsia="Times New Roman" w:hAnsi="Menlo" w:cs="Menlo"/>
                <w:i/>
                <w:iCs/>
                <w:color w:val="808080"/>
                <w:sz w:val="20"/>
                <w:szCs w:val="20"/>
                <w:lang w:eastAsia="ru-RU"/>
              </w:rPr>
            </w:rPrChange>
          </w:rPr>
          <w:br/>
          <w:t xml:space="preserve">    </w:t>
        </w:r>
        <w:r w:rsidRPr="009974B9">
          <w:rPr>
            <w:rFonts w:ascii="Menlo" w:eastAsia="Times New Roman" w:hAnsi="Menlo" w:cs="Menlo"/>
            <w:color w:val="000000"/>
            <w:sz w:val="20"/>
            <w:szCs w:val="20"/>
            <w:lang w:val="en-US" w:eastAsia="ru-RU"/>
            <w:rPrChange w:id="2737" w:author="Юлия Новокшанова" w:date="2020-02-23T22:12:00Z">
              <w:rPr>
                <w:rFonts w:ascii="Menlo" w:eastAsia="Times New Roman" w:hAnsi="Menlo" w:cs="Menlo"/>
                <w:color w:val="000000"/>
                <w:sz w:val="20"/>
                <w:szCs w:val="20"/>
                <w:lang w:eastAsia="ru-RU"/>
              </w:rPr>
            </w:rPrChange>
          </w:rPr>
          <w:t xml:space="preserve">way_elem = WebDriverWait(driver, </w:t>
        </w:r>
        <w:r w:rsidRPr="009974B9">
          <w:rPr>
            <w:rFonts w:ascii="Menlo" w:eastAsia="Times New Roman" w:hAnsi="Menlo" w:cs="Menlo"/>
            <w:color w:val="0000FF"/>
            <w:sz w:val="20"/>
            <w:szCs w:val="20"/>
            <w:lang w:val="en-US" w:eastAsia="ru-RU"/>
            <w:rPrChange w:id="2738" w:author="Юлия Новокшанова" w:date="2020-02-23T22:12:00Z">
              <w:rPr>
                <w:rFonts w:ascii="Menlo" w:eastAsia="Times New Roman" w:hAnsi="Menlo" w:cs="Menlo"/>
                <w:color w:val="0000FF"/>
                <w:sz w:val="20"/>
                <w:szCs w:val="20"/>
                <w:lang w:eastAsia="ru-RU"/>
              </w:rPr>
            </w:rPrChange>
          </w:rPr>
          <w:t>30</w:t>
        </w:r>
        <w:r w:rsidRPr="009974B9">
          <w:rPr>
            <w:rFonts w:ascii="Menlo" w:eastAsia="Times New Roman" w:hAnsi="Menlo" w:cs="Menlo"/>
            <w:color w:val="000000"/>
            <w:sz w:val="20"/>
            <w:szCs w:val="20"/>
            <w:lang w:val="en-US" w:eastAsia="ru-RU"/>
            <w:rPrChange w:id="2739" w:author="Юлия Новокшанова" w:date="2020-02-23T22:12:00Z">
              <w:rPr>
                <w:rFonts w:ascii="Menlo" w:eastAsia="Times New Roman" w:hAnsi="Menlo" w:cs="Menlo"/>
                <w:color w:val="000000"/>
                <w:sz w:val="20"/>
                <w:szCs w:val="20"/>
                <w:lang w:eastAsia="ru-RU"/>
              </w:rPr>
            </w:rPrChange>
          </w:rPr>
          <w:t>).until(EC.visibility_of_element_located((</w:t>
        </w:r>
        <w:r w:rsidRPr="009974B9">
          <w:rPr>
            <w:rFonts w:ascii="Menlo" w:eastAsia="Times New Roman" w:hAnsi="Menlo" w:cs="Menlo"/>
            <w:color w:val="000000"/>
            <w:sz w:val="20"/>
            <w:szCs w:val="20"/>
            <w:lang w:val="en-US" w:eastAsia="ru-RU"/>
            <w:rPrChange w:id="2740" w:author="Юлия Новокшанова" w:date="2020-02-23T22:12:00Z">
              <w:rPr>
                <w:rFonts w:ascii="Menlo" w:eastAsia="Times New Roman" w:hAnsi="Menlo" w:cs="Menlo"/>
                <w:color w:val="000000"/>
                <w:sz w:val="20"/>
                <w:szCs w:val="20"/>
                <w:lang w:eastAsia="ru-RU"/>
              </w:rPr>
            </w:rPrChange>
          </w:rPr>
          <w:br/>
          <w:t xml:space="preserve">        By.XPATH, </w:t>
        </w:r>
        <w:r w:rsidRPr="009974B9">
          <w:rPr>
            <w:rFonts w:ascii="Menlo" w:eastAsia="Times New Roman" w:hAnsi="Menlo" w:cs="Menlo"/>
            <w:b/>
            <w:bCs/>
            <w:color w:val="008080"/>
            <w:sz w:val="20"/>
            <w:szCs w:val="20"/>
            <w:lang w:val="en-US" w:eastAsia="ru-RU"/>
            <w:rPrChange w:id="2741" w:author="Юлия Новокшанова" w:date="2020-02-23T22:12:00Z">
              <w:rPr>
                <w:rFonts w:ascii="Menlo" w:eastAsia="Times New Roman" w:hAnsi="Menlo" w:cs="Menlo"/>
                <w:b/>
                <w:bCs/>
                <w:color w:val="008080"/>
                <w:sz w:val="20"/>
                <w:szCs w:val="20"/>
                <w:lang w:eastAsia="ru-RU"/>
              </w:rPr>
            </w:rPrChange>
          </w:rPr>
          <w:t>f'*//h3[contains(text(), "</w:t>
        </w:r>
        <w:r w:rsidRPr="009974B9">
          <w:rPr>
            <w:rFonts w:ascii="Menlo" w:eastAsia="Times New Roman" w:hAnsi="Menlo" w:cs="Menlo"/>
            <w:b/>
            <w:bCs/>
            <w:color w:val="000080"/>
            <w:sz w:val="20"/>
            <w:szCs w:val="20"/>
            <w:lang w:val="en-US" w:eastAsia="ru-RU"/>
            <w:rPrChange w:id="2742" w:author="Юлия Новокшанова" w:date="2020-02-23T22:12:00Z">
              <w:rPr>
                <w:rFonts w:ascii="Menlo" w:eastAsia="Times New Roman" w:hAnsi="Menlo" w:cs="Menlo"/>
                <w:b/>
                <w:bCs/>
                <w:color w:val="000080"/>
                <w:sz w:val="20"/>
                <w:szCs w:val="20"/>
                <w:lang w:eastAsia="ru-RU"/>
              </w:rPr>
            </w:rPrChange>
          </w:rPr>
          <w:t>{</w:t>
        </w:r>
        <w:r w:rsidRPr="009974B9">
          <w:rPr>
            <w:rFonts w:ascii="Menlo" w:eastAsia="Times New Roman" w:hAnsi="Menlo" w:cs="Menlo"/>
            <w:color w:val="000000"/>
            <w:sz w:val="20"/>
            <w:szCs w:val="20"/>
            <w:lang w:val="en-US" w:eastAsia="ru-RU"/>
            <w:rPrChange w:id="2743" w:author="Юлия Новокшанова" w:date="2020-02-23T22:12:00Z">
              <w:rPr>
                <w:rFonts w:ascii="Menlo" w:eastAsia="Times New Roman" w:hAnsi="Menlo" w:cs="Menlo"/>
                <w:color w:val="000000"/>
                <w:sz w:val="20"/>
                <w:szCs w:val="20"/>
                <w:lang w:eastAsia="ru-RU"/>
              </w:rPr>
            </w:rPrChange>
          </w:rPr>
          <w:t>a</w:t>
        </w:r>
        <w:r w:rsidRPr="009974B9">
          <w:rPr>
            <w:rFonts w:ascii="Menlo" w:eastAsia="Times New Roman" w:hAnsi="Menlo" w:cs="Menlo"/>
            <w:b/>
            <w:bCs/>
            <w:color w:val="000080"/>
            <w:sz w:val="20"/>
            <w:szCs w:val="20"/>
            <w:lang w:val="en-US" w:eastAsia="ru-RU"/>
            <w:rPrChange w:id="2744" w:author="Юлия Новокшанова" w:date="2020-02-23T22:12:00Z">
              <w:rPr>
                <w:rFonts w:ascii="Menlo" w:eastAsia="Times New Roman" w:hAnsi="Menlo" w:cs="Menlo"/>
                <w:b/>
                <w:bCs/>
                <w:color w:val="000080"/>
                <w:sz w:val="20"/>
                <w:szCs w:val="20"/>
                <w:lang w:eastAsia="ru-RU"/>
              </w:rPr>
            </w:rPrChange>
          </w:rPr>
          <w:t>}</w:t>
        </w:r>
        <w:r w:rsidRPr="009974B9">
          <w:rPr>
            <w:rFonts w:ascii="Menlo" w:eastAsia="Times New Roman" w:hAnsi="Menlo" w:cs="Menlo"/>
            <w:b/>
            <w:bCs/>
            <w:color w:val="008080"/>
            <w:sz w:val="20"/>
            <w:szCs w:val="20"/>
            <w:lang w:val="en-US" w:eastAsia="ru-RU"/>
            <w:rPrChange w:id="2745" w:author="Юлия Новокшанова" w:date="2020-02-23T22:12:00Z">
              <w:rPr>
                <w:rFonts w:ascii="Menlo" w:eastAsia="Times New Roman" w:hAnsi="Menlo" w:cs="Menlo"/>
                <w:b/>
                <w:bCs/>
                <w:color w:val="008080"/>
                <w:sz w:val="20"/>
                <w:szCs w:val="20"/>
                <w:lang w:eastAsia="ru-RU"/>
              </w:rPr>
            </w:rPrChange>
          </w:rPr>
          <w:t>")]'</w:t>
        </w:r>
        <w:r w:rsidRPr="009974B9">
          <w:rPr>
            <w:rFonts w:ascii="Menlo" w:eastAsia="Times New Roman" w:hAnsi="Menlo" w:cs="Menlo"/>
            <w:color w:val="000000"/>
            <w:sz w:val="20"/>
            <w:szCs w:val="20"/>
            <w:lang w:val="en-US" w:eastAsia="ru-RU"/>
            <w:rPrChange w:id="2746"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747" w:author="Юлия Новокшанова" w:date="2020-02-23T22:12:00Z">
              <w:rPr>
                <w:rFonts w:ascii="Menlo" w:eastAsia="Times New Roman" w:hAnsi="Menlo" w:cs="Menlo"/>
                <w:color w:val="000000"/>
                <w:sz w:val="20"/>
                <w:szCs w:val="20"/>
                <w:lang w:eastAsia="ru-RU"/>
              </w:rPr>
            </w:rPrChange>
          </w:rPr>
          <w:br/>
          <w:t xml:space="preserve">    way_elem.click()</w:t>
        </w:r>
        <w:r w:rsidRPr="009974B9">
          <w:rPr>
            <w:rFonts w:ascii="Menlo" w:eastAsia="Times New Roman" w:hAnsi="Menlo" w:cs="Menlo"/>
            <w:color w:val="000000"/>
            <w:sz w:val="20"/>
            <w:szCs w:val="20"/>
            <w:lang w:val="en-US" w:eastAsia="ru-RU"/>
            <w:rPrChange w:id="2748" w:author="Юлия Новокшанова" w:date="2020-02-23T22:12:00Z">
              <w:rPr>
                <w:rFonts w:ascii="Menlo" w:eastAsia="Times New Roman" w:hAnsi="Menlo" w:cs="Menlo"/>
                <w:color w:val="000000"/>
                <w:sz w:val="20"/>
                <w:szCs w:val="20"/>
                <w:lang w:eastAsia="ru-RU"/>
              </w:rPr>
            </w:rPrChange>
          </w:rPr>
          <w:br/>
          <w:t xml:space="preserve">    driver.switch_to.frame(driver.find_element_by_xpath(</w:t>
        </w:r>
        <w:r w:rsidRPr="009974B9">
          <w:rPr>
            <w:rFonts w:ascii="Menlo" w:eastAsia="Times New Roman" w:hAnsi="Menlo" w:cs="Menlo"/>
            <w:b/>
            <w:bCs/>
            <w:color w:val="008080"/>
            <w:sz w:val="20"/>
            <w:szCs w:val="20"/>
            <w:lang w:val="en-US" w:eastAsia="ru-RU"/>
            <w:rPrChange w:id="2749" w:author="Юлия Новокшанова" w:date="2020-02-23T22:12:00Z">
              <w:rPr>
                <w:rFonts w:ascii="Menlo" w:eastAsia="Times New Roman" w:hAnsi="Menlo" w:cs="Menlo"/>
                <w:b/>
                <w:bCs/>
                <w:color w:val="008080"/>
                <w:sz w:val="20"/>
                <w:szCs w:val="20"/>
                <w:lang w:eastAsia="ru-RU"/>
              </w:rPr>
            </w:rPrChange>
          </w:rPr>
          <w:t>'.//iframe'</w:t>
        </w:r>
        <w:r w:rsidRPr="009974B9">
          <w:rPr>
            <w:rFonts w:ascii="Menlo" w:eastAsia="Times New Roman" w:hAnsi="Menlo" w:cs="Menlo"/>
            <w:color w:val="000000"/>
            <w:sz w:val="20"/>
            <w:szCs w:val="20"/>
            <w:lang w:val="en-US" w:eastAsia="ru-RU"/>
            <w:rPrChange w:id="2750"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751"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i/>
            <w:iCs/>
            <w:color w:val="808080"/>
            <w:sz w:val="20"/>
            <w:szCs w:val="20"/>
            <w:lang w:val="en-US" w:eastAsia="ru-RU"/>
            <w:rPrChange w:id="2752" w:author="Юлия Новокшанова" w:date="2020-02-23T22:12:00Z">
              <w:rPr>
                <w:rFonts w:ascii="Menlo" w:eastAsia="Times New Roman" w:hAnsi="Menlo" w:cs="Menlo"/>
                <w:i/>
                <w:iCs/>
                <w:color w:val="808080"/>
                <w:sz w:val="20"/>
                <w:szCs w:val="20"/>
                <w:lang w:eastAsia="ru-RU"/>
              </w:rPr>
            </w:rPrChange>
          </w:rPr>
          <w:t># print(driver.find_elements_by_tag_name("button"))</w:t>
        </w:r>
        <w:r w:rsidRPr="009974B9">
          <w:rPr>
            <w:rFonts w:ascii="Menlo" w:eastAsia="Times New Roman" w:hAnsi="Menlo" w:cs="Menlo"/>
            <w:i/>
            <w:iCs/>
            <w:color w:val="808080"/>
            <w:sz w:val="20"/>
            <w:szCs w:val="20"/>
            <w:lang w:val="en-US" w:eastAsia="ru-RU"/>
            <w:rPrChange w:id="2753" w:author="Юлия Новокшанова" w:date="2020-02-23T22:12:00Z">
              <w:rPr>
                <w:rFonts w:ascii="Menlo" w:eastAsia="Times New Roman" w:hAnsi="Menlo" w:cs="Menlo"/>
                <w:i/>
                <w:iCs/>
                <w:color w:val="808080"/>
                <w:sz w:val="20"/>
                <w:szCs w:val="20"/>
                <w:lang w:eastAsia="ru-RU"/>
              </w:rPr>
            </w:rPrChange>
          </w:rPr>
          <w:br/>
          <w:t xml:space="preserve">    </w:t>
        </w:r>
        <w:r w:rsidRPr="009974B9">
          <w:rPr>
            <w:rFonts w:ascii="Menlo" w:eastAsia="Times New Roman" w:hAnsi="Menlo" w:cs="Menlo"/>
            <w:color w:val="000000"/>
            <w:sz w:val="20"/>
            <w:szCs w:val="20"/>
            <w:lang w:val="en-US" w:eastAsia="ru-RU"/>
            <w:rPrChange w:id="2754" w:author="Юлия Новокшанова" w:date="2020-02-23T22:12:00Z">
              <w:rPr>
                <w:rFonts w:ascii="Menlo" w:eastAsia="Times New Roman" w:hAnsi="Menlo" w:cs="Menlo"/>
                <w:color w:val="000000"/>
                <w:sz w:val="20"/>
                <w:szCs w:val="20"/>
                <w:lang w:eastAsia="ru-RU"/>
              </w:rPr>
            </w:rPrChange>
          </w:rPr>
          <w:t>time.sleep(</w:t>
        </w:r>
        <w:r w:rsidRPr="009974B9">
          <w:rPr>
            <w:rFonts w:ascii="Menlo" w:eastAsia="Times New Roman" w:hAnsi="Menlo" w:cs="Menlo"/>
            <w:color w:val="0000FF"/>
            <w:sz w:val="20"/>
            <w:szCs w:val="20"/>
            <w:lang w:val="en-US" w:eastAsia="ru-RU"/>
            <w:rPrChange w:id="2755" w:author="Юлия Новокшанова" w:date="2020-02-23T22:12:00Z">
              <w:rPr>
                <w:rFonts w:ascii="Menlo" w:eastAsia="Times New Roman" w:hAnsi="Menlo" w:cs="Menlo"/>
                <w:color w:val="0000FF"/>
                <w:sz w:val="20"/>
                <w:szCs w:val="20"/>
                <w:lang w:eastAsia="ru-RU"/>
              </w:rPr>
            </w:rPrChange>
          </w:rPr>
          <w:t>2</w:t>
        </w:r>
        <w:r w:rsidRPr="009974B9">
          <w:rPr>
            <w:rFonts w:ascii="Menlo" w:eastAsia="Times New Roman" w:hAnsi="Menlo" w:cs="Menlo"/>
            <w:color w:val="000000"/>
            <w:sz w:val="20"/>
            <w:szCs w:val="20"/>
            <w:lang w:val="en-US" w:eastAsia="ru-RU"/>
            <w:rPrChange w:id="2756"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757" w:author="Юлия Новокшанова" w:date="2020-02-23T22:12:00Z">
              <w:rPr>
                <w:rFonts w:ascii="Menlo" w:eastAsia="Times New Roman" w:hAnsi="Menlo" w:cs="Menlo"/>
                <w:color w:val="000000"/>
                <w:sz w:val="20"/>
                <w:szCs w:val="20"/>
                <w:lang w:eastAsia="ru-RU"/>
              </w:rPr>
            </w:rPrChange>
          </w:rPr>
          <w:br/>
          <w:t xml:space="preserve">    tmp = driver.find_element_by_tag_name(</w:t>
        </w:r>
        <w:r w:rsidRPr="009974B9">
          <w:rPr>
            <w:rFonts w:ascii="Menlo" w:eastAsia="Times New Roman" w:hAnsi="Menlo" w:cs="Menlo"/>
            <w:b/>
            <w:bCs/>
            <w:color w:val="008080"/>
            <w:sz w:val="20"/>
            <w:szCs w:val="20"/>
            <w:lang w:val="en-US" w:eastAsia="ru-RU"/>
            <w:rPrChange w:id="2758" w:author="Юлия Новокшанова" w:date="2020-02-23T22:12:00Z">
              <w:rPr>
                <w:rFonts w:ascii="Menlo" w:eastAsia="Times New Roman" w:hAnsi="Menlo" w:cs="Menlo"/>
                <w:b/>
                <w:bCs/>
                <w:color w:val="008080"/>
                <w:sz w:val="20"/>
                <w:szCs w:val="20"/>
                <w:lang w:eastAsia="ru-RU"/>
              </w:rPr>
            </w:rPrChange>
          </w:rPr>
          <w:t>"button"</w:t>
        </w:r>
        <w:r w:rsidRPr="009974B9">
          <w:rPr>
            <w:rFonts w:ascii="Menlo" w:eastAsia="Times New Roman" w:hAnsi="Menlo" w:cs="Menlo"/>
            <w:color w:val="000000"/>
            <w:sz w:val="20"/>
            <w:szCs w:val="20"/>
            <w:lang w:val="en-US" w:eastAsia="ru-RU"/>
            <w:rPrChange w:id="2759"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760" w:author="Юлия Новокшанова" w:date="2020-02-23T22:12:00Z">
              <w:rPr>
                <w:rFonts w:ascii="Menlo" w:eastAsia="Times New Roman" w:hAnsi="Menlo" w:cs="Menlo"/>
                <w:color w:val="000000"/>
                <w:sz w:val="20"/>
                <w:szCs w:val="20"/>
                <w:lang w:eastAsia="ru-RU"/>
              </w:rPr>
            </w:rPrChange>
          </w:rPr>
          <w:br/>
          <w:t xml:space="preserve">    tmp.click()</w:t>
        </w:r>
        <w:r w:rsidRPr="009974B9">
          <w:rPr>
            <w:rFonts w:ascii="Menlo" w:eastAsia="Times New Roman" w:hAnsi="Menlo" w:cs="Menlo"/>
            <w:color w:val="000000"/>
            <w:sz w:val="20"/>
            <w:szCs w:val="20"/>
            <w:lang w:val="en-US" w:eastAsia="ru-RU"/>
            <w:rPrChange w:id="2761"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i/>
            <w:iCs/>
            <w:color w:val="808080"/>
            <w:sz w:val="20"/>
            <w:szCs w:val="20"/>
            <w:lang w:val="en-US" w:eastAsia="ru-RU"/>
            <w:rPrChange w:id="2762" w:author="Юлия Новокшанова" w:date="2020-02-23T22:12:00Z">
              <w:rPr>
                <w:rFonts w:ascii="Menlo" w:eastAsia="Times New Roman" w:hAnsi="Menlo" w:cs="Menlo"/>
                <w:i/>
                <w:iCs/>
                <w:color w:val="808080"/>
                <w:sz w:val="20"/>
                <w:szCs w:val="20"/>
                <w:lang w:eastAsia="ru-RU"/>
              </w:rPr>
            </w:rPrChange>
          </w:rPr>
          <w:t># driver.switch_to.default_content()</w:t>
        </w:r>
        <w:r w:rsidRPr="009974B9">
          <w:rPr>
            <w:rFonts w:ascii="Menlo" w:eastAsia="Times New Roman" w:hAnsi="Menlo" w:cs="Menlo"/>
            <w:i/>
            <w:iCs/>
            <w:color w:val="808080"/>
            <w:sz w:val="20"/>
            <w:szCs w:val="20"/>
            <w:lang w:val="en-US" w:eastAsia="ru-RU"/>
            <w:rPrChange w:id="2763" w:author="Юлия Новокшанова" w:date="2020-02-23T22:12:00Z">
              <w:rPr>
                <w:rFonts w:ascii="Menlo" w:eastAsia="Times New Roman" w:hAnsi="Menlo" w:cs="Menlo"/>
                <w:i/>
                <w:iCs/>
                <w:color w:val="808080"/>
                <w:sz w:val="20"/>
                <w:szCs w:val="20"/>
                <w:lang w:eastAsia="ru-RU"/>
              </w:rPr>
            </w:rPrChange>
          </w:rPr>
          <w:br/>
        </w:r>
        <w:r w:rsidRPr="009974B9">
          <w:rPr>
            <w:rFonts w:ascii="Menlo" w:eastAsia="Times New Roman" w:hAnsi="Menlo" w:cs="Menlo"/>
            <w:i/>
            <w:iCs/>
            <w:color w:val="808080"/>
            <w:sz w:val="20"/>
            <w:szCs w:val="20"/>
            <w:lang w:val="en-US" w:eastAsia="ru-RU"/>
            <w:rPrChange w:id="2764" w:author="Юлия Новокшанова" w:date="2020-02-23T22:12:00Z">
              <w:rPr>
                <w:rFonts w:ascii="Menlo" w:eastAsia="Times New Roman" w:hAnsi="Menlo" w:cs="Menlo"/>
                <w:i/>
                <w:iCs/>
                <w:color w:val="808080"/>
                <w:sz w:val="20"/>
                <w:szCs w:val="20"/>
                <w:lang w:eastAsia="ru-RU"/>
              </w:rPr>
            </w:rPrChange>
          </w:rPr>
          <w:br/>
        </w:r>
        <w:r w:rsidRPr="009974B9">
          <w:rPr>
            <w:rFonts w:ascii="Menlo" w:eastAsia="Times New Roman" w:hAnsi="Menlo" w:cs="Menlo"/>
            <w:i/>
            <w:iCs/>
            <w:color w:val="808080"/>
            <w:sz w:val="20"/>
            <w:szCs w:val="20"/>
            <w:lang w:val="en-US" w:eastAsia="ru-RU"/>
            <w:rPrChange w:id="2765" w:author="Юлия Новокшанова" w:date="2020-02-23T22:12:00Z">
              <w:rPr>
                <w:rFonts w:ascii="Menlo" w:eastAsia="Times New Roman" w:hAnsi="Menlo" w:cs="Menlo"/>
                <w:i/>
                <w:iCs/>
                <w:color w:val="808080"/>
                <w:sz w:val="20"/>
                <w:szCs w:val="20"/>
                <w:lang w:eastAsia="ru-RU"/>
              </w:rPr>
            </w:rPrChange>
          </w:rPr>
          <w:br/>
          <w:t># ----------------------------------------------------------------------------------------------------------</w:t>
        </w:r>
        <w:r w:rsidRPr="009974B9">
          <w:rPr>
            <w:rFonts w:ascii="Menlo" w:eastAsia="Times New Roman" w:hAnsi="Menlo" w:cs="Menlo"/>
            <w:i/>
            <w:iCs/>
            <w:color w:val="808080"/>
            <w:sz w:val="20"/>
            <w:szCs w:val="20"/>
            <w:lang w:val="en-US" w:eastAsia="ru-RU"/>
            <w:rPrChange w:id="2766" w:author="Юлия Новокшанова" w:date="2020-02-23T22:12:00Z">
              <w:rPr>
                <w:rFonts w:ascii="Menlo" w:eastAsia="Times New Roman" w:hAnsi="Menlo" w:cs="Menlo"/>
                <w:i/>
                <w:iCs/>
                <w:color w:val="808080"/>
                <w:sz w:val="20"/>
                <w:szCs w:val="20"/>
                <w:lang w:eastAsia="ru-RU"/>
              </w:rPr>
            </w:rPrChange>
          </w:rPr>
          <w:br/>
        </w:r>
        <w:r w:rsidRPr="009974B9">
          <w:rPr>
            <w:rFonts w:ascii="Menlo" w:eastAsia="Times New Roman" w:hAnsi="Menlo" w:cs="Menlo"/>
            <w:b/>
            <w:bCs/>
            <w:color w:val="000080"/>
            <w:sz w:val="20"/>
            <w:szCs w:val="20"/>
            <w:lang w:val="en-US" w:eastAsia="ru-RU"/>
            <w:rPrChange w:id="2767" w:author="Юлия Новокшанова" w:date="2020-02-23T22:12:00Z">
              <w:rPr>
                <w:rFonts w:ascii="Menlo" w:eastAsia="Times New Roman" w:hAnsi="Menlo" w:cs="Menlo"/>
                <w:b/>
                <w:bCs/>
                <w:color w:val="000080"/>
                <w:sz w:val="20"/>
                <w:szCs w:val="20"/>
                <w:lang w:eastAsia="ru-RU"/>
              </w:rPr>
            </w:rPrChange>
          </w:rPr>
          <w:t xml:space="preserve">def </w:t>
        </w:r>
        <w:r w:rsidRPr="009974B9">
          <w:rPr>
            <w:rFonts w:ascii="Menlo" w:eastAsia="Times New Roman" w:hAnsi="Menlo" w:cs="Menlo"/>
            <w:color w:val="000000"/>
            <w:sz w:val="20"/>
            <w:szCs w:val="20"/>
            <w:lang w:val="en-US" w:eastAsia="ru-RU"/>
            <w:rPrChange w:id="2768" w:author="Юлия Новокшанова" w:date="2020-02-23T22:12:00Z">
              <w:rPr>
                <w:rFonts w:ascii="Menlo" w:eastAsia="Times New Roman" w:hAnsi="Menlo" w:cs="Menlo"/>
                <w:color w:val="000000"/>
                <w:sz w:val="20"/>
                <w:szCs w:val="20"/>
                <w:lang w:eastAsia="ru-RU"/>
              </w:rPr>
            </w:rPrChange>
          </w:rPr>
          <w:t>doctor_choice(doctor_name):</w:t>
        </w:r>
        <w:r w:rsidRPr="009974B9">
          <w:rPr>
            <w:rFonts w:ascii="Menlo" w:eastAsia="Times New Roman" w:hAnsi="Menlo" w:cs="Menlo"/>
            <w:color w:val="000000"/>
            <w:sz w:val="20"/>
            <w:szCs w:val="20"/>
            <w:lang w:val="en-US" w:eastAsia="ru-RU"/>
            <w:rPrChange w:id="2769"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i/>
            <w:iCs/>
            <w:color w:val="808080"/>
            <w:sz w:val="20"/>
            <w:szCs w:val="20"/>
            <w:lang w:val="en-US" w:eastAsia="ru-RU"/>
            <w:rPrChange w:id="2770" w:author="Юлия Новокшанова" w:date="2020-02-23T22:12:00Z">
              <w:rPr>
                <w:rFonts w:ascii="Menlo" w:eastAsia="Times New Roman" w:hAnsi="Menlo" w:cs="Menlo"/>
                <w:i/>
                <w:iCs/>
                <w:color w:val="808080"/>
                <w:sz w:val="20"/>
                <w:szCs w:val="20"/>
                <w:lang w:eastAsia="ru-RU"/>
              </w:rPr>
            </w:rPrChange>
          </w:rPr>
          <w:t># driver.switch_to.frame(driver.find_element_by_xpath('.//iframe'))</w:t>
        </w:r>
        <w:r w:rsidRPr="009974B9">
          <w:rPr>
            <w:rFonts w:ascii="Menlo" w:eastAsia="Times New Roman" w:hAnsi="Menlo" w:cs="Menlo"/>
            <w:i/>
            <w:iCs/>
            <w:color w:val="808080"/>
            <w:sz w:val="20"/>
            <w:szCs w:val="20"/>
            <w:lang w:val="en-US" w:eastAsia="ru-RU"/>
            <w:rPrChange w:id="2771" w:author="Юлия Новокшанова" w:date="2020-02-23T22:12:00Z">
              <w:rPr>
                <w:rFonts w:ascii="Menlo" w:eastAsia="Times New Roman" w:hAnsi="Menlo" w:cs="Menlo"/>
                <w:i/>
                <w:iCs/>
                <w:color w:val="808080"/>
                <w:sz w:val="20"/>
                <w:szCs w:val="20"/>
                <w:lang w:eastAsia="ru-RU"/>
              </w:rPr>
            </w:rPrChange>
          </w:rPr>
          <w:br/>
          <w:t xml:space="preserve">    </w:t>
        </w:r>
        <w:r w:rsidRPr="009974B9">
          <w:rPr>
            <w:rFonts w:ascii="Menlo" w:eastAsia="Times New Roman" w:hAnsi="Menlo" w:cs="Menlo"/>
            <w:color w:val="000000"/>
            <w:sz w:val="20"/>
            <w:szCs w:val="20"/>
            <w:lang w:val="en-US" w:eastAsia="ru-RU"/>
            <w:rPrChange w:id="2772" w:author="Юлия Новокшанова" w:date="2020-02-23T22:12:00Z">
              <w:rPr>
                <w:rFonts w:ascii="Menlo" w:eastAsia="Times New Roman" w:hAnsi="Menlo" w:cs="Menlo"/>
                <w:color w:val="000000"/>
                <w:sz w:val="20"/>
                <w:szCs w:val="20"/>
                <w:lang w:eastAsia="ru-RU"/>
              </w:rPr>
            </w:rPrChange>
          </w:rPr>
          <w:t xml:space="preserve">dropdown_menu = WebDriverWait(driver, </w:t>
        </w:r>
        <w:r w:rsidRPr="009974B9">
          <w:rPr>
            <w:rFonts w:ascii="Menlo" w:eastAsia="Times New Roman" w:hAnsi="Menlo" w:cs="Menlo"/>
            <w:color w:val="0000FF"/>
            <w:sz w:val="20"/>
            <w:szCs w:val="20"/>
            <w:lang w:val="en-US" w:eastAsia="ru-RU"/>
            <w:rPrChange w:id="2773" w:author="Юлия Новокшанова" w:date="2020-02-23T22:12:00Z">
              <w:rPr>
                <w:rFonts w:ascii="Menlo" w:eastAsia="Times New Roman" w:hAnsi="Menlo" w:cs="Menlo"/>
                <w:color w:val="0000FF"/>
                <w:sz w:val="20"/>
                <w:szCs w:val="20"/>
                <w:lang w:eastAsia="ru-RU"/>
              </w:rPr>
            </w:rPrChange>
          </w:rPr>
          <w:t>30</w:t>
        </w:r>
        <w:r w:rsidRPr="009974B9">
          <w:rPr>
            <w:rFonts w:ascii="Menlo" w:eastAsia="Times New Roman" w:hAnsi="Menlo" w:cs="Menlo"/>
            <w:color w:val="000000"/>
            <w:sz w:val="20"/>
            <w:szCs w:val="20"/>
            <w:lang w:val="en-US" w:eastAsia="ru-RU"/>
            <w:rPrChange w:id="2774" w:author="Юлия Новокшанова" w:date="2020-02-23T22:12:00Z">
              <w:rPr>
                <w:rFonts w:ascii="Menlo" w:eastAsia="Times New Roman" w:hAnsi="Menlo" w:cs="Menlo"/>
                <w:color w:val="000000"/>
                <w:sz w:val="20"/>
                <w:szCs w:val="20"/>
                <w:lang w:eastAsia="ru-RU"/>
              </w:rPr>
            </w:rPrChange>
          </w:rPr>
          <w:t>).until(EC.visibility_of_element_located((</w:t>
        </w:r>
        <w:r w:rsidRPr="009974B9">
          <w:rPr>
            <w:rFonts w:ascii="Menlo" w:eastAsia="Times New Roman" w:hAnsi="Menlo" w:cs="Menlo"/>
            <w:color w:val="000000"/>
            <w:sz w:val="20"/>
            <w:szCs w:val="20"/>
            <w:lang w:val="en-US" w:eastAsia="ru-RU"/>
            <w:rPrChange w:id="2775" w:author="Юлия Новокшанова" w:date="2020-02-23T22:12:00Z">
              <w:rPr>
                <w:rFonts w:ascii="Menlo" w:eastAsia="Times New Roman" w:hAnsi="Menlo" w:cs="Menlo"/>
                <w:color w:val="000000"/>
                <w:sz w:val="20"/>
                <w:szCs w:val="20"/>
                <w:lang w:eastAsia="ru-RU"/>
              </w:rPr>
            </w:rPrChange>
          </w:rPr>
          <w:br/>
          <w:t xml:space="preserve">        By.XPATH, </w:t>
        </w:r>
        <w:r w:rsidRPr="009974B9">
          <w:rPr>
            <w:rFonts w:ascii="Menlo" w:eastAsia="Times New Roman" w:hAnsi="Menlo" w:cs="Menlo"/>
            <w:b/>
            <w:bCs/>
            <w:color w:val="008080"/>
            <w:sz w:val="20"/>
            <w:szCs w:val="20"/>
            <w:lang w:val="en-US" w:eastAsia="ru-RU"/>
            <w:rPrChange w:id="2776" w:author="Юлия Новокшанова" w:date="2020-02-23T22:12:00Z">
              <w:rPr>
                <w:rFonts w:ascii="Menlo" w:eastAsia="Times New Roman" w:hAnsi="Menlo" w:cs="Menlo"/>
                <w:b/>
                <w:bCs/>
                <w:color w:val="008080"/>
                <w:sz w:val="20"/>
                <w:szCs w:val="20"/>
                <w:lang w:eastAsia="ru-RU"/>
              </w:rPr>
            </w:rPrChange>
          </w:rPr>
          <w:t>'.//span[@data-hook="dropdown-select-label"]'</w:t>
        </w:r>
        <w:r w:rsidRPr="009974B9">
          <w:rPr>
            <w:rFonts w:ascii="Menlo" w:eastAsia="Times New Roman" w:hAnsi="Menlo" w:cs="Menlo"/>
            <w:b/>
            <w:bCs/>
            <w:color w:val="008080"/>
            <w:sz w:val="20"/>
            <w:szCs w:val="20"/>
            <w:lang w:val="en-US" w:eastAsia="ru-RU"/>
            <w:rPrChange w:id="2777" w:author="Юлия Новокшанова" w:date="2020-02-23T22:12:00Z">
              <w:rPr>
                <w:rFonts w:ascii="Menlo" w:eastAsia="Times New Roman" w:hAnsi="Menlo" w:cs="Menlo"/>
                <w:b/>
                <w:bCs/>
                <w:color w:val="008080"/>
                <w:sz w:val="20"/>
                <w:szCs w:val="20"/>
                <w:lang w:eastAsia="ru-RU"/>
              </w:rPr>
            </w:rPrChange>
          </w:rPr>
          <w:br/>
          <w:t xml:space="preserve">    </w:t>
        </w:r>
        <w:r w:rsidRPr="009974B9">
          <w:rPr>
            <w:rFonts w:ascii="Menlo" w:eastAsia="Times New Roman" w:hAnsi="Menlo" w:cs="Menlo"/>
            <w:color w:val="000000"/>
            <w:sz w:val="20"/>
            <w:szCs w:val="20"/>
            <w:lang w:val="en-US" w:eastAsia="ru-RU"/>
            <w:rPrChange w:id="2778"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779" w:author="Юлия Новокшанова" w:date="2020-02-23T22:12:00Z">
              <w:rPr>
                <w:rFonts w:ascii="Menlo" w:eastAsia="Times New Roman" w:hAnsi="Menlo" w:cs="Menlo"/>
                <w:color w:val="000000"/>
                <w:sz w:val="20"/>
                <w:szCs w:val="20"/>
                <w:lang w:eastAsia="ru-RU"/>
              </w:rPr>
            </w:rPrChange>
          </w:rPr>
          <w:br/>
          <w:t xml:space="preserve">    dropdown_menu.click()</w:t>
        </w:r>
        <w:r w:rsidRPr="009974B9">
          <w:rPr>
            <w:rFonts w:ascii="Menlo" w:eastAsia="Times New Roman" w:hAnsi="Menlo" w:cs="Menlo"/>
            <w:color w:val="000000"/>
            <w:sz w:val="20"/>
            <w:szCs w:val="20"/>
            <w:lang w:val="en-US" w:eastAsia="ru-RU"/>
            <w:rPrChange w:id="2780" w:author="Юлия Новокшанова" w:date="2020-02-23T22:12:00Z">
              <w:rPr>
                <w:rFonts w:ascii="Menlo" w:eastAsia="Times New Roman" w:hAnsi="Menlo" w:cs="Menlo"/>
                <w:color w:val="000000"/>
                <w:sz w:val="20"/>
                <w:szCs w:val="20"/>
                <w:lang w:eastAsia="ru-RU"/>
              </w:rPr>
            </w:rPrChange>
          </w:rPr>
          <w:br/>
          <w:t xml:space="preserve">    doctor_elem = WebDriverWait(driver, </w:t>
        </w:r>
        <w:r w:rsidRPr="009974B9">
          <w:rPr>
            <w:rFonts w:ascii="Menlo" w:eastAsia="Times New Roman" w:hAnsi="Menlo" w:cs="Menlo"/>
            <w:color w:val="0000FF"/>
            <w:sz w:val="20"/>
            <w:szCs w:val="20"/>
            <w:lang w:val="en-US" w:eastAsia="ru-RU"/>
            <w:rPrChange w:id="2781" w:author="Юлия Новокшанова" w:date="2020-02-23T22:12:00Z">
              <w:rPr>
                <w:rFonts w:ascii="Menlo" w:eastAsia="Times New Roman" w:hAnsi="Menlo" w:cs="Menlo"/>
                <w:color w:val="0000FF"/>
                <w:sz w:val="20"/>
                <w:szCs w:val="20"/>
                <w:lang w:eastAsia="ru-RU"/>
              </w:rPr>
            </w:rPrChange>
          </w:rPr>
          <w:t>30</w:t>
        </w:r>
        <w:r w:rsidRPr="009974B9">
          <w:rPr>
            <w:rFonts w:ascii="Menlo" w:eastAsia="Times New Roman" w:hAnsi="Menlo" w:cs="Menlo"/>
            <w:color w:val="000000"/>
            <w:sz w:val="20"/>
            <w:szCs w:val="20"/>
            <w:lang w:val="en-US" w:eastAsia="ru-RU"/>
            <w:rPrChange w:id="2782" w:author="Юлия Новокшанова" w:date="2020-02-23T22:12:00Z">
              <w:rPr>
                <w:rFonts w:ascii="Menlo" w:eastAsia="Times New Roman" w:hAnsi="Menlo" w:cs="Menlo"/>
                <w:color w:val="000000"/>
                <w:sz w:val="20"/>
                <w:szCs w:val="20"/>
                <w:lang w:eastAsia="ru-RU"/>
              </w:rPr>
            </w:rPrChange>
          </w:rPr>
          <w:t>).until(EC.visibility_of_element_located((</w:t>
        </w:r>
        <w:r w:rsidRPr="009974B9">
          <w:rPr>
            <w:rFonts w:ascii="Menlo" w:eastAsia="Times New Roman" w:hAnsi="Menlo" w:cs="Menlo"/>
            <w:color w:val="000000"/>
            <w:sz w:val="20"/>
            <w:szCs w:val="20"/>
            <w:lang w:val="en-US" w:eastAsia="ru-RU"/>
            <w:rPrChange w:id="2783" w:author="Юлия Новокшанова" w:date="2020-02-23T22:12:00Z">
              <w:rPr>
                <w:rFonts w:ascii="Menlo" w:eastAsia="Times New Roman" w:hAnsi="Menlo" w:cs="Menlo"/>
                <w:color w:val="000000"/>
                <w:sz w:val="20"/>
                <w:szCs w:val="20"/>
                <w:lang w:eastAsia="ru-RU"/>
              </w:rPr>
            </w:rPrChange>
          </w:rPr>
          <w:br/>
          <w:t xml:space="preserve">        By.XPATH, </w:t>
        </w:r>
        <w:r w:rsidRPr="009974B9">
          <w:rPr>
            <w:rFonts w:ascii="Menlo" w:eastAsia="Times New Roman" w:hAnsi="Menlo" w:cs="Menlo"/>
            <w:b/>
            <w:bCs/>
            <w:color w:val="008080"/>
            <w:sz w:val="20"/>
            <w:szCs w:val="20"/>
            <w:lang w:val="en-US" w:eastAsia="ru-RU"/>
            <w:rPrChange w:id="2784" w:author="Юлия Новокшанова" w:date="2020-02-23T22:12:00Z">
              <w:rPr>
                <w:rFonts w:ascii="Menlo" w:eastAsia="Times New Roman" w:hAnsi="Menlo" w:cs="Menlo"/>
                <w:b/>
                <w:bCs/>
                <w:color w:val="008080"/>
                <w:sz w:val="20"/>
                <w:szCs w:val="20"/>
                <w:lang w:eastAsia="ru-RU"/>
              </w:rPr>
            </w:rPrChange>
          </w:rPr>
          <w:t>f'.//li[contains(text(), "</w:t>
        </w:r>
        <w:r w:rsidRPr="009974B9">
          <w:rPr>
            <w:rFonts w:ascii="Menlo" w:eastAsia="Times New Roman" w:hAnsi="Menlo" w:cs="Menlo"/>
            <w:b/>
            <w:bCs/>
            <w:color w:val="000080"/>
            <w:sz w:val="20"/>
            <w:szCs w:val="20"/>
            <w:lang w:val="en-US" w:eastAsia="ru-RU"/>
            <w:rPrChange w:id="2785" w:author="Юлия Новокшанова" w:date="2020-02-23T22:12:00Z">
              <w:rPr>
                <w:rFonts w:ascii="Menlo" w:eastAsia="Times New Roman" w:hAnsi="Menlo" w:cs="Menlo"/>
                <w:b/>
                <w:bCs/>
                <w:color w:val="000080"/>
                <w:sz w:val="20"/>
                <w:szCs w:val="20"/>
                <w:lang w:eastAsia="ru-RU"/>
              </w:rPr>
            </w:rPrChange>
          </w:rPr>
          <w:t>{</w:t>
        </w:r>
        <w:r w:rsidRPr="009974B9">
          <w:rPr>
            <w:rFonts w:ascii="Menlo" w:eastAsia="Times New Roman" w:hAnsi="Menlo" w:cs="Menlo"/>
            <w:color w:val="000000"/>
            <w:sz w:val="20"/>
            <w:szCs w:val="20"/>
            <w:lang w:val="en-US" w:eastAsia="ru-RU"/>
            <w:rPrChange w:id="2786" w:author="Юлия Новокшанова" w:date="2020-02-23T22:12:00Z">
              <w:rPr>
                <w:rFonts w:ascii="Menlo" w:eastAsia="Times New Roman" w:hAnsi="Menlo" w:cs="Menlo"/>
                <w:color w:val="000000"/>
                <w:sz w:val="20"/>
                <w:szCs w:val="20"/>
                <w:lang w:eastAsia="ru-RU"/>
              </w:rPr>
            </w:rPrChange>
          </w:rPr>
          <w:t>doctor_name</w:t>
        </w:r>
        <w:r w:rsidRPr="009974B9">
          <w:rPr>
            <w:rFonts w:ascii="Menlo" w:eastAsia="Times New Roman" w:hAnsi="Menlo" w:cs="Menlo"/>
            <w:b/>
            <w:bCs/>
            <w:color w:val="000080"/>
            <w:sz w:val="20"/>
            <w:szCs w:val="20"/>
            <w:lang w:val="en-US" w:eastAsia="ru-RU"/>
            <w:rPrChange w:id="2787" w:author="Юлия Новокшанова" w:date="2020-02-23T22:12:00Z">
              <w:rPr>
                <w:rFonts w:ascii="Menlo" w:eastAsia="Times New Roman" w:hAnsi="Menlo" w:cs="Menlo"/>
                <w:b/>
                <w:bCs/>
                <w:color w:val="000080"/>
                <w:sz w:val="20"/>
                <w:szCs w:val="20"/>
                <w:lang w:eastAsia="ru-RU"/>
              </w:rPr>
            </w:rPrChange>
          </w:rPr>
          <w:t>}</w:t>
        </w:r>
        <w:r w:rsidRPr="009974B9">
          <w:rPr>
            <w:rFonts w:ascii="Menlo" w:eastAsia="Times New Roman" w:hAnsi="Menlo" w:cs="Menlo"/>
            <w:b/>
            <w:bCs/>
            <w:color w:val="008080"/>
            <w:sz w:val="20"/>
            <w:szCs w:val="20"/>
            <w:lang w:val="en-US" w:eastAsia="ru-RU"/>
            <w:rPrChange w:id="2788" w:author="Юлия Новокшанова" w:date="2020-02-23T22:12:00Z">
              <w:rPr>
                <w:rFonts w:ascii="Menlo" w:eastAsia="Times New Roman" w:hAnsi="Menlo" w:cs="Menlo"/>
                <w:b/>
                <w:bCs/>
                <w:color w:val="008080"/>
                <w:sz w:val="20"/>
                <w:szCs w:val="20"/>
                <w:lang w:eastAsia="ru-RU"/>
              </w:rPr>
            </w:rPrChange>
          </w:rPr>
          <w:t>")]'</w:t>
        </w:r>
        <w:r w:rsidRPr="009974B9">
          <w:rPr>
            <w:rFonts w:ascii="Menlo" w:eastAsia="Times New Roman" w:hAnsi="Menlo" w:cs="Menlo"/>
            <w:b/>
            <w:bCs/>
            <w:color w:val="008080"/>
            <w:sz w:val="20"/>
            <w:szCs w:val="20"/>
            <w:lang w:val="en-US" w:eastAsia="ru-RU"/>
            <w:rPrChange w:id="2789" w:author="Юлия Новокшанова" w:date="2020-02-23T22:12:00Z">
              <w:rPr>
                <w:rFonts w:ascii="Menlo" w:eastAsia="Times New Roman" w:hAnsi="Menlo" w:cs="Menlo"/>
                <w:b/>
                <w:bCs/>
                <w:color w:val="008080"/>
                <w:sz w:val="20"/>
                <w:szCs w:val="20"/>
                <w:lang w:eastAsia="ru-RU"/>
              </w:rPr>
            </w:rPrChange>
          </w:rPr>
          <w:br/>
        </w:r>
        <w:r w:rsidRPr="009974B9">
          <w:rPr>
            <w:rFonts w:ascii="Menlo" w:eastAsia="Times New Roman" w:hAnsi="Menlo" w:cs="Menlo"/>
            <w:b/>
            <w:bCs/>
            <w:color w:val="008080"/>
            <w:sz w:val="20"/>
            <w:szCs w:val="20"/>
            <w:lang w:val="en-US" w:eastAsia="ru-RU"/>
            <w:rPrChange w:id="2790" w:author="Юлия Новокшанова" w:date="2020-02-23T22:12:00Z">
              <w:rPr>
                <w:rFonts w:ascii="Menlo" w:eastAsia="Times New Roman" w:hAnsi="Menlo" w:cs="Menlo"/>
                <w:b/>
                <w:bCs/>
                <w:color w:val="008080"/>
                <w:sz w:val="20"/>
                <w:szCs w:val="20"/>
                <w:lang w:eastAsia="ru-RU"/>
              </w:rPr>
            </w:rPrChange>
          </w:rPr>
          <w:lastRenderedPageBreak/>
          <w:t xml:space="preserve">    </w:t>
        </w:r>
        <w:r w:rsidRPr="009974B9">
          <w:rPr>
            <w:rFonts w:ascii="Menlo" w:eastAsia="Times New Roman" w:hAnsi="Menlo" w:cs="Menlo"/>
            <w:color w:val="000000"/>
            <w:sz w:val="20"/>
            <w:szCs w:val="20"/>
            <w:lang w:val="en-US" w:eastAsia="ru-RU"/>
            <w:rPrChange w:id="2791"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792" w:author="Юлия Новокшанова" w:date="2020-02-23T22:12:00Z">
              <w:rPr>
                <w:rFonts w:ascii="Menlo" w:eastAsia="Times New Roman" w:hAnsi="Menlo" w:cs="Menlo"/>
                <w:color w:val="000000"/>
                <w:sz w:val="20"/>
                <w:szCs w:val="20"/>
                <w:lang w:eastAsia="ru-RU"/>
              </w:rPr>
            </w:rPrChange>
          </w:rPr>
          <w:br/>
          <w:t xml:space="preserve">    doctor_elem.click()</w:t>
        </w:r>
        <w:r w:rsidRPr="009974B9">
          <w:rPr>
            <w:rFonts w:ascii="Menlo" w:eastAsia="Times New Roman" w:hAnsi="Menlo" w:cs="Menlo"/>
            <w:color w:val="000000"/>
            <w:sz w:val="20"/>
            <w:szCs w:val="20"/>
            <w:lang w:val="en-US" w:eastAsia="ru-RU"/>
            <w:rPrChange w:id="2793"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794"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i/>
            <w:iCs/>
            <w:color w:val="808080"/>
            <w:sz w:val="20"/>
            <w:szCs w:val="20"/>
            <w:lang w:val="en-US" w:eastAsia="ru-RU"/>
            <w:rPrChange w:id="2795" w:author="Юлия Новокшанова" w:date="2020-02-23T22:12:00Z">
              <w:rPr>
                <w:rFonts w:ascii="Menlo" w:eastAsia="Times New Roman" w:hAnsi="Menlo" w:cs="Menlo"/>
                <w:i/>
                <w:iCs/>
                <w:color w:val="808080"/>
                <w:sz w:val="20"/>
                <w:szCs w:val="20"/>
                <w:lang w:eastAsia="ru-RU"/>
              </w:rPr>
            </w:rPrChange>
          </w:rPr>
          <w:t>#options = webdriver.ChromeOptions()</w:t>
        </w:r>
        <w:r w:rsidRPr="009974B9">
          <w:rPr>
            <w:rFonts w:ascii="Menlo" w:eastAsia="Times New Roman" w:hAnsi="Menlo" w:cs="Menlo"/>
            <w:i/>
            <w:iCs/>
            <w:color w:val="808080"/>
            <w:sz w:val="20"/>
            <w:szCs w:val="20"/>
            <w:lang w:val="en-US" w:eastAsia="ru-RU"/>
            <w:rPrChange w:id="2796" w:author="Юлия Новокшанова" w:date="2020-02-23T22:12:00Z">
              <w:rPr>
                <w:rFonts w:ascii="Menlo" w:eastAsia="Times New Roman" w:hAnsi="Menlo" w:cs="Menlo"/>
                <w:i/>
                <w:iCs/>
                <w:color w:val="808080"/>
                <w:sz w:val="20"/>
                <w:szCs w:val="20"/>
                <w:lang w:eastAsia="ru-RU"/>
              </w:rPr>
            </w:rPrChange>
          </w:rPr>
          <w:br/>
          <w:t xml:space="preserve">    #options.add_argument('--headless')</w:t>
        </w:r>
        <w:r w:rsidRPr="009974B9">
          <w:rPr>
            <w:rFonts w:ascii="Menlo" w:eastAsia="Times New Roman" w:hAnsi="Menlo" w:cs="Menlo"/>
            <w:i/>
            <w:iCs/>
            <w:color w:val="808080"/>
            <w:sz w:val="20"/>
            <w:szCs w:val="20"/>
            <w:lang w:val="en-US" w:eastAsia="ru-RU"/>
            <w:rPrChange w:id="2797" w:author="Юлия Новокшанова" w:date="2020-02-23T22:12:00Z">
              <w:rPr>
                <w:rFonts w:ascii="Menlo" w:eastAsia="Times New Roman" w:hAnsi="Menlo" w:cs="Menlo"/>
                <w:i/>
                <w:iCs/>
                <w:color w:val="808080"/>
                <w:sz w:val="20"/>
                <w:szCs w:val="20"/>
                <w:lang w:eastAsia="ru-RU"/>
              </w:rPr>
            </w:rPrChange>
          </w:rPr>
          <w:br/>
        </w:r>
        <w:r w:rsidRPr="009974B9">
          <w:rPr>
            <w:rFonts w:ascii="Menlo" w:eastAsia="Times New Roman" w:hAnsi="Menlo" w:cs="Menlo"/>
            <w:i/>
            <w:iCs/>
            <w:color w:val="808080"/>
            <w:sz w:val="20"/>
            <w:szCs w:val="20"/>
            <w:lang w:val="en-US" w:eastAsia="ru-RU"/>
            <w:rPrChange w:id="2798" w:author="Юлия Новокшанова" w:date="2020-02-23T22:12:00Z">
              <w:rPr>
                <w:rFonts w:ascii="Menlo" w:eastAsia="Times New Roman" w:hAnsi="Menlo" w:cs="Menlo"/>
                <w:i/>
                <w:iCs/>
                <w:color w:val="808080"/>
                <w:sz w:val="20"/>
                <w:szCs w:val="20"/>
                <w:lang w:eastAsia="ru-RU"/>
              </w:rPr>
            </w:rPrChange>
          </w:rPr>
          <w:br/>
        </w:r>
        <w:r w:rsidRPr="009974B9">
          <w:rPr>
            <w:rFonts w:ascii="Menlo" w:eastAsia="Times New Roman" w:hAnsi="Menlo" w:cs="Menlo"/>
            <w:i/>
            <w:iCs/>
            <w:color w:val="808080"/>
            <w:sz w:val="20"/>
            <w:szCs w:val="20"/>
            <w:lang w:val="en-US" w:eastAsia="ru-RU"/>
            <w:rPrChange w:id="2799" w:author="Юлия Новокшанова" w:date="2020-02-23T22:12:00Z">
              <w:rPr>
                <w:rFonts w:ascii="Menlo" w:eastAsia="Times New Roman" w:hAnsi="Menlo" w:cs="Menlo"/>
                <w:i/>
                <w:iCs/>
                <w:color w:val="808080"/>
                <w:sz w:val="20"/>
                <w:szCs w:val="20"/>
                <w:lang w:eastAsia="ru-RU"/>
              </w:rPr>
            </w:rPrChange>
          </w:rPr>
          <w:br/>
          <w:t># ----------------------------------------------------------------------------------------------------------</w:t>
        </w:r>
        <w:r w:rsidRPr="009974B9">
          <w:rPr>
            <w:rFonts w:ascii="Menlo" w:eastAsia="Times New Roman" w:hAnsi="Menlo" w:cs="Menlo"/>
            <w:i/>
            <w:iCs/>
            <w:color w:val="808080"/>
            <w:sz w:val="20"/>
            <w:szCs w:val="20"/>
            <w:lang w:val="en-US" w:eastAsia="ru-RU"/>
            <w:rPrChange w:id="2800" w:author="Юлия Новокшанова" w:date="2020-02-23T22:12:00Z">
              <w:rPr>
                <w:rFonts w:ascii="Menlo" w:eastAsia="Times New Roman" w:hAnsi="Menlo" w:cs="Menlo"/>
                <w:i/>
                <w:iCs/>
                <w:color w:val="808080"/>
                <w:sz w:val="20"/>
                <w:szCs w:val="20"/>
                <w:lang w:eastAsia="ru-RU"/>
              </w:rPr>
            </w:rPrChange>
          </w:rPr>
          <w:br/>
        </w:r>
        <w:r w:rsidRPr="009974B9">
          <w:rPr>
            <w:rFonts w:ascii="Menlo" w:eastAsia="Times New Roman" w:hAnsi="Menlo" w:cs="Menlo"/>
            <w:b/>
            <w:bCs/>
            <w:color w:val="000080"/>
            <w:sz w:val="20"/>
            <w:szCs w:val="20"/>
            <w:lang w:val="en-US" w:eastAsia="ru-RU"/>
            <w:rPrChange w:id="2801" w:author="Юлия Новокшанова" w:date="2020-02-23T22:12:00Z">
              <w:rPr>
                <w:rFonts w:ascii="Menlo" w:eastAsia="Times New Roman" w:hAnsi="Menlo" w:cs="Menlo"/>
                <w:b/>
                <w:bCs/>
                <w:color w:val="000080"/>
                <w:sz w:val="20"/>
                <w:szCs w:val="20"/>
                <w:lang w:eastAsia="ru-RU"/>
              </w:rPr>
            </w:rPrChange>
          </w:rPr>
          <w:t xml:space="preserve">def </w:t>
        </w:r>
        <w:r w:rsidRPr="009974B9">
          <w:rPr>
            <w:rFonts w:ascii="Menlo" w:eastAsia="Times New Roman" w:hAnsi="Menlo" w:cs="Menlo"/>
            <w:color w:val="000000"/>
            <w:sz w:val="20"/>
            <w:szCs w:val="20"/>
            <w:lang w:val="en-US" w:eastAsia="ru-RU"/>
            <w:rPrChange w:id="2802" w:author="Юлия Новокшанова" w:date="2020-02-23T22:12:00Z">
              <w:rPr>
                <w:rFonts w:ascii="Menlo" w:eastAsia="Times New Roman" w:hAnsi="Menlo" w:cs="Menlo"/>
                <w:color w:val="000000"/>
                <w:sz w:val="20"/>
                <w:szCs w:val="20"/>
                <w:lang w:eastAsia="ru-RU"/>
              </w:rPr>
            </w:rPrChange>
          </w:rPr>
          <w:t>time_choice(time_start, time_finish):</w:t>
        </w:r>
        <w:r w:rsidRPr="009974B9">
          <w:rPr>
            <w:rFonts w:ascii="Menlo" w:eastAsia="Times New Roman" w:hAnsi="Menlo" w:cs="Menlo"/>
            <w:color w:val="000000"/>
            <w:sz w:val="20"/>
            <w:szCs w:val="20"/>
            <w:lang w:val="en-US" w:eastAsia="ru-RU"/>
            <w:rPrChange w:id="2803"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804" w:author="Юлия Новокшанова" w:date="2020-02-23T22:12:00Z">
              <w:rPr>
                <w:rFonts w:ascii="Menlo" w:eastAsia="Times New Roman" w:hAnsi="Menlo" w:cs="Menlo"/>
                <w:b/>
                <w:bCs/>
                <w:color w:val="000080"/>
                <w:sz w:val="20"/>
                <w:szCs w:val="20"/>
                <w:lang w:eastAsia="ru-RU"/>
              </w:rPr>
            </w:rPrChange>
          </w:rPr>
          <w:t>try</w:t>
        </w:r>
        <w:r w:rsidRPr="009974B9">
          <w:rPr>
            <w:rFonts w:ascii="Menlo" w:eastAsia="Times New Roman" w:hAnsi="Menlo" w:cs="Menlo"/>
            <w:color w:val="000000"/>
            <w:sz w:val="20"/>
            <w:szCs w:val="20"/>
            <w:lang w:val="en-US" w:eastAsia="ru-RU"/>
            <w:rPrChange w:id="2805"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806" w:author="Юлия Новокшанова" w:date="2020-02-23T22:12:00Z">
              <w:rPr>
                <w:rFonts w:ascii="Menlo" w:eastAsia="Times New Roman" w:hAnsi="Menlo" w:cs="Menlo"/>
                <w:color w:val="000000"/>
                <w:sz w:val="20"/>
                <w:szCs w:val="20"/>
                <w:lang w:eastAsia="ru-RU"/>
              </w:rPr>
            </w:rPrChange>
          </w:rPr>
          <w:br/>
          <w:t xml:space="preserve">        elem = driver.find_elements_by_xpath(</w:t>
        </w:r>
        <w:r w:rsidRPr="009974B9">
          <w:rPr>
            <w:rFonts w:ascii="Menlo" w:eastAsia="Times New Roman" w:hAnsi="Menlo" w:cs="Menlo"/>
            <w:b/>
            <w:bCs/>
            <w:color w:val="008080"/>
            <w:sz w:val="20"/>
            <w:szCs w:val="20"/>
            <w:lang w:val="en-US" w:eastAsia="ru-RU"/>
            <w:rPrChange w:id="2807" w:author="Юлия Новокшанова" w:date="2020-02-23T22:12:00Z">
              <w:rPr>
                <w:rFonts w:ascii="Menlo" w:eastAsia="Times New Roman" w:hAnsi="Menlo" w:cs="Menlo"/>
                <w:b/>
                <w:bCs/>
                <w:color w:val="008080"/>
                <w:sz w:val="20"/>
                <w:szCs w:val="20"/>
                <w:lang w:eastAsia="ru-RU"/>
              </w:rPr>
            </w:rPrChange>
          </w:rPr>
          <w:t>'.//div//span[@class="ng-binding" and not(@data-hook)]'</w:t>
        </w:r>
        <w:r w:rsidRPr="009974B9">
          <w:rPr>
            <w:rFonts w:ascii="Menlo" w:eastAsia="Times New Roman" w:hAnsi="Menlo" w:cs="Menlo"/>
            <w:color w:val="000000"/>
            <w:sz w:val="20"/>
            <w:szCs w:val="20"/>
            <w:lang w:val="en-US" w:eastAsia="ru-RU"/>
            <w:rPrChange w:id="2808"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809"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810" w:author="Юлия Новокшанова" w:date="2020-02-23T22:12:00Z">
              <w:rPr>
                <w:rFonts w:ascii="Menlo" w:eastAsia="Times New Roman" w:hAnsi="Menlo" w:cs="Menlo"/>
                <w:b/>
                <w:bCs/>
                <w:color w:val="000080"/>
                <w:sz w:val="20"/>
                <w:szCs w:val="20"/>
                <w:lang w:eastAsia="ru-RU"/>
              </w:rPr>
            </w:rPrChange>
          </w:rPr>
          <w:t>except</w:t>
        </w:r>
        <w:r w:rsidRPr="009974B9">
          <w:rPr>
            <w:rFonts w:ascii="Menlo" w:eastAsia="Times New Roman" w:hAnsi="Menlo" w:cs="Menlo"/>
            <w:color w:val="000000"/>
            <w:sz w:val="20"/>
            <w:szCs w:val="20"/>
            <w:lang w:val="en-US" w:eastAsia="ru-RU"/>
            <w:rPrChange w:id="2811"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812"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813" w:author="Юлия Новокшанова" w:date="2020-02-23T22:12:00Z">
              <w:rPr>
                <w:rFonts w:ascii="Menlo" w:eastAsia="Times New Roman" w:hAnsi="Menlo" w:cs="Menlo"/>
                <w:b/>
                <w:bCs/>
                <w:color w:val="000080"/>
                <w:sz w:val="20"/>
                <w:szCs w:val="20"/>
                <w:lang w:eastAsia="ru-RU"/>
              </w:rPr>
            </w:rPrChange>
          </w:rPr>
          <w:t xml:space="preserve">return </w:t>
        </w:r>
        <w:r w:rsidRPr="009974B9">
          <w:rPr>
            <w:rFonts w:ascii="Menlo" w:eastAsia="Times New Roman" w:hAnsi="Menlo" w:cs="Menlo"/>
            <w:color w:val="0000FF"/>
            <w:sz w:val="20"/>
            <w:szCs w:val="20"/>
            <w:lang w:val="en-US" w:eastAsia="ru-RU"/>
            <w:rPrChange w:id="2814" w:author="Юлия Новокшанова" w:date="2020-02-23T22:12:00Z">
              <w:rPr>
                <w:rFonts w:ascii="Menlo" w:eastAsia="Times New Roman" w:hAnsi="Menlo" w:cs="Menlo"/>
                <w:color w:val="0000FF"/>
                <w:sz w:val="20"/>
                <w:szCs w:val="20"/>
                <w:lang w:eastAsia="ru-RU"/>
              </w:rPr>
            </w:rPrChange>
          </w:rPr>
          <w:t>0</w:t>
        </w:r>
        <w:r w:rsidRPr="009974B9">
          <w:rPr>
            <w:rFonts w:ascii="Menlo" w:eastAsia="Times New Roman" w:hAnsi="Menlo" w:cs="Menlo"/>
            <w:color w:val="0000FF"/>
            <w:sz w:val="20"/>
            <w:szCs w:val="20"/>
            <w:lang w:val="en-US" w:eastAsia="ru-RU"/>
            <w:rPrChange w:id="2815" w:author="Юлия Новокшанова" w:date="2020-02-23T22:12:00Z">
              <w:rPr>
                <w:rFonts w:ascii="Menlo" w:eastAsia="Times New Roman" w:hAnsi="Menlo" w:cs="Menlo"/>
                <w:color w:val="0000FF"/>
                <w:sz w:val="20"/>
                <w:szCs w:val="20"/>
                <w:lang w:eastAsia="ru-RU"/>
              </w:rPr>
            </w:rPrChange>
          </w:rPr>
          <w:br/>
          <w:t xml:space="preserve">    </w:t>
        </w:r>
        <w:r w:rsidRPr="009974B9">
          <w:rPr>
            <w:rFonts w:ascii="Menlo" w:eastAsia="Times New Roman" w:hAnsi="Menlo" w:cs="Menlo"/>
            <w:color w:val="000080"/>
            <w:sz w:val="20"/>
            <w:szCs w:val="20"/>
            <w:lang w:val="en-US" w:eastAsia="ru-RU"/>
            <w:rPrChange w:id="2816" w:author="Юлия Новокшанова" w:date="2020-02-23T22:12:00Z">
              <w:rPr>
                <w:rFonts w:ascii="Menlo" w:eastAsia="Times New Roman" w:hAnsi="Menlo" w:cs="Menlo"/>
                <w:color w:val="000080"/>
                <w:sz w:val="20"/>
                <w:szCs w:val="20"/>
                <w:lang w:eastAsia="ru-RU"/>
              </w:rPr>
            </w:rPrChange>
          </w:rPr>
          <w:t>print</w:t>
        </w:r>
        <w:r w:rsidRPr="009974B9">
          <w:rPr>
            <w:rFonts w:ascii="Menlo" w:eastAsia="Times New Roman" w:hAnsi="Menlo" w:cs="Menlo"/>
            <w:color w:val="000000"/>
            <w:sz w:val="20"/>
            <w:szCs w:val="20"/>
            <w:lang w:val="en-US" w:eastAsia="ru-RU"/>
            <w:rPrChange w:id="2817" w:author="Юлия Новокшанова" w:date="2020-02-23T22:12:00Z">
              <w:rPr>
                <w:rFonts w:ascii="Menlo" w:eastAsia="Times New Roman" w:hAnsi="Menlo" w:cs="Menlo"/>
                <w:color w:val="000000"/>
                <w:sz w:val="20"/>
                <w:szCs w:val="20"/>
                <w:lang w:eastAsia="ru-RU"/>
              </w:rPr>
            </w:rPrChange>
          </w:rPr>
          <w:t>(elem)</w:t>
        </w:r>
        <w:r w:rsidRPr="009974B9">
          <w:rPr>
            <w:rFonts w:ascii="Menlo" w:eastAsia="Times New Roman" w:hAnsi="Menlo" w:cs="Menlo"/>
            <w:color w:val="000000"/>
            <w:sz w:val="20"/>
            <w:szCs w:val="20"/>
            <w:lang w:val="en-US" w:eastAsia="ru-RU"/>
            <w:rPrChange w:id="2818"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819" w:author="Юлия Новокшанова" w:date="2020-02-23T22:12:00Z">
              <w:rPr>
                <w:rFonts w:ascii="Menlo" w:eastAsia="Times New Roman" w:hAnsi="Menlo" w:cs="Menlo"/>
                <w:b/>
                <w:bCs/>
                <w:color w:val="000080"/>
                <w:sz w:val="20"/>
                <w:szCs w:val="20"/>
                <w:lang w:eastAsia="ru-RU"/>
              </w:rPr>
            </w:rPrChange>
          </w:rPr>
          <w:t xml:space="preserve">if </w:t>
        </w:r>
        <w:r w:rsidRPr="009974B9">
          <w:rPr>
            <w:rFonts w:ascii="Menlo" w:eastAsia="Times New Roman" w:hAnsi="Menlo" w:cs="Menlo"/>
            <w:color w:val="000080"/>
            <w:sz w:val="20"/>
            <w:szCs w:val="20"/>
            <w:lang w:val="en-US" w:eastAsia="ru-RU"/>
            <w:rPrChange w:id="2820" w:author="Юлия Новокшанова" w:date="2020-02-23T22:12:00Z">
              <w:rPr>
                <w:rFonts w:ascii="Menlo" w:eastAsia="Times New Roman" w:hAnsi="Menlo" w:cs="Menlo"/>
                <w:color w:val="000080"/>
                <w:sz w:val="20"/>
                <w:szCs w:val="20"/>
                <w:lang w:eastAsia="ru-RU"/>
              </w:rPr>
            </w:rPrChange>
          </w:rPr>
          <w:t>len</w:t>
        </w:r>
        <w:r w:rsidRPr="009974B9">
          <w:rPr>
            <w:rFonts w:ascii="Menlo" w:eastAsia="Times New Roman" w:hAnsi="Menlo" w:cs="Menlo"/>
            <w:color w:val="000000"/>
            <w:sz w:val="20"/>
            <w:szCs w:val="20"/>
            <w:lang w:val="en-US" w:eastAsia="ru-RU"/>
            <w:rPrChange w:id="2821" w:author="Юлия Новокшанова" w:date="2020-02-23T22:12:00Z">
              <w:rPr>
                <w:rFonts w:ascii="Menlo" w:eastAsia="Times New Roman" w:hAnsi="Menlo" w:cs="Menlo"/>
                <w:color w:val="000000"/>
                <w:sz w:val="20"/>
                <w:szCs w:val="20"/>
                <w:lang w:eastAsia="ru-RU"/>
              </w:rPr>
            </w:rPrChange>
          </w:rPr>
          <w:t xml:space="preserve">(elem) &gt; </w:t>
        </w:r>
        <w:r w:rsidRPr="009974B9">
          <w:rPr>
            <w:rFonts w:ascii="Menlo" w:eastAsia="Times New Roman" w:hAnsi="Menlo" w:cs="Menlo"/>
            <w:color w:val="0000FF"/>
            <w:sz w:val="20"/>
            <w:szCs w:val="20"/>
            <w:lang w:val="en-US" w:eastAsia="ru-RU"/>
            <w:rPrChange w:id="2822" w:author="Юлия Новокшанова" w:date="2020-02-23T22:12:00Z">
              <w:rPr>
                <w:rFonts w:ascii="Menlo" w:eastAsia="Times New Roman" w:hAnsi="Menlo" w:cs="Menlo"/>
                <w:color w:val="0000FF"/>
                <w:sz w:val="20"/>
                <w:szCs w:val="20"/>
                <w:lang w:eastAsia="ru-RU"/>
              </w:rPr>
            </w:rPrChange>
          </w:rPr>
          <w:t>0</w:t>
        </w:r>
        <w:r w:rsidRPr="009974B9">
          <w:rPr>
            <w:rFonts w:ascii="Menlo" w:eastAsia="Times New Roman" w:hAnsi="Menlo" w:cs="Menlo"/>
            <w:color w:val="000000"/>
            <w:sz w:val="20"/>
            <w:szCs w:val="20"/>
            <w:lang w:val="en-US" w:eastAsia="ru-RU"/>
            <w:rPrChange w:id="2823"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824"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825" w:author="Юлия Новокшанова" w:date="2020-02-23T22:12:00Z">
              <w:rPr>
                <w:rFonts w:ascii="Menlo" w:eastAsia="Times New Roman" w:hAnsi="Menlo" w:cs="Menlo"/>
                <w:b/>
                <w:bCs/>
                <w:color w:val="000080"/>
                <w:sz w:val="20"/>
                <w:szCs w:val="20"/>
                <w:lang w:eastAsia="ru-RU"/>
              </w:rPr>
            </w:rPrChange>
          </w:rPr>
          <w:t xml:space="preserve">for </w:t>
        </w:r>
        <w:r w:rsidRPr="009974B9">
          <w:rPr>
            <w:rFonts w:ascii="Menlo" w:eastAsia="Times New Roman" w:hAnsi="Menlo" w:cs="Menlo"/>
            <w:color w:val="000000"/>
            <w:sz w:val="20"/>
            <w:szCs w:val="20"/>
            <w:lang w:val="en-US" w:eastAsia="ru-RU"/>
            <w:rPrChange w:id="2826" w:author="Юлия Новокшанова" w:date="2020-02-23T22:12:00Z">
              <w:rPr>
                <w:rFonts w:ascii="Menlo" w:eastAsia="Times New Roman" w:hAnsi="Menlo" w:cs="Menlo"/>
                <w:color w:val="000000"/>
                <w:sz w:val="20"/>
                <w:szCs w:val="20"/>
                <w:lang w:eastAsia="ru-RU"/>
              </w:rPr>
            </w:rPrChange>
          </w:rPr>
          <w:t xml:space="preserve">i </w:t>
        </w:r>
        <w:r w:rsidRPr="009974B9">
          <w:rPr>
            <w:rFonts w:ascii="Menlo" w:eastAsia="Times New Roman" w:hAnsi="Menlo" w:cs="Menlo"/>
            <w:b/>
            <w:bCs/>
            <w:color w:val="000080"/>
            <w:sz w:val="20"/>
            <w:szCs w:val="20"/>
            <w:lang w:val="en-US" w:eastAsia="ru-RU"/>
            <w:rPrChange w:id="2827" w:author="Юлия Новокшанова" w:date="2020-02-23T22:12:00Z">
              <w:rPr>
                <w:rFonts w:ascii="Menlo" w:eastAsia="Times New Roman" w:hAnsi="Menlo" w:cs="Menlo"/>
                <w:b/>
                <w:bCs/>
                <w:color w:val="000080"/>
                <w:sz w:val="20"/>
                <w:szCs w:val="20"/>
                <w:lang w:eastAsia="ru-RU"/>
              </w:rPr>
            </w:rPrChange>
          </w:rPr>
          <w:t xml:space="preserve">in </w:t>
        </w:r>
        <w:r w:rsidRPr="009974B9">
          <w:rPr>
            <w:rFonts w:ascii="Menlo" w:eastAsia="Times New Roman" w:hAnsi="Menlo" w:cs="Menlo"/>
            <w:color w:val="000000"/>
            <w:sz w:val="20"/>
            <w:szCs w:val="20"/>
            <w:lang w:val="en-US" w:eastAsia="ru-RU"/>
            <w:rPrChange w:id="2828" w:author="Юлия Новокшанова" w:date="2020-02-23T22:12:00Z">
              <w:rPr>
                <w:rFonts w:ascii="Menlo" w:eastAsia="Times New Roman" w:hAnsi="Menlo" w:cs="Menlo"/>
                <w:color w:val="000000"/>
                <w:sz w:val="20"/>
                <w:szCs w:val="20"/>
                <w:lang w:eastAsia="ru-RU"/>
              </w:rPr>
            </w:rPrChange>
          </w:rPr>
          <w:t>elem:</w:t>
        </w:r>
        <w:r w:rsidRPr="009974B9">
          <w:rPr>
            <w:rFonts w:ascii="Menlo" w:eastAsia="Times New Roman" w:hAnsi="Menlo" w:cs="Menlo"/>
            <w:color w:val="000000"/>
            <w:sz w:val="20"/>
            <w:szCs w:val="20"/>
            <w:lang w:val="en-US" w:eastAsia="ru-RU"/>
            <w:rPrChange w:id="2829"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830" w:author="Юлия Новокшанова" w:date="2020-02-23T22:12:00Z">
              <w:rPr>
                <w:rFonts w:ascii="Menlo" w:eastAsia="Times New Roman" w:hAnsi="Menlo" w:cs="Menlo"/>
                <w:b/>
                <w:bCs/>
                <w:color w:val="000080"/>
                <w:sz w:val="20"/>
                <w:szCs w:val="20"/>
                <w:lang w:eastAsia="ru-RU"/>
              </w:rPr>
            </w:rPrChange>
          </w:rPr>
          <w:t xml:space="preserve">if </w:t>
        </w:r>
        <w:r w:rsidRPr="009974B9">
          <w:rPr>
            <w:rFonts w:ascii="Menlo" w:eastAsia="Times New Roman" w:hAnsi="Menlo" w:cs="Menlo"/>
            <w:color w:val="000000"/>
            <w:sz w:val="20"/>
            <w:szCs w:val="20"/>
            <w:lang w:val="en-US" w:eastAsia="ru-RU"/>
            <w:rPrChange w:id="2831" w:author="Юлия Новокшанова" w:date="2020-02-23T22:12:00Z">
              <w:rPr>
                <w:rFonts w:ascii="Menlo" w:eastAsia="Times New Roman" w:hAnsi="Menlo" w:cs="Menlo"/>
                <w:color w:val="000000"/>
                <w:sz w:val="20"/>
                <w:szCs w:val="20"/>
                <w:lang w:eastAsia="ru-RU"/>
              </w:rPr>
            </w:rPrChange>
          </w:rPr>
          <w:t>time_start &lt;= i.text &lt;= time_finish:</w:t>
        </w:r>
        <w:r w:rsidRPr="009974B9">
          <w:rPr>
            <w:rFonts w:ascii="Menlo" w:eastAsia="Times New Roman" w:hAnsi="Menlo" w:cs="Menlo"/>
            <w:color w:val="000000"/>
            <w:sz w:val="20"/>
            <w:szCs w:val="20"/>
            <w:lang w:val="en-US" w:eastAsia="ru-RU"/>
            <w:rPrChange w:id="2832" w:author="Юлия Новокшанова" w:date="2020-02-23T22:12:00Z">
              <w:rPr>
                <w:rFonts w:ascii="Menlo" w:eastAsia="Times New Roman" w:hAnsi="Menlo" w:cs="Menlo"/>
                <w:color w:val="000000"/>
                <w:sz w:val="20"/>
                <w:szCs w:val="20"/>
                <w:lang w:eastAsia="ru-RU"/>
              </w:rPr>
            </w:rPrChange>
          </w:rPr>
          <w:br/>
          <w:t xml:space="preserve">                i.click()</w:t>
        </w:r>
        <w:r w:rsidRPr="009974B9">
          <w:rPr>
            <w:rFonts w:ascii="Menlo" w:eastAsia="Times New Roman" w:hAnsi="Menlo" w:cs="Menlo"/>
            <w:color w:val="000000"/>
            <w:sz w:val="20"/>
            <w:szCs w:val="20"/>
            <w:lang w:val="en-US" w:eastAsia="ru-RU"/>
            <w:rPrChange w:id="2833"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834" w:author="Юлия Новокшанова" w:date="2020-02-23T22:12:00Z">
              <w:rPr>
                <w:rFonts w:ascii="Menlo" w:eastAsia="Times New Roman" w:hAnsi="Menlo" w:cs="Menlo"/>
                <w:b/>
                <w:bCs/>
                <w:color w:val="000080"/>
                <w:sz w:val="20"/>
                <w:szCs w:val="20"/>
                <w:lang w:eastAsia="ru-RU"/>
              </w:rPr>
            </w:rPrChange>
          </w:rPr>
          <w:t xml:space="preserve">return </w:t>
        </w:r>
        <w:r w:rsidRPr="009974B9">
          <w:rPr>
            <w:rFonts w:ascii="Menlo" w:eastAsia="Times New Roman" w:hAnsi="Menlo" w:cs="Menlo"/>
            <w:color w:val="000000"/>
            <w:sz w:val="20"/>
            <w:szCs w:val="20"/>
            <w:lang w:val="en-US" w:eastAsia="ru-RU"/>
            <w:rPrChange w:id="2835" w:author="Юлия Новокшанова" w:date="2020-02-23T22:12:00Z">
              <w:rPr>
                <w:rFonts w:ascii="Menlo" w:eastAsia="Times New Roman" w:hAnsi="Menlo" w:cs="Menlo"/>
                <w:color w:val="000000"/>
                <w:sz w:val="20"/>
                <w:szCs w:val="20"/>
                <w:lang w:eastAsia="ru-RU"/>
              </w:rPr>
            </w:rPrChange>
          </w:rPr>
          <w:t>i</w:t>
        </w:r>
        <w:r w:rsidRPr="009974B9">
          <w:rPr>
            <w:rFonts w:ascii="Menlo" w:eastAsia="Times New Roman" w:hAnsi="Menlo" w:cs="Menlo"/>
            <w:color w:val="000000"/>
            <w:sz w:val="20"/>
            <w:szCs w:val="20"/>
            <w:lang w:val="en-US" w:eastAsia="ru-RU"/>
            <w:rPrChange w:id="2836"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837" w:author="Юлия Новокшанова" w:date="2020-02-23T22:12:00Z">
              <w:rPr>
                <w:rFonts w:ascii="Menlo" w:eastAsia="Times New Roman" w:hAnsi="Menlo" w:cs="Menlo"/>
                <w:b/>
                <w:bCs/>
                <w:color w:val="000080"/>
                <w:sz w:val="20"/>
                <w:szCs w:val="20"/>
                <w:lang w:eastAsia="ru-RU"/>
              </w:rPr>
            </w:rPrChange>
          </w:rPr>
          <w:t xml:space="preserve">return </w:t>
        </w:r>
        <w:r w:rsidRPr="009974B9">
          <w:rPr>
            <w:rFonts w:ascii="Menlo" w:eastAsia="Times New Roman" w:hAnsi="Menlo" w:cs="Menlo"/>
            <w:color w:val="0000FF"/>
            <w:sz w:val="20"/>
            <w:szCs w:val="20"/>
            <w:lang w:val="en-US" w:eastAsia="ru-RU"/>
            <w:rPrChange w:id="2838" w:author="Юлия Новокшанова" w:date="2020-02-23T22:12:00Z">
              <w:rPr>
                <w:rFonts w:ascii="Menlo" w:eastAsia="Times New Roman" w:hAnsi="Menlo" w:cs="Menlo"/>
                <w:color w:val="0000FF"/>
                <w:sz w:val="20"/>
                <w:szCs w:val="20"/>
                <w:lang w:eastAsia="ru-RU"/>
              </w:rPr>
            </w:rPrChange>
          </w:rPr>
          <w:t>0</w:t>
        </w:r>
        <w:r w:rsidRPr="009974B9">
          <w:rPr>
            <w:rFonts w:ascii="Menlo" w:eastAsia="Times New Roman" w:hAnsi="Menlo" w:cs="Menlo"/>
            <w:color w:val="0000FF"/>
            <w:sz w:val="20"/>
            <w:szCs w:val="20"/>
            <w:lang w:val="en-US" w:eastAsia="ru-RU"/>
            <w:rPrChange w:id="2839" w:author="Юлия Новокшанова" w:date="2020-02-23T22:12:00Z">
              <w:rPr>
                <w:rFonts w:ascii="Menlo" w:eastAsia="Times New Roman" w:hAnsi="Menlo" w:cs="Menlo"/>
                <w:color w:val="0000FF"/>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840" w:author="Юлия Новокшанова" w:date="2020-02-23T22:12:00Z">
              <w:rPr>
                <w:rFonts w:ascii="Menlo" w:eastAsia="Times New Roman" w:hAnsi="Menlo" w:cs="Menlo"/>
                <w:b/>
                <w:bCs/>
                <w:color w:val="000080"/>
                <w:sz w:val="20"/>
                <w:szCs w:val="20"/>
                <w:lang w:eastAsia="ru-RU"/>
              </w:rPr>
            </w:rPrChange>
          </w:rPr>
          <w:t>else</w:t>
        </w:r>
        <w:r w:rsidRPr="009974B9">
          <w:rPr>
            <w:rFonts w:ascii="Menlo" w:eastAsia="Times New Roman" w:hAnsi="Menlo" w:cs="Menlo"/>
            <w:color w:val="000000"/>
            <w:sz w:val="20"/>
            <w:szCs w:val="20"/>
            <w:lang w:val="en-US" w:eastAsia="ru-RU"/>
            <w:rPrChange w:id="2841"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842"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843" w:author="Юлия Новокшанова" w:date="2020-02-23T22:12:00Z">
              <w:rPr>
                <w:rFonts w:ascii="Menlo" w:eastAsia="Times New Roman" w:hAnsi="Menlo" w:cs="Menlo"/>
                <w:b/>
                <w:bCs/>
                <w:color w:val="000080"/>
                <w:sz w:val="20"/>
                <w:szCs w:val="20"/>
                <w:lang w:eastAsia="ru-RU"/>
              </w:rPr>
            </w:rPrChange>
          </w:rPr>
          <w:t xml:space="preserve">return </w:t>
        </w:r>
        <w:r w:rsidRPr="009974B9">
          <w:rPr>
            <w:rFonts w:ascii="Menlo" w:eastAsia="Times New Roman" w:hAnsi="Menlo" w:cs="Menlo"/>
            <w:color w:val="0000FF"/>
            <w:sz w:val="20"/>
            <w:szCs w:val="20"/>
            <w:lang w:val="en-US" w:eastAsia="ru-RU"/>
            <w:rPrChange w:id="2844" w:author="Юлия Новокшанова" w:date="2020-02-23T22:12:00Z">
              <w:rPr>
                <w:rFonts w:ascii="Menlo" w:eastAsia="Times New Roman" w:hAnsi="Menlo" w:cs="Menlo"/>
                <w:color w:val="0000FF"/>
                <w:sz w:val="20"/>
                <w:szCs w:val="20"/>
                <w:lang w:eastAsia="ru-RU"/>
              </w:rPr>
            </w:rPrChange>
          </w:rPr>
          <w:t>0</w:t>
        </w:r>
        <w:r w:rsidRPr="009974B9">
          <w:rPr>
            <w:rFonts w:ascii="Menlo" w:eastAsia="Times New Roman" w:hAnsi="Menlo" w:cs="Menlo"/>
            <w:color w:val="0000FF"/>
            <w:sz w:val="20"/>
            <w:szCs w:val="20"/>
            <w:lang w:val="en-US" w:eastAsia="ru-RU"/>
            <w:rPrChange w:id="2845" w:author="Юлия Новокшанова" w:date="2020-02-23T22:12:00Z">
              <w:rPr>
                <w:rFonts w:ascii="Menlo" w:eastAsia="Times New Roman" w:hAnsi="Menlo" w:cs="Menlo"/>
                <w:color w:val="0000FF"/>
                <w:sz w:val="20"/>
                <w:szCs w:val="20"/>
                <w:lang w:eastAsia="ru-RU"/>
              </w:rPr>
            </w:rPrChange>
          </w:rPr>
          <w:br/>
        </w:r>
        <w:r w:rsidRPr="009974B9">
          <w:rPr>
            <w:rFonts w:ascii="Menlo" w:eastAsia="Times New Roman" w:hAnsi="Menlo" w:cs="Menlo"/>
            <w:color w:val="0000FF"/>
            <w:sz w:val="20"/>
            <w:szCs w:val="20"/>
            <w:lang w:val="en-US" w:eastAsia="ru-RU"/>
            <w:rPrChange w:id="2846" w:author="Юлия Новокшанова" w:date="2020-02-23T22:12:00Z">
              <w:rPr>
                <w:rFonts w:ascii="Menlo" w:eastAsia="Times New Roman" w:hAnsi="Menlo" w:cs="Menlo"/>
                <w:color w:val="0000FF"/>
                <w:sz w:val="20"/>
                <w:szCs w:val="20"/>
                <w:lang w:eastAsia="ru-RU"/>
              </w:rPr>
            </w:rPrChange>
          </w:rPr>
          <w:br/>
        </w:r>
        <w:r w:rsidRPr="009974B9">
          <w:rPr>
            <w:rFonts w:ascii="Menlo" w:eastAsia="Times New Roman" w:hAnsi="Menlo" w:cs="Menlo"/>
            <w:color w:val="0000FF"/>
            <w:sz w:val="20"/>
            <w:szCs w:val="20"/>
            <w:lang w:val="en-US" w:eastAsia="ru-RU"/>
            <w:rPrChange w:id="2847" w:author="Юлия Новокшанова" w:date="2020-02-23T22:12:00Z">
              <w:rPr>
                <w:rFonts w:ascii="Menlo" w:eastAsia="Times New Roman" w:hAnsi="Menlo" w:cs="Menlo"/>
                <w:color w:val="0000FF"/>
                <w:sz w:val="20"/>
                <w:szCs w:val="20"/>
                <w:lang w:eastAsia="ru-RU"/>
              </w:rPr>
            </w:rPrChange>
          </w:rPr>
          <w:br/>
        </w:r>
        <w:r w:rsidRPr="009974B9">
          <w:rPr>
            <w:rFonts w:ascii="Menlo" w:eastAsia="Times New Roman" w:hAnsi="Menlo" w:cs="Menlo"/>
            <w:i/>
            <w:iCs/>
            <w:color w:val="808080"/>
            <w:sz w:val="20"/>
            <w:szCs w:val="20"/>
            <w:lang w:val="en-US" w:eastAsia="ru-RU"/>
            <w:rPrChange w:id="2848" w:author="Юлия Новокшанова" w:date="2020-02-23T22:12:00Z">
              <w:rPr>
                <w:rFonts w:ascii="Menlo" w:eastAsia="Times New Roman" w:hAnsi="Menlo" w:cs="Menlo"/>
                <w:i/>
                <w:iCs/>
                <w:color w:val="808080"/>
                <w:sz w:val="20"/>
                <w:szCs w:val="20"/>
                <w:lang w:eastAsia="ru-RU"/>
              </w:rPr>
            </w:rPrChange>
          </w:rPr>
          <w:t># ----------------------------------------------------------------------------------------------------------</w:t>
        </w:r>
        <w:r w:rsidRPr="009974B9">
          <w:rPr>
            <w:rFonts w:ascii="Menlo" w:eastAsia="Times New Roman" w:hAnsi="Menlo" w:cs="Menlo"/>
            <w:i/>
            <w:iCs/>
            <w:color w:val="808080"/>
            <w:sz w:val="20"/>
            <w:szCs w:val="20"/>
            <w:lang w:val="en-US" w:eastAsia="ru-RU"/>
            <w:rPrChange w:id="2849" w:author="Юлия Новокшанова" w:date="2020-02-23T22:12:00Z">
              <w:rPr>
                <w:rFonts w:ascii="Menlo" w:eastAsia="Times New Roman" w:hAnsi="Menlo" w:cs="Menlo"/>
                <w:i/>
                <w:iCs/>
                <w:color w:val="808080"/>
                <w:sz w:val="20"/>
                <w:szCs w:val="20"/>
                <w:lang w:eastAsia="ru-RU"/>
              </w:rPr>
            </w:rPrChange>
          </w:rPr>
          <w:br/>
        </w:r>
        <w:r w:rsidRPr="009974B9">
          <w:rPr>
            <w:rFonts w:ascii="Menlo" w:eastAsia="Times New Roman" w:hAnsi="Menlo" w:cs="Menlo"/>
            <w:b/>
            <w:bCs/>
            <w:color w:val="000080"/>
            <w:sz w:val="20"/>
            <w:szCs w:val="20"/>
            <w:lang w:val="en-US" w:eastAsia="ru-RU"/>
            <w:rPrChange w:id="2850" w:author="Юлия Новокшанова" w:date="2020-02-23T22:12:00Z">
              <w:rPr>
                <w:rFonts w:ascii="Menlo" w:eastAsia="Times New Roman" w:hAnsi="Menlo" w:cs="Menlo"/>
                <w:b/>
                <w:bCs/>
                <w:color w:val="000080"/>
                <w:sz w:val="20"/>
                <w:szCs w:val="20"/>
                <w:lang w:eastAsia="ru-RU"/>
              </w:rPr>
            </w:rPrChange>
          </w:rPr>
          <w:t xml:space="preserve">def </w:t>
        </w:r>
        <w:r w:rsidRPr="009974B9">
          <w:rPr>
            <w:rFonts w:ascii="Menlo" w:eastAsia="Times New Roman" w:hAnsi="Menlo" w:cs="Menlo"/>
            <w:color w:val="000000"/>
            <w:sz w:val="20"/>
            <w:szCs w:val="20"/>
            <w:lang w:val="en-US" w:eastAsia="ru-RU"/>
            <w:rPrChange w:id="2851" w:author="Юлия Новокшанова" w:date="2020-02-23T22:12:00Z">
              <w:rPr>
                <w:rFonts w:ascii="Menlo" w:eastAsia="Times New Roman" w:hAnsi="Menlo" w:cs="Menlo"/>
                <w:color w:val="000000"/>
                <w:sz w:val="20"/>
                <w:szCs w:val="20"/>
                <w:lang w:eastAsia="ru-RU"/>
              </w:rPr>
            </w:rPrChange>
          </w:rPr>
          <w:t>data_choice(data_start, data_finish, time_start, time_finish):</w:t>
        </w:r>
        <w:r w:rsidRPr="009974B9">
          <w:rPr>
            <w:rFonts w:ascii="Menlo" w:eastAsia="Times New Roman" w:hAnsi="Menlo" w:cs="Menlo"/>
            <w:color w:val="000000"/>
            <w:sz w:val="20"/>
            <w:szCs w:val="20"/>
            <w:lang w:val="en-US" w:eastAsia="ru-RU"/>
            <w:rPrChange w:id="2852" w:author="Юлия Новокшанова" w:date="2020-02-23T22:12:00Z">
              <w:rPr>
                <w:rFonts w:ascii="Menlo" w:eastAsia="Times New Roman" w:hAnsi="Menlo" w:cs="Menlo"/>
                <w:color w:val="000000"/>
                <w:sz w:val="20"/>
                <w:szCs w:val="20"/>
                <w:lang w:eastAsia="ru-RU"/>
              </w:rPr>
            </w:rPrChange>
          </w:rPr>
          <w:br/>
          <w:t xml:space="preserve">    month = </w:t>
        </w:r>
        <w:r w:rsidRPr="009974B9">
          <w:rPr>
            <w:rFonts w:ascii="Menlo" w:eastAsia="Times New Roman" w:hAnsi="Menlo" w:cs="Menlo"/>
            <w:color w:val="000080"/>
            <w:sz w:val="20"/>
            <w:szCs w:val="20"/>
            <w:lang w:val="en-US" w:eastAsia="ru-RU"/>
            <w:rPrChange w:id="2853" w:author="Юлия Новокшанова" w:date="2020-02-23T22:12:00Z">
              <w:rPr>
                <w:rFonts w:ascii="Menlo" w:eastAsia="Times New Roman" w:hAnsi="Menlo" w:cs="Menlo"/>
                <w:color w:val="000080"/>
                <w:sz w:val="20"/>
                <w:szCs w:val="20"/>
                <w:lang w:eastAsia="ru-RU"/>
              </w:rPr>
            </w:rPrChange>
          </w:rPr>
          <w:t>str</w:t>
        </w:r>
        <w:r w:rsidRPr="009974B9">
          <w:rPr>
            <w:rFonts w:ascii="Menlo" w:eastAsia="Times New Roman" w:hAnsi="Menlo" w:cs="Menlo"/>
            <w:color w:val="000000"/>
            <w:sz w:val="20"/>
            <w:szCs w:val="20"/>
            <w:lang w:val="en-US" w:eastAsia="ru-RU"/>
            <w:rPrChange w:id="2854" w:author="Юлия Новокшанова" w:date="2020-02-23T22:12:00Z">
              <w:rPr>
                <w:rFonts w:ascii="Menlo" w:eastAsia="Times New Roman" w:hAnsi="Menlo" w:cs="Menlo"/>
                <w:color w:val="000000"/>
                <w:sz w:val="20"/>
                <w:szCs w:val="20"/>
                <w:lang w:eastAsia="ru-RU"/>
              </w:rPr>
            </w:rPrChange>
          </w:rPr>
          <w:t>(datetime.date.today())</w:t>
        </w:r>
        <w:r w:rsidRPr="009974B9">
          <w:rPr>
            <w:rFonts w:ascii="Menlo" w:eastAsia="Times New Roman" w:hAnsi="Menlo" w:cs="Menlo"/>
            <w:color w:val="000000"/>
            <w:sz w:val="20"/>
            <w:szCs w:val="20"/>
            <w:lang w:val="en-US" w:eastAsia="ru-RU"/>
            <w:rPrChange w:id="2855" w:author="Юлия Новокшанова" w:date="2020-02-23T22:12:00Z">
              <w:rPr>
                <w:rFonts w:ascii="Menlo" w:eastAsia="Times New Roman" w:hAnsi="Menlo" w:cs="Menlo"/>
                <w:color w:val="000000"/>
                <w:sz w:val="20"/>
                <w:szCs w:val="20"/>
                <w:lang w:eastAsia="ru-RU"/>
              </w:rPr>
            </w:rPrChange>
          </w:rPr>
          <w:br/>
          <w:t xml:space="preserve">    elem = [month]</w:t>
        </w:r>
        <w:r w:rsidRPr="009974B9">
          <w:rPr>
            <w:rFonts w:ascii="Menlo" w:eastAsia="Times New Roman" w:hAnsi="Menlo" w:cs="Menlo"/>
            <w:color w:val="000000"/>
            <w:sz w:val="20"/>
            <w:szCs w:val="20"/>
            <w:lang w:val="en-US" w:eastAsia="ru-RU"/>
            <w:rPrChange w:id="2856" w:author="Юлия Новокшанова" w:date="2020-02-23T22:12:00Z">
              <w:rPr>
                <w:rFonts w:ascii="Menlo" w:eastAsia="Times New Roman" w:hAnsi="Menlo" w:cs="Menlo"/>
                <w:color w:val="000000"/>
                <w:sz w:val="20"/>
                <w:szCs w:val="20"/>
                <w:lang w:eastAsia="ru-RU"/>
              </w:rPr>
            </w:rPrChange>
          </w:rPr>
          <w:br/>
          <w:t xml:space="preserve">    time = </w:t>
        </w:r>
        <w:r w:rsidRPr="009974B9">
          <w:rPr>
            <w:rFonts w:ascii="Menlo" w:eastAsia="Times New Roman" w:hAnsi="Menlo" w:cs="Menlo"/>
            <w:color w:val="0000FF"/>
            <w:sz w:val="20"/>
            <w:szCs w:val="20"/>
            <w:lang w:val="en-US" w:eastAsia="ru-RU"/>
            <w:rPrChange w:id="2857" w:author="Юлия Новокшанова" w:date="2020-02-23T22:12:00Z">
              <w:rPr>
                <w:rFonts w:ascii="Menlo" w:eastAsia="Times New Roman" w:hAnsi="Menlo" w:cs="Menlo"/>
                <w:color w:val="0000FF"/>
                <w:sz w:val="20"/>
                <w:szCs w:val="20"/>
                <w:lang w:eastAsia="ru-RU"/>
              </w:rPr>
            </w:rPrChange>
          </w:rPr>
          <w:t>0</w:t>
        </w:r>
        <w:r w:rsidRPr="009974B9">
          <w:rPr>
            <w:rFonts w:ascii="Menlo" w:eastAsia="Times New Roman" w:hAnsi="Menlo" w:cs="Menlo"/>
            <w:color w:val="0000FF"/>
            <w:sz w:val="20"/>
            <w:szCs w:val="20"/>
            <w:lang w:val="en-US" w:eastAsia="ru-RU"/>
            <w:rPrChange w:id="2858" w:author="Юлия Новокшанова" w:date="2020-02-23T22:12:00Z">
              <w:rPr>
                <w:rFonts w:ascii="Menlo" w:eastAsia="Times New Roman" w:hAnsi="Menlo" w:cs="Menlo"/>
                <w:color w:val="0000FF"/>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859" w:author="Юлия Новокшанова" w:date="2020-02-23T22:12:00Z">
              <w:rPr>
                <w:rFonts w:ascii="Menlo" w:eastAsia="Times New Roman" w:hAnsi="Menlo" w:cs="Menlo"/>
                <w:b/>
                <w:bCs/>
                <w:color w:val="000080"/>
                <w:sz w:val="20"/>
                <w:szCs w:val="20"/>
                <w:lang w:eastAsia="ru-RU"/>
              </w:rPr>
            </w:rPrChange>
          </w:rPr>
          <w:t xml:space="preserve">while </w:t>
        </w:r>
        <w:r w:rsidRPr="009974B9">
          <w:rPr>
            <w:rFonts w:ascii="Menlo" w:eastAsia="Times New Roman" w:hAnsi="Menlo" w:cs="Menlo"/>
            <w:color w:val="000000"/>
            <w:sz w:val="20"/>
            <w:szCs w:val="20"/>
            <w:lang w:val="en-US" w:eastAsia="ru-RU"/>
            <w:rPrChange w:id="2860" w:author="Юлия Новокшанова" w:date="2020-02-23T22:12:00Z">
              <w:rPr>
                <w:rFonts w:ascii="Menlo" w:eastAsia="Times New Roman" w:hAnsi="Menlo" w:cs="Menlo"/>
                <w:color w:val="000000"/>
                <w:sz w:val="20"/>
                <w:szCs w:val="20"/>
                <w:lang w:eastAsia="ru-RU"/>
              </w:rPr>
            </w:rPrChange>
          </w:rPr>
          <w:t>elem[-</w:t>
        </w:r>
        <w:r w:rsidRPr="009974B9">
          <w:rPr>
            <w:rFonts w:ascii="Menlo" w:eastAsia="Times New Roman" w:hAnsi="Menlo" w:cs="Menlo"/>
            <w:color w:val="0000FF"/>
            <w:sz w:val="20"/>
            <w:szCs w:val="20"/>
            <w:lang w:val="en-US" w:eastAsia="ru-RU"/>
            <w:rPrChange w:id="2861" w:author="Юлия Новокшанова" w:date="2020-02-23T22:12:00Z">
              <w:rPr>
                <w:rFonts w:ascii="Menlo" w:eastAsia="Times New Roman" w:hAnsi="Menlo" w:cs="Menlo"/>
                <w:color w:val="0000FF"/>
                <w:sz w:val="20"/>
                <w:szCs w:val="20"/>
                <w:lang w:eastAsia="ru-RU"/>
              </w:rPr>
            </w:rPrChange>
          </w:rPr>
          <w:t>1</w:t>
        </w:r>
        <w:r w:rsidRPr="009974B9">
          <w:rPr>
            <w:rFonts w:ascii="Menlo" w:eastAsia="Times New Roman" w:hAnsi="Menlo" w:cs="Menlo"/>
            <w:color w:val="000000"/>
            <w:sz w:val="20"/>
            <w:szCs w:val="20"/>
            <w:lang w:val="en-US" w:eastAsia="ru-RU"/>
            <w:rPrChange w:id="2862" w:author="Юлия Новокшанова" w:date="2020-02-23T22:12:00Z">
              <w:rPr>
                <w:rFonts w:ascii="Menlo" w:eastAsia="Times New Roman" w:hAnsi="Menlo" w:cs="Menlo"/>
                <w:color w:val="000000"/>
                <w:sz w:val="20"/>
                <w:szCs w:val="20"/>
                <w:lang w:eastAsia="ru-RU"/>
              </w:rPr>
            </w:rPrChange>
          </w:rPr>
          <w:t>] &lt;= data_finish:</w:t>
        </w:r>
        <w:r w:rsidRPr="009974B9">
          <w:rPr>
            <w:rFonts w:ascii="Menlo" w:eastAsia="Times New Roman" w:hAnsi="Menlo" w:cs="Menlo"/>
            <w:color w:val="000000"/>
            <w:sz w:val="20"/>
            <w:szCs w:val="20"/>
            <w:lang w:val="en-US" w:eastAsia="ru-RU"/>
            <w:rPrChange w:id="2863"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864"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865" w:author="Юлия Новокшанова" w:date="2020-02-23T22:12:00Z">
              <w:rPr>
                <w:rFonts w:ascii="Menlo" w:eastAsia="Times New Roman" w:hAnsi="Menlo" w:cs="Menlo"/>
                <w:color w:val="000000"/>
                <w:sz w:val="20"/>
                <w:szCs w:val="20"/>
                <w:lang w:eastAsia="ru-RU"/>
              </w:rPr>
            </w:rPrChange>
          </w:rPr>
          <w:br/>
          <w:t xml:space="preserve">        elem = driver.find_elements_by_xpath(</w:t>
        </w:r>
        <w:r w:rsidRPr="009974B9">
          <w:rPr>
            <w:rFonts w:ascii="Menlo" w:eastAsia="Times New Roman" w:hAnsi="Menlo" w:cs="Menlo"/>
            <w:b/>
            <w:bCs/>
            <w:color w:val="008080"/>
            <w:sz w:val="20"/>
            <w:szCs w:val="20"/>
            <w:lang w:val="en-US" w:eastAsia="ru-RU"/>
            <w:rPrChange w:id="2866" w:author="Юлия Новокшанова" w:date="2020-02-23T22:12:00Z">
              <w:rPr>
                <w:rFonts w:ascii="Menlo" w:eastAsia="Times New Roman" w:hAnsi="Menlo" w:cs="Menlo"/>
                <w:b/>
                <w:bCs/>
                <w:color w:val="008080"/>
                <w:sz w:val="20"/>
                <w:szCs w:val="20"/>
                <w:lang w:eastAsia="ru-RU"/>
              </w:rPr>
            </w:rPrChange>
          </w:rPr>
          <w:t>'.//td//td[@data-date]'</w:t>
        </w:r>
        <w:r w:rsidRPr="009974B9">
          <w:rPr>
            <w:rFonts w:ascii="Menlo" w:eastAsia="Times New Roman" w:hAnsi="Menlo" w:cs="Menlo"/>
            <w:color w:val="000000"/>
            <w:sz w:val="20"/>
            <w:szCs w:val="20"/>
            <w:lang w:val="en-US" w:eastAsia="ru-RU"/>
            <w:rPrChange w:id="2867"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868"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i/>
            <w:iCs/>
            <w:color w:val="808080"/>
            <w:sz w:val="20"/>
            <w:szCs w:val="20"/>
            <w:lang w:val="en-US" w:eastAsia="ru-RU"/>
            <w:rPrChange w:id="2869" w:author="Юлия Новокшанова" w:date="2020-02-23T22:12:00Z">
              <w:rPr>
                <w:rFonts w:ascii="Menlo" w:eastAsia="Times New Roman" w:hAnsi="Menlo" w:cs="Menlo"/>
                <w:i/>
                <w:iCs/>
                <w:color w:val="808080"/>
                <w:sz w:val="20"/>
                <w:szCs w:val="20"/>
                <w:lang w:eastAsia="ru-RU"/>
              </w:rPr>
            </w:rPrChange>
          </w:rPr>
          <w:t># print(elem[0].get_attribute('data-date'))</w:t>
        </w:r>
        <w:r w:rsidRPr="009974B9">
          <w:rPr>
            <w:rFonts w:ascii="Menlo" w:eastAsia="Times New Roman" w:hAnsi="Menlo" w:cs="Menlo"/>
            <w:i/>
            <w:iCs/>
            <w:color w:val="808080"/>
            <w:sz w:val="20"/>
            <w:szCs w:val="20"/>
            <w:lang w:val="en-US" w:eastAsia="ru-RU"/>
            <w:rPrChange w:id="2870" w:author="Юлия Новокшанова" w:date="2020-02-23T22:12:00Z">
              <w:rPr>
                <w:rFonts w:ascii="Menlo" w:eastAsia="Times New Roman" w:hAnsi="Menlo" w:cs="Menlo"/>
                <w:i/>
                <w:iCs/>
                <w:color w:val="808080"/>
                <w:sz w:val="20"/>
                <w:szCs w:val="20"/>
                <w:lang w:eastAsia="ru-RU"/>
              </w:rPr>
            </w:rPrChange>
          </w:rPr>
          <w:br/>
        </w:r>
        <w:r w:rsidRPr="009974B9">
          <w:rPr>
            <w:rFonts w:ascii="Menlo" w:eastAsia="Times New Roman" w:hAnsi="Menlo" w:cs="Menlo"/>
            <w:i/>
            <w:iCs/>
            <w:color w:val="808080"/>
            <w:sz w:val="20"/>
            <w:szCs w:val="20"/>
            <w:lang w:val="en-US" w:eastAsia="ru-RU"/>
            <w:rPrChange w:id="2871" w:author="Юлия Новокшанова" w:date="2020-02-23T22:12:00Z">
              <w:rPr>
                <w:rFonts w:ascii="Menlo" w:eastAsia="Times New Roman" w:hAnsi="Menlo" w:cs="Menlo"/>
                <w:i/>
                <w:iCs/>
                <w:color w:val="80808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872" w:author="Юлия Новокшанова" w:date="2020-02-23T22:12:00Z">
              <w:rPr>
                <w:rFonts w:ascii="Menlo" w:eastAsia="Times New Roman" w:hAnsi="Menlo" w:cs="Menlo"/>
                <w:b/>
                <w:bCs/>
                <w:color w:val="000080"/>
                <w:sz w:val="20"/>
                <w:szCs w:val="20"/>
                <w:lang w:eastAsia="ru-RU"/>
              </w:rPr>
            </w:rPrChange>
          </w:rPr>
          <w:t xml:space="preserve">for </w:t>
        </w:r>
        <w:r w:rsidRPr="009974B9">
          <w:rPr>
            <w:rFonts w:ascii="Menlo" w:eastAsia="Times New Roman" w:hAnsi="Menlo" w:cs="Menlo"/>
            <w:color w:val="000000"/>
            <w:sz w:val="20"/>
            <w:szCs w:val="20"/>
            <w:lang w:val="en-US" w:eastAsia="ru-RU"/>
            <w:rPrChange w:id="2873" w:author="Юлия Новокшанова" w:date="2020-02-23T22:12:00Z">
              <w:rPr>
                <w:rFonts w:ascii="Menlo" w:eastAsia="Times New Roman" w:hAnsi="Menlo" w:cs="Menlo"/>
                <w:color w:val="000000"/>
                <w:sz w:val="20"/>
                <w:szCs w:val="20"/>
                <w:lang w:eastAsia="ru-RU"/>
              </w:rPr>
            </w:rPrChange>
          </w:rPr>
          <w:t xml:space="preserve">i </w:t>
        </w:r>
        <w:r w:rsidRPr="009974B9">
          <w:rPr>
            <w:rFonts w:ascii="Menlo" w:eastAsia="Times New Roman" w:hAnsi="Menlo" w:cs="Menlo"/>
            <w:b/>
            <w:bCs/>
            <w:color w:val="000080"/>
            <w:sz w:val="20"/>
            <w:szCs w:val="20"/>
            <w:lang w:val="en-US" w:eastAsia="ru-RU"/>
            <w:rPrChange w:id="2874" w:author="Юлия Новокшанова" w:date="2020-02-23T22:12:00Z">
              <w:rPr>
                <w:rFonts w:ascii="Menlo" w:eastAsia="Times New Roman" w:hAnsi="Menlo" w:cs="Menlo"/>
                <w:b/>
                <w:bCs/>
                <w:color w:val="000080"/>
                <w:sz w:val="20"/>
                <w:szCs w:val="20"/>
                <w:lang w:eastAsia="ru-RU"/>
              </w:rPr>
            </w:rPrChange>
          </w:rPr>
          <w:t xml:space="preserve">in </w:t>
        </w:r>
        <w:r w:rsidRPr="009974B9">
          <w:rPr>
            <w:rFonts w:ascii="Menlo" w:eastAsia="Times New Roman" w:hAnsi="Menlo" w:cs="Menlo"/>
            <w:color w:val="000080"/>
            <w:sz w:val="20"/>
            <w:szCs w:val="20"/>
            <w:lang w:val="en-US" w:eastAsia="ru-RU"/>
            <w:rPrChange w:id="2875" w:author="Юлия Новокшанова" w:date="2020-02-23T22:12:00Z">
              <w:rPr>
                <w:rFonts w:ascii="Menlo" w:eastAsia="Times New Roman" w:hAnsi="Menlo" w:cs="Menlo"/>
                <w:color w:val="000080"/>
                <w:sz w:val="20"/>
                <w:szCs w:val="20"/>
                <w:lang w:eastAsia="ru-RU"/>
              </w:rPr>
            </w:rPrChange>
          </w:rPr>
          <w:t>range</w:t>
        </w:r>
        <w:r w:rsidRPr="009974B9">
          <w:rPr>
            <w:rFonts w:ascii="Menlo" w:eastAsia="Times New Roman" w:hAnsi="Menlo" w:cs="Menlo"/>
            <w:color w:val="000000"/>
            <w:sz w:val="20"/>
            <w:szCs w:val="20"/>
            <w:lang w:val="en-US" w:eastAsia="ru-RU"/>
            <w:rPrChange w:id="2876"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80"/>
            <w:sz w:val="20"/>
            <w:szCs w:val="20"/>
            <w:lang w:val="en-US" w:eastAsia="ru-RU"/>
            <w:rPrChange w:id="2877" w:author="Юлия Новокшанова" w:date="2020-02-23T22:12:00Z">
              <w:rPr>
                <w:rFonts w:ascii="Menlo" w:eastAsia="Times New Roman" w:hAnsi="Menlo" w:cs="Menlo"/>
                <w:color w:val="000080"/>
                <w:sz w:val="20"/>
                <w:szCs w:val="20"/>
                <w:lang w:eastAsia="ru-RU"/>
              </w:rPr>
            </w:rPrChange>
          </w:rPr>
          <w:t>len</w:t>
        </w:r>
        <w:r w:rsidRPr="009974B9">
          <w:rPr>
            <w:rFonts w:ascii="Menlo" w:eastAsia="Times New Roman" w:hAnsi="Menlo" w:cs="Menlo"/>
            <w:color w:val="000000"/>
            <w:sz w:val="20"/>
            <w:szCs w:val="20"/>
            <w:lang w:val="en-US" w:eastAsia="ru-RU"/>
            <w:rPrChange w:id="2878" w:author="Юлия Новокшанова" w:date="2020-02-23T22:12:00Z">
              <w:rPr>
                <w:rFonts w:ascii="Menlo" w:eastAsia="Times New Roman" w:hAnsi="Menlo" w:cs="Menlo"/>
                <w:color w:val="000000"/>
                <w:sz w:val="20"/>
                <w:szCs w:val="20"/>
                <w:lang w:eastAsia="ru-RU"/>
              </w:rPr>
            </w:rPrChange>
          </w:rPr>
          <w:t>(elem)):</w:t>
        </w:r>
        <w:r w:rsidRPr="009974B9">
          <w:rPr>
            <w:rFonts w:ascii="Menlo" w:eastAsia="Times New Roman" w:hAnsi="Menlo" w:cs="Menlo"/>
            <w:color w:val="000000"/>
            <w:sz w:val="20"/>
            <w:szCs w:val="20"/>
            <w:lang w:val="en-US" w:eastAsia="ru-RU"/>
            <w:rPrChange w:id="2879" w:author="Юлия Новокшанова" w:date="2020-02-23T22:12:00Z">
              <w:rPr>
                <w:rFonts w:ascii="Menlo" w:eastAsia="Times New Roman" w:hAnsi="Menlo" w:cs="Menlo"/>
                <w:color w:val="000000"/>
                <w:sz w:val="20"/>
                <w:szCs w:val="20"/>
                <w:lang w:eastAsia="ru-RU"/>
              </w:rPr>
            </w:rPrChange>
          </w:rPr>
          <w:br/>
          <w:t xml:space="preserve">            elem[i] = elem[i].get_attribute(</w:t>
        </w:r>
        <w:r w:rsidRPr="009974B9">
          <w:rPr>
            <w:rFonts w:ascii="Menlo" w:eastAsia="Times New Roman" w:hAnsi="Menlo" w:cs="Menlo"/>
            <w:b/>
            <w:bCs/>
            <w:color w:val="008080"/>
            <w:sz w:val="20"/>
            <w:szCs w:val="20"/>
            <w:lang w:val="en-US" w:eastAsia="ru-RU"/>
            <w:rPrChange w:id="2880" w:author="Юлия Новокшанова" w:date="2020-02-23T22:12:00Z">
              <w:rPr>
                <w:rFonts w:ascii="Menlo" w:eastAsia="Times New Roman" w:hAnsi="Menlo" w:cs="Menlo"/>
                <w:b/>
                <w:bCs/>
                <w:color w:val="008080"/>
                <w:sz w:val="20"/>
                <w:szCs w:val="20"/>
                <w:lang w:eastAsia="ru-RU"/>
              </w:rPr>
            </w:rPrChange>
          </w:rPr>
          <w:t>'data-date'</w:t>
        </w:r>
        <w:r w:rsidRPr="009974B9">
          <w:rPr>
            <w:rFonts w:ascii="Menlo" w:eastAsia="Times New Roman" w:hAnsi="Menlo" w:cs="Menlo"/>
            <w:color w:val="000000"/>
            <w:sz w:val="20"/>
            <w:szCs w:val="20"/>
            <w:lang w:val="en-US" w:eastAsia="ru-RU"/>
            <w:rPrChange w:id="2881"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882" w:author="Юлия Новокшанова" w:date="2020-02-23T22:12:00Z">
              <w:rPr>
                <w:rFonts w:ascii="Menlo" w:eastAsia="Times New Roman" w:hAnsi="Menlo" w:cs="Menlo"/>
                <w:color w:val="000000"/>
                <w:sz w:val="20"/>
                <w:szCs w:val="20"/>
                <w:lang w:eastAsia="ru-RU"/>
              </w:rPr>
            </w:rPrChange>
          </w:rPr>
          <w:br/>
          <w:t xml:space="preserve">        elem = </w:t>
        </w:r>
        <w:r w:rsidRPr="009974B9">
          <w:rPr>
            <w:rFonts w:ascii="Menlo" w:eastAsia="Times New Roman" w:hAnsi="Menlo" w:cs="Menlo"/>
            <w:color w:val="000080"/>
            <w:sz w:val="20"/>
            <w:szCs w:val="20"/>
            <w:lang w:val="en-US" w:eastAsia="ru-RU"/>
            <w:rPrChange w:id="2883" w:author="Юлия Новокшанова" w:date="2020-02-23T22:12:00Z">
              <w:rPr>
                <w:rFonts w:ascii="Menlo" w:eastAsia="Times New Roman" w:hAnsi="Menlo" w:cs="Menlo"/>
                <w:color w:val="000080"/>
                <w:sz w:val="20"/>
                <w:szCs w:val="20"/>
                <w:lang w:eastAsia="ru-RU"/>
              </w:rPr>
            </w:rPrChange>
          </w:rPr>
          <w:t>sorted</w:t>
        </w:r>
        <w:r w:rsidRPr="009974B9">
          <w:rPr>
            <w:rFonts w:ascii="Menlo" w:eastAsia="Times New Roman" w:hAnsi="Menlo" w:cs="Menlo"/>
            <w:color w:val="000000"/>
            <w:sz w:val="20"/>
            <w:szCs w:val="20"/>
            <w:lang w:val="en-US" w:eastAsia="ru-RU"/>
            <w:rPrChange w:id="2884"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80"/>
            <w:sz w:val="20"/>
            <w:szCs w:val="20"/>
            <w:lang w:val="en-US" w:eastAsia="ru-RU"/>
            <w:rPrChange w:id="2885" w:author="Юлия Новокшанова" w:date="2020-02-23T22:12:00Z">
              <w:rPr>
                <w:rFonts w:ascii="Menlo" w:eastAsia="Times New Roman" w:hAnsi="Menlo" w:cs="Menlo"/>
                <w:color w:val="000080"/>
                <w:sz w:val="20"/>
                <w:szCs w:val="20"/>
                <w:lang w:eastAsia="ru-RU"/>
              </w:rPr>
            </w:rPrChange>
          </w:rPr>
          <w:t>list</w:t>
        </w:r>
        <w:r w:rsidRPr="009974B9">
          <w:rPr>
            <w:rFonts w:ascii="Menlo" w:eastAsia="Times New Roman" w:hAnsi="Menlo" w:cs="Menlo"/>
            <w:color w:val="000000"/>
            <w:sz w:val="20"/>
            <w:szCs w:val="20"/>
            <w:lang w:val="en-US" w:eastAsia="ru-RU"/>
            <w:rPrChange w:id="2886"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80"/>
            <w:sz w:val="20"/>
            <w:szCs w:val="20"/>
            <w:lang w:val="en-US" w:eastAsia="ru-RU"/>
            <w:rPrChange w:id="2887" w:author="Юлия Новокшанова" w:date="2020-02-23T22:12:00Z">
              <w:rPr>
                <w:rFonts w:ascii="Menlo" w:eastAsia="Times New Roman" w:hAnsi="Menlo" w:cs="Menlo"/>
                <w:color w:val="000080"/>
                <w:sz w:val="20"/>
                <w:szCs w:val="20"/>
                <w:lang w:eastAsia="ru-RU"/>
              </w:rPr>
            </w:rPrChange>
          </w:rPr>
          <w:t>set</w:t>
        </w:r>
        <w:r w:rsidRPr="009974B9">
          <w:rPr>
            <w:rFonts w:ascii="Menlo" w:eastAsia="Times New Roman" w:hAnsi="Menlo" w:cs="Menlo"/>
            <w:color w:val="000000"/>
            <w:sz w:val="20"/>
            <w:szCs w:val="20"/>
            <w:lang w:val="en-US" w:eastAsia="ru-RU"/>
            <w:rPrChange w:id="2888" w:author="Юлия Новокшанова" w:date="2020-02-23T22:12:00Z">
              <w:rPr>
                <w:rFonts w:ascii="Menlo" w:eastAsia="Times New Roman" w:hAnsi="Menlo" w:cs="Menlo"/>
                <w:color w:val="000000"/>
                <w:sz w:val="20"/>
                <w:szCs w:val="20"/>
                <w:lang w:eastAsia="ru-RU"/>
              </w:rPr>
            </w:rPrChange>
          </w:rPr>
          <w:t>(elem)))</w:t>
        </w:r>
        <w:r w:rsidRPr="009974B9">
          <w:rPr>
            <w:rFonts w:ascii="Menlo" w:eastAsia="Times New Roman" w:hAnsi="Menlo" w:cs="Menlo"/>
            <w:color w:val="000000"/>
            <w:sz w:val="20"/>
            <w:szCs w:val="20"/>
            <w:lang w:val="en-US" w:eastAsia="ru-RU"/>
            <w:rPrChange w:id="2889"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890"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891" w:author="Юлия Новокшанова" w:date="2020-02-23T22:12:00Z">
              <w:rPr>
                <w:rFonts w:ascii="Menlo" w:eastAsia="Times New Roman" w:hAnsi="Menlo" w:cs="Menlo"/>
                <w:b/>
                <w:bCs/>
                <w:color w:val="000080"/>
                <w:sz w:val="20"/>
                <w:szCs w:val="20"/>
                <w:lang w:eastAsia="ru-RU"/>
              </w:rPr>
            </w:rPrChange>
          </w:rPr>
          <w:t xml:space="preserve">for </w:t>
        </w:r>
        <w:r w:rsidRPr="009974B9">
          <w:rPr>
            <w:rFonts w:ascii="Menlo" w:eastAsia="Times New Roman" w:hAnsi="Menlo" w:cs="Menlo"/>
            <w:color w:val="000000"/>
            <w:sz w:val="20"/>
            <w:szCs w:val="20"/>
            <w:lang w:val="en-US" w:eastAsia="ru-RU"/>
            <w:rPrChange w:id="2892" w:author="Юлия Новокшанова" w:date="2020-02-23T22:12:00Z">
              <w:rPr>
                <w:rFonts w:ascii="Menlo" w:eastAsia="Times New Roman" w:hAnsi="Menlo" w:cs="Menlo"/>
                <w:color w:val="000000"/>
                <w:sz w:val="20"/>
                <w:szCs w:val="20"/>
                <w:lang w:eastAsia="ru-RU"/>
              </w:rPr>
            </w:rPrChange>
          </w:rPr>
          <w:t xml:space="preserve">time_i </w:t>
        </w:r>
        <w:r w:rsidRPr="009974B9">
          <w:rPr>
            <w:rFonts w:ascii="Menlo" w:eastAsia="Times New Roman" w:hAnsi="Menlo" w:cs="Menlo"/>
            <w:b/>
            <w:bCs/>
            <w:color w:val="000080"/>
            <w:sz w:val="20"/>
            <w:szCs w:val="20"/>
            <w:lang w:val="en-US" w:eastAsia="ru-RU"/>
            <w:rPrChange w:id="2893" w:author="Юлия Новокшанова" w:date="2020-02-23T22:12:00Z">
              <w:rPr>
                <w:rFonts w:ascii="Menlo" w:eastAsia="Times New Roman" w:hAnsi="Menlo" w:cs="Menlo"/>
                <w:b/>
                <w:bCs/>
                <w:color w:val="000080"/>
                <w:sz w:val="20"/>
                <w:szCs w:val="20"/>
                <w:lang w:eastAsia="ru-RU"/>
              </w:rPr>
            </w:rPrChange>
          </w:rPr>
          <w:t xml:space="preserve">in </w:t>
        </w:r>
        <w:r w:rsidRPr="009974B9">
          <w:rPr>
            <w:rFonts w:ascii="Menlo" w:eastAsia="Times New Roman" w:hAnsi="Menlo" w:cs="Menlo"/>
            <w:color w:val="000000"/>
            <w:sz w:val="20"/>
            <w:szCs w:val="20"/>
            <w:lang w:val="en-US" w:eastAsia="ru-RU"/>
            <w:rPrChange w:id="2894" w:author="Юлия Новокшанова" w:date="2020-02-23T22:12:00Z">
              <w:rPr>
                <w:rFonts w:ascii="Menlo" w:eastAsia="Times New Roman" w:hAnsi="Menlo" w:cs="Menlo"/>
                <w:color w:val="000000"/>
                <w:sz w:val="20"/>
                <w:szCs w:val="20"/>
                <w:lang w:eastAsia="ru-RU"/>
              </w:rPr>
            </w:rPrChange>
          </w:rPr>
          <w:t>elem:</w:t>
        </w:r>
        <w:r w:rsidRPr="009974B9">
          <w:rPr>
            <w:rFonts w:ascii="Menlo" w:eastAsia="Times New Roman" w:hAnsi="Menlo" w:cs="Menlo"/>
            <w:color w:val="000000"/>
            <w:sz w:val="20"/>
            <w:szCs w:val="20"/>
            <w:lang w:val="en-US" w:eastAsia="ru-RU"/>
            <w:rPrChange w:id="2895"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80"/>
            <w:sz w:val="20"/>
            <w:szCs w:val="20"/>
            <w:lang w:val="en-US" w:eastAsia="ru-RU"/>
            <w:rPrChange w:id="2896" w:author="Юлия Новокшанова" w:date="2020-02-23T22:12:00Z">
              <w:rPr>
                <w:rFonts w:ascii="Menlo" w:eastAsia="Times New Roman" w:hAnsi="Menlo" w:cs="Menlo"/>
                <w:color w:val="000080"/>
                <w:sz w:val="20"/>
                <w:szCs w:val="20"/>
                <w:lang w:eastAsia="ru-RU"/>
              </w:rPr>
            </w:rPrChange>
          </w:rPr>
          <w:t>print</w:t>
        </w:r>
        <w:r w:rsidRPr="009974B9">
          <w:rPr>
            <w:rFonts w:ascii="Menlo" w:eastAsia="Times New Roman" w:hAnsi="Menlo" w:cs="Menlo"/>
            <w:color w:val="000000"/>
            <w:sz w:val="20"/>
            <w:szCs w:val="20"/>
            <w:lang w:val="en-US" w:eastAsia="ru-RU"/>
            <w:rPrChange w:id="2897" w:author="Юлия Новокшанова" w:date="2020-02-23T22:12:00Z">
              <w:rPr>
                <w:rFonts w:ascii="Menlo" w:eastAsia="Times New Roman" w:hAnsi="Menlo" w:cs="Menlo"/>
                <w:color w:val="000000"/>
                <w:sz w:val="20"/>
                <w:szCs w:val="20"/>
                <w:lang w:eastAsia="ru-RU"/>
              </w:rPr>
            </w:rPrChange>
          </w:rPr>
          <w:t>(time_i)</w:t>
        </w:r>
        <w:r w:rsidRPr="009974B9">
          <w:rPr>
            <w:rFonts w:ascii="Menlo" w:eastAsia="Times New Roman" w:hAnsi="Menlo" w:cs="Menlo"/>
            <w:color w:val="000000"/>
            <w:sz w:val="20"/>
            <w:szCs w:val="20"/>
            <w:lang w:val="en-US" w:eastAsia="ru-RU"/>
            <w:rPrChange w:id="2898"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899" w:author="Юлия Новокшанова" w:date="2020-02-23T22:12:00Z">
              <w:rPr>
                <w:rFonts w:ascii="Menlo" w:eastAsia="Times New Roman" w:hAnsi="Menlo" w:cs="Menlo"/>
                <w:b/>
                <w:bCs/>
                <w:color w:val="000080"/>
                <w:sz w:val="20"/>
                <w:szCs w:val="20"/>
                <w:lang w:eastAsia="ru-RU"/>
              </w:rPr>
            </w:rPrChange>
          </w:rPr>
          <w:t xml:space="preserve">if </w:t>
        </w:r>
        <w:r w:rsidRPr="009974B9">
          <w:rPr>
            <w:rFonts w:ascii="Menlo" w:eastAsia="Times New Roman" w:hAnsi="Menlo" w:cs="Menlo"/>
            <w:color w:val="000000"/>
            <w:sz w:val="20"/>
            <w:szCs w:val="20"/>
            <w:lang w:val="en-US" w:eastAsia="ru-RU"/>
            <w:rPrChange w:id="2900" w:author="Юлия Новокшанова" w:date="2020-02-23T22:12:00Z">
              <w:rPr>
                <w:rFonts w:ascii="Menlo" w:eastAsia="Times New Roman" w:hAnsi="Menlo" w:cs="Menlo"/>
                <w:color w:val="000000"/>
                <w:sz w:val="20"/>
                <w:szCs w:val="20"/>
                <w:lang w:eastAsia="ru-RU"/>
              </w:rPr>
            </w:rPrChange>
          </w:rPr>
          <w:t>data_start &lt;= time_i &lt;= data_finish:</w:t>
        </w:r>
        <w:r w:rsidRPr="009974B9">
          <w:rPr>
            <w:rFonts w:ascii="Menlo" w:eastAsia="Times New Roman" w:hAnsi="Menlo" w:cs="Menlo"/>
            <w:color w:val="000000"/>
            <w:sz w:val="20"/>
            <w:szCs w:val="20"/>
            <w:lang w:val="en-US" w:eastAsia="ru-RU"/>
            <w:rPrChange w:id="2901" w:author="Юлия Новокшанова" w:date="2020-02-23T22:12:00Z">
              <w:rPr>
                <w:rFonts w:ascii="Menlo" w:eastAsia="Times New Roman" w:hAnsi="Menlo" w:cs="Menlo"/>
                <w:color w:val="000000"/>
                <w:sz w:val="20"/>
                <w:szCs w:val="20"/>
                <w:lang w:eastAsia="ru-RU"/>
              </w:rPr>
            </w:rPrChange>
          </w:rPr>
          <w:br/>
          <w:t xml:space="preserve">                dropdown_menu = WebDriverWait(driver, </w:t>
        </w:r>
        <w:r w:rsidRPr="009974B9">
          <w:rPr>
            <w:rFonts w:ascii="Menlo" w:eastAsia="Times New Roman" w:hAnsi="Menlo" w:cs="Menlo"/>
            <w:color w:val="0000FF"/>
            <w:sz w:val="20"/>
            <w:szCs w:val="20"/>
            <w:lang w:val="en-US" w:eastAsia="ru-RU"/>
            <w:rPrChange w:id="2902" w:author="Юлия Новокшанова" w:date="2020-02-23T22:12:00Z">
              <w:rPr>
                <w:rFonts w:ascii="Menlo" w:eastAsia="Times New Roman" w:hAnsi="Menlo" w:cs="Menlo"/>
                <w:color w:val="0000FF"/>
                <w:sz w:val="20"/>
                <w:szCs w:val="20"/>
                <w:lang w:eastAsia="ru-RU"/>
              </w:rPr>
            </w:rPrChange>
          </w:rPr>
          <w:t>30</w:t>
        </w:r>
        <w:r w:rsidRPr="009974B9">
          <w:rPr>
            <w:rFonts w:ascii="Menlo" w:eastAsia="Times New Roman" w:hAnsi="Menlo" w:cs="Menlo"/>
            <w:color w:val="000000"/>
            <w:sz w:val="20"/>
            <w:szCs w:val="20"/>
            <w:lang w:val="en-US" w:eastAsia="ru-RU"/>
            <w:rPrChange w:id="2903" w:author="Юлия Новокшанова" w:date="2020-02-23T22:12:00Z">
              <w:rPr>
                <w:rFonts w:ascii="Menlo" w:eastAsia="Times New Roman" w:hAnsi="Menlo" w:cs="Menlo"/>
                <w:color w:val="000000"/>
                <w:sz w:val="20"/>
                <w:szCs w:val="20"/>
                <w:lang w:eastAsia="ru-RU"/>
              </w:rPr>
            </w:rPrChange>
          </w:rPr>
          <w:t>).until(EC.visibility_of_element_located((</w:t>
        </w:r>
        <w:r w:rsidRPr="009974B9">
          <w:rPr>
            <w:rFonts w:ascii="Menlo" w:eastAsia="Times New Roman" w:hAnsi="Menlo" w:cs="Menlo"/>
            <w:color w:val="000000"/>
            <w:sz w:val="20"/>
            <w:szCs w:val="20"/>
            <w:lang w:val="en-US" w:eastAsia="ru-RU"/>
            <w:rPrChange w:id="2904" w:author="Юлия Новокшанова" w:date="2020-02-23T22:12:00Z">
              <w:rPr>
                <w:rFonts w:ascii="Menlo" w:eastAsia="Times New Roman" w:hAnsi="Menlo" w:cs="Menlo"/>
                <w:color w:val="000000"/>
                <w:sz w:val="20"/>
                <w:szCs w:val="20"/>
                <w:lang w:eastAsia="ru-RU"/>
              </w:rPr>
            </w:rPrChange>
          </w:rPr>
          <w:br/>
          <w:t xml:space="preserve">                    By.XPATH,</w:t>
        </w:r>
        <w:r w:rsidRPr="009974B9">
          <w:rPr>
            <w:rFonts w:ascii="Menlo" w:eastAsia="Times New Roman" w:hAnsi="Menlo" w:cs="Menlo"/>
            <w:color w:val="000000"/>
            <w:sz w:val="20"/>
            <w:szCs w:val="20"/>
            <w:lang w:val="en-US" w:eastAsia="ru-RU"/>
            <w:rPrChange w:id="2905"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8080"/>
            <w:sz w:val="20"/>
            <w:szCs w:val="20"/>
            <w:lang w:val="en-US" w:eastAsia="ru-RU"/>
            <w:rPrChange w:id="2906" w:author="Юлия Новокшанова" w:date="2020-02-23T22:12:00Z">
              <w:rPr>
                <w:rFonts w:ascii="Menlo" w:eastAsia="Times New Roman" w:hAnsi="Menlo" w:cs="Menlo"/>
                <w:b/>
                <w:bCs/>
                <w:color w:val="008080"/>
                <w:sz w:val="20"/>
                <w:szCs w:val="20"/>
                <w:lang w:eastAsia="ru-RU"/>
              </w:rPr>
            </w:rPrChange>
          </w:rPr>
          <w:t>f'*//td[@data-date="</w:t>
        </w:r>
        <w:r w:rsidRPr="009974B9">
          <w:rPr>
            <w:rFonts w:ascii="Menlo" w:eastAsia="Times New Roman" w:hAnsi="Menlo" w:cs="Menlo"/>
            <w:b/>
            <w:bCs/>
            <w:color w:val="000080"/>
            <w:sz w:val="20"/>
            <w:szCs w:val="20"/>
            <w:lang w:val="en-US" w:eastAsia="ru-RU"/>
            <w:rPrChange w:id="2907" w:author="Юлия Новокшанова" w:date="2020-02-23T22:12:00Z">
              <w:rPr>
                <w:rFonts w:ascii="Menlo" w:eastAsia="Times New Roman" w:hAnsi="Menlo" w:cs="Menlo"/>
                <w:b/>
                <w:bCs/>
                <w:color w:val="000080"/>
                <w:sz w:val="20"/>
                <w:szCs w:val="20"/>
                <w:lang w:eastAsia="ru-RU"/>
              </w:rPr>
            </w:rPrChange>
          </w:rPr>
          <w:t>{</w:t>
        </w:r>
        <w:r w:rsidRPr="009974B9">
          <w:rPr>
            <w:rFonts w:ascii="Menlo" w:eastAsia="Times New Roman" w:hAnsi="Menlo" w:cs="Menlo"/>
            <w:color w:val="000000"/>
            <w:sz w:val="20"/>
            <w:szCs w:val="20"/>
            <w:lang w:val="en-US" w:eastAsia="ru-RU"/>
            <w:rPrChange w:id="2908" w:author="Юлия Новокшанова" w:date="2020-02-23T22:12:00Z">
              <w:rPr>
                <w:rFonts w:ascii="Menlo" w:eastAsia="Times New Roman" w:hAnsi="Menlo" w:cs="Menlo"/>
                <w:color w:val="000000"/>
                <w:sz w:val="20"/>
                <w:szCs w:val="20"/>
                <w:lang w:eastAsia="ru-RU"/>
              </w:rPr>
            </w:rPrChange>
          </w:rPr>
          <w:t>time_i</w:t>
        </w:r>
        <w:r w:rsidRPr="009974B9">
          <w:rPr>
            <w:rFonts w:ascii="Menlo" w:eastAsia="Times New Roman" w:hAnsi="Menlo" w:cs="Menlo"/>
            <w:b/>
            <w:bCs/>
            <w:color w:val="000080"/>
            <w:sz w:val="20"/>
            <w:szCs w:val="20"/>
            <w:lang w:val="en-US" w:eastAsia="ru-RU"/>
            <w:rPrChange w:id="2909" w:author="Юлия Новокшанова" w:date="2020-02-23T22:12:00Z">
              <w:rPr>
                <w:rFonts w:ascii="Menlo" w:eastAsia="Times New Roman" w:hAnsi="Menlo" w:cs="Menlo"/>
                <w:b/>
                <w:bCs/>
                <w:color w:val="000080"/>
                <w:sz w:val="20"/>
                <w:szCs w:val="20"/>
                <w:lang w:eastAsia="ru-RU"/>
              </w:rPr>
            </w:rPrChange>
          </w:rPr>
          <w:t>}</w:t>
        </w:r>
        <w:r w:rsidRPr="009974B9">
          <w:rPr>
            <w:rFonts w:ascii="Menlo" w:eastAsia="Times New Roman" w:hAnsi="Menlo" w:cs="Menlo"/>
            <w:b/>
            <w:bCs/>
            <w:color w:val="008080"/>
            <w:sz w:val="20"/>
            <w:szCs w:val="20"/>
            <w:lang w:val="en-US" w:eastAsia="ru-RU"/>
            <w:rPrChange w:id="2910" w:author="Юлия Новокшанова" w:date="2020-02-23T22:12:00Z">
              <w:rPr>
                <w:rFonts w:ascii="Menlo" w:eastAsia="Times New Roman" w:hAnsi="Menlo" w:cs="Menlo"/>
                <w:b/>
                <w:bCs/>
                <w:color w:val="008080"/>
                <w:sz w:val="20"/>
                <w:szCs w:val="20"/>
                <w:lang w:eastAsia="ru-RU"/>
              </w:rPr>
            </w:rPrChange>
          </w:rPr>
          <w:t>"]'</w:t>
        </w:r>
        <w:r w:rsidRPr="009974B9">
          <w:rPr>
            <w:rFonts w:ascii="Menlo" w:eastAsia="Times New Roman" w:hAnsi="Menlo" w:cs="Menlo"/>
            <w:b/>
            <w:bCs/>
            <w:color w:val="008080"/>
            <w:sz w:val="20"/>
            <w:szCs w:val="20"/>
            <w:lang w:val="en-US" w:eastAsia="ru-RU"/>
            <w:rPrChange w:id="2911" w:author="Юлия Новокшанова" w:date="2020-02-23T22:12:00Z">
              <w:rPr>
                <w:rFonts w:ascii="Menlo" w:eastAsia="Times New Roman" w:hAnsi="Menlo" w:cs="Menlo"/>
                <w:b/>
                <w:bCs/>
                <w:color w:val="008080"/>
                <w:sz w:val="20"/>
                <w:szCs w:val="20"/>
                <w:lang w:eastAsia="ru-RU"/>
              </w:rPr>
            </w:rPrChange>
          </w:rPr>
          <w:br/>
          <w:t xml:space="preserve">                </w:t>
        </w:r>
        <w:r w:rsidRPr="009974B9">
          <w:rPr>
            <w:rFonts w:ascii="Menlo" w:eastAsia="Times New Roman" w:hAnsi="Menlo" w:cs="Menlo"/>
            <w:color w:val="000000"/>
            <w:sz w:val="20"/>
            <w:szCs w:val="20"/>
            <w:lang w:val="en-US" w:eastAsia="ru-RU"/>
            <w:rPrChange w:id="2912"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913" w:author="Юлия Новокшанова" w:date="2020-02-23T22:12:00Z">
              <w:rPr>
                <w:rFonts w:ascii="Menlo" w:eastAsia="Times New Roman" w:hAnsi="Menlo" w:cs="Menlo"/>
                <w:color w:val="000000"/>
                <w:sz w:val="20"/>
                <w:szCs w:val="20"/>
                <w:lang w:eastAsia="ru-RU"/>
              </w:rPr>
            </w:rPrChange>
          </w:rPr>
          <w:br/>
          <w:t xml:space="preserve">                dropdown_menu.click()</w:t>
        </w:r>
        <w:r w:rsidRPr="009974B9">
          <w:rPr>
            <w:rFonts w:ascii="Menlo" w:eastAsia="Times New Roman" w:hAnsi="Menlo" w:cs="Menlo"/>
            <w:color w:val="000000"/>
            <w:sz w:val="20"/>
            <w:szCs w:val="20"/>
            <w:lang w:val="en-US" w:eastAsia="ru-RU"/>
            <w:rPrChange w:id="2914"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915" w:author="Юлия Новокшанова" w:date="2020-02-23T22:12:00Z">
              <w:rPr>
                <w:rFonts w:ascii="Menlo" w:eastAsia="Times New Roman" w:hAnsi="Menlo" w:cs="Menlo"/>
                <w:color w:val="000000"/>
                <w:sz w:val="20"/>
                <w:szCs w:val="20"/>
                <w:lang w:eastAsia="ru-RU"/>
              </w:rPr>
            </w:rPrChange>
          </w:rPr>
          <w:br/>
          <w:t xml:space="preserve">                time = time_choice(time_start, time_finish)</w:t>
        </w:r>
        <w:r w:rsidRPr="009974B9">
          <w:rPr>
            <w:rFonts w:ascii="Menlo" w:eastAsia="Times New Roman" w:hAnsi="Menlo" w:cs="Menlo"/>
            <w:color w:val="000000"/>
            <w:sz w:val="20"/>
            <w:szCs w:val="20"/>
            <w:lang w:val="en-US" w:eastAsia="ru-RU"/>
            <w:rPrChange w:id="2916"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917" w:author="Юлия Новокшанова" w:date="2020-02-23T22:12:00Z">
              <w:rPr>
                <w:rFonts w:ascii="Menlo" w:eastAsia="Times New Roman" w:hAnsi="Menlo" w:cs="Menlo"/>
                <w:b/>
                <w:bCs/>
                <w:color w:val="000080"/>
                <w:sz w:val="20"/>
                <w:szCs w:val="20"/>
                <w:lang w:eastAsia="ru-RU"/>
              </w:rPr>
            </w:rPrChange>
          </w:rPr>
          <w:t xml:space="preserve">if </w:t>
        </w:r>
        <w:r w:rsidRPr="009974B9">
          <w:rPr>
            <w:rFonts w:ascii="Menlo" w:eastAsia="Times New Roman" w:hAnsi="Menlo" w:cs="Menlo"/>
            <w:color w:val="000000"/>
            <w:sz w:val="20"/>
            <w:szCs w:val="20"/>
            <w:lang w:val="en-US" w:eastAsia="ru-RU"/>
            <w:rPrChange w:id="2918" w:author="Юлия Новокшанова" w:date="2020-02-23T22:12:00Z">
              <w:rPr>
                <w:rFonts w:ascii="Menlo" w:eastAsia="Times New Roman" w:hAnsi="Menlo" w:cs="Menlo"/>
                <w:color w:val="000000"/>
                <w:sz w:val="20"/>
                <w:szCs w:val="20"/>
                <w:lang w:eastAsia="ru-RU"/>
              </w:rPr>
            </w:rPrChange>
          </w:rPr>
          <w:t>time:</w:t>
        </w:r>
        <w:r w:rsidRPr="009974B9">
          <w:rPr>
            <w:rFonts w:ascii="Menlo" w:eastAsia="Times New Roman" w:hAnsi="Menlo" w:cs="Menlo"/>
            <w:color w:val="000000"/>
            <w:sz w:val="20"/>
            <w:szCs w:val="20"/>
            <w:lang w:val="en-US" w:eastAsia="ru-RU"/>
            <w:rPrChange w:id="2919"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920" w:author="Юлия Новокшанова" w:date="2020-02-23T22:12:00Z">
              <w:rPr>
                <w:rFonts w:ascii="Menlo" w:eastAsia="Times New Roman" w:hAnsi="Menlo" w:cs="Menlo"/>
                <w:b/>
                <w:bCs/>
                <w:color w:val="000080"/>
                <w:sz w:val="20"/>
                <w:szCs w:val="20"/>
                <w:lang w:eastAsia="ru-RU"/>
              </w:rPr>
            </w:rPrChange>
          </w:rPr>
          <w:t>break</w:t>
        </w:r>
        <w:r w:rsidRPr="009974B9">
          <w:rPr>
            <w:rFonts w:ascii="Menlo" w:eastAsia="Times New Roman" w:hAnsi="Menlo" w:cs="Menlo"/>
            <w:b/>
            <w:bCs/>
            <w:color w:val="000080"/>
            <w:sz w:val="20"/>
            <w:szCs w:val="20"/>
            <w:lang w:val="en-US" w:eastAsia="ru-RU"/>
            <w:rPrChange w:id="2921" w:author="Юлия Новокшанова" w:date="2020-02-23T22:12:00Z">
              <w:rPr>
                <w:rFonts w:ascii="Menlo" w:eastAsia="Times New Roman" w:hAnsi="Menlo" w:cs="Menlo"/>
                <w:b/>
                <w:bCs/>
                <w:color w:val="000080"/>
                <w:sz w:val="20"/>
                <w:szCs w:val="20"/>
                <w:lang w:eastAsia="ru-RU"/>
              </w:rPr>
            </w:rPrChange>
          </w:rPr>
          <w:br/>
          <w:t xml:space="preserve">                </w:t>
        </w:r>
        <w:r w:rsidRPr="009974B9">
          <w:rPr>
            <w:rFonts w:ascii="Menlo" w:eastAsia="Times New Roman" w:hAnsi="Menlo" w:cs="Menlo"/>
            <w:color w:val="000000"/>
            <w:sz w:val="20"/>
            <w:szCs w:val="20"/>
            <w:lang w:val="en-US" w:eastAsia="ru-RU"/>
            <w:rPrChange w:id="2922" w:author="Юлия Новокшанова" w:date="2020-02-23T22:12:00Z">
              <w:rPr>
                <w:rFonts w:ascii="Menlo" w:eastAsia="Times New Roman" w:hAnsi="Menlo" w:cs="Menlo"/>
                <w:color w:val="000000"/>
                <w:sz w:val="20"/>
                <w:szCs w:val="20"/>
                <w:lang w:eastAsia="ru-RU"/>
              </w:rPr>
            </w:rPrChange>
          </w:rPr>
          <w:t xml:space="preserve">target_elem = WebDriverWait(driver, </w:t>
        </w:r>
        <w:r w:rsidRPr="009974B9">
          <w:rPr>
            <w:rFonts w:ascii="Menlo" w:eastAsia="Times New Roman" w:hAnsi="Menlo" w:cs="Menlo"/>
            <w:color w:val="0000FF"/>
            <w:sz w:val="20"/>
            <w:szCs w:val="20"/>
            <w:lang w:val="en-US" w:eastAsia="ru-RU"/>
            <w:rPrChange w:id="2923" w:author="Юлия Новокшанова" w:date="2020-02-23T22:12:00Z">
              <w:rPr>
                <w:rFonts w:ascii="Menlo" w:eastAsia="Times New Roman" w:hAnsi="Menlo" w:cs="Menlo"/>
                <w:color w:val="0000FF"/>
                <w:sz w:val="20"/>
                <w:szCs w:val="20"/>
                <w:lang w:eastAsia="ru-RU"/>
              </w:rPr>
            </w:rPrChange>
          </w:rPr>
          <w:t>30</w:t>
        </w:r>
        <w:r w:rsidRPr="009974B9">
          <w:rPr>
            <w:rFonts w:ascii="Menlo" w:eastAsia="Times New Roman" w:hAnsi="Menlo" w:cs="Menlo"/>
            <w:color w:val="000000"/>
            <w:sz w:val="20"/>
            <w:szCs w:val="20"/>
            <w:lang w:val="en-US" w:eastAsia="ru-RU"/>
            <w:rPrChange w:id="2924" w:author="Юлия Новокшанова" w:date="2020-02-23T22:12:00Z">
              <w:rPr>
                <w:rFonts w:ascii="Menlo" w:eastAsia="Times New Roman" w:hAnsi="Menlo" w:cs="Menlo"/>
                <w:color w:val="000000"/>
                <w:sz w:val="20"/>
                <w:szCs w:val="20"/>
                <w:lang w:eastAsia="ru-RU"/>
              </w:rPr>
            </w:rPrChange>
          </w:rPr>
          <w:t>).until(EC.visibility_of_element_located((</w:t>
        </w:r>
        <w:r w:rsidRPr="009974B9">
          <w:rPr>
            <w:rFonts w:ascii="Menlo" w:eastAsia="Times New Roman" w:hAnsi="Menlo" w:cs="Menlo"/>
            <w:color w:val="000000"/>
            <w:sz w:val="20"/>
            <w:szCs w:val="20"/>
            <w:lang w:val="en-US" w:eastAsia="ru-RU"/>
            <w:rPrChange w:id="2925" w:author="Юлия Новокшанова" w:date="2020-02-23T22:12:00Z">
              <w:rPr>
                <w:rFonts w:ascii="Menlo" w:eastAsia="Times New Roman" w:hAnsi="Menlo" w:cs="Menlo"/>
                <w:color w:val="000000"/>
                <w:sz w:val="20"/>
                <w:szCs w:val="20"/>
                <w:lang w:eastAsia="ru-RU"/>
              </w:rPr>
            </w:rPrChange>
          </w:rPr>
          <w:br/>
          <w:t xml:space="preserve">                    By.XPATH, </w:t>
        </w:r>
        <w:r w:rsidRPr="009974B9">
          <w:rPr>
            <w:rFonts w:ascii="Menlo" w:eastAsia="Times New Roman" w:hAnsi="Menlo" w:cs="Menlo"/>
            <w:b/>
            <w:bCs/>
            <w:color w:val="008080"/>
            <w:sz w:val="20"/>
            <w:szCs w:val="20"/>
            <w:lang w:val="en-US" w:eastAsia="ru-RU"/>
            <w:rPrChange w:id="2926" w:author="Юлия Новокшанова" w:date="2020-02-23T22:12:00Z">
              <w:rPr>
                <w:rFonts w:ascii="Menlo" w:eastAsia="Times New Roman" w:hAnsi="Menlo" w:cs="Menlo"/>
                <w:b/>
                <w:bCs/>
                <w:color w:val="008080"/>
                <w:sz w:val="20"/>
                <w:szCs w:val="20"/>
                <w:lang w:eastAsia="ru-RU"/>
              </w:rPr>
            </w:rPrChange>
          </w:rPr>
          <w:t>f'.//div[contains(text(), "</w:t>
        </w:r>
        <w:r w:rsidRPr="009974B9">
          <w:rPr>
            <w:rFonts w:ascii="Menlo" w:eastAsia="Times New Roman" w:hAnsi="Menlo" w:cs="Menlo"/>
            <w:b/>
            <w:bCs/>
            <w:color w:val="008080"/>
            <w:sz w:val="20"/>
            <w:szCs w:val="20"/>
            <w:lang w:eastAsia="ru-RU"/>
          </w:rPr>
          <w:t>Показать</w:t>
        </w:r>
        <w:r w:rsidRPr="009974B9">
          <w:rPr>
            <w:rFonts w:ascii="Menlo" w:eastAsia="Times New Roman" w:hAnsi="Menlo" w:cs="Menlo"/>
            <w:b/>
            <w:bCs/>
            <w:color w:val="008080"/>
            <w:sz w:val="20"/>
            <w:szCs w:val="20"/>
            <w:lang w:val="en-US" w:eastAsia="ru-RU"/>
            <w:rPrChange w:id="2927" w:author="Юлия Новокшанова" w:date="2020-02-23T22:12:00Z">
              <w:rPr>
                <w:rFonts w:ascii="Menlo" w:eastAsia="Times New Roman" w:hAnsi="Menlo" w:cs="Menlo"/>
                <w:b/>
                <w:bCs/>
                <w:color w:val="008080"/>
                <w:sz w:val="20"/>
                <w:szCs w:val="20"/>
                <w:lang w:eastAsia="ru-RU"/>
              </w:rPr>
            </w:rPrChange>
          </w:rPr>
          <w:t xml:space="preserve"> </w:t>
        </w:r>
        <w:r w:rsidRPr="009974B9">
          <w:rPr>
            <w:rFonts w:ascii="Menlo" w:eastAsia="Times New Roman" w:hAnsi="Menlo" w:cs="Menlo"/>
            <w:b/>
            <w:bCs/>
            <w:color w:val="008080"/>
            <w:sz w:val="20"/>
            <w:szCs w:val="20"/>
            <w:lang w:eastAsia="ru-RU"/>
          </w:rPr>
          <w:t>месяц</w:t>
        </w:r>
        <w:r w:rsidRPr="009974B9">
          <w:rPr>
            <w:rFonts w:ascii="Menlo" w:eastAsia="Times New Roman" w:hAnsi="Menlo" w:cs="Menlo"/>
            <w:b/>
            <w:bCs/>
            <w:color w:val="008080"/>
            <w:sz w:val="20"/>
            <w:szCs w:val="20"/>
            <w:lang w:val="en-US" w:eastAsia="ru-RU"/>
            <w:rPrChange w:id="2928" w:author="Юлия Новокшанова" w:date="2020-02-23T22:12:00Z">
              <w:rPr>
                <w:rFonts w:ascii="Menlo" w:eastAsia="Times New Roman" w:hAnsi="Menlo" w:cs="Menlo"/>
                <w:b/>
                <w:bCs/>
                <w:color w:val="008080"/>
                <w:sz w:val="20"/>
                <w:szCs w:val="20"/>
                <w:lang w:eastAsia="ru-RU"/>
              </w:rPr>
            </w:rPrChange>
          </w:rPr>
          <w:t>")]'</w:t>
        </w:r>
        <w:r w:rsidRPr="009974B9">
          <w:rPr>
            <w:rFonts w:ascii="Menlo" w:eastAsia="Times New Roman" w:hAnsi="Menlo" w:cs="Menlo"/>
            <w:b/>
            <w:bCs/>
            <w:color w:val="008080"/>
            <w:sz w:val="20"/>
            <w:szCs w:val="20"/>
            <w:lang w:val="en-US" w:eastAsia="ru-RU"/>
            <w:rPrChange w:id="2929" w:author="Юлия Новокшанова" w:date="2020-02-23T22:12:00Z">
              <w:rPr>
                <w:rFonts w:ascii="Menlo" w:eastAsia="Times New Roman" w:hAnsi="Menlo" w:cs="Menlo"/>
                <w:b/>
                <w:bCs/>
                <w:color w:val="008080"/>
                <w:sz w:val="20"/>
                <w:szCs w:val="20"/>
                <w:lang w:eastAsia="ru-RU"/>
              </w:rPr>
            </w:rPrChange>
          </w:rPr>
          <w:br/>
          <w:t xml:space="preserve">                </w:t>
        </w:r>
        <w:r w:rsidRPr="009974B9">
          <w:rPr>
            <w:rFonts w:ascii="Menlo" w:eastAsia="Times New Roman" w:hAnsi="Menlo" w:cs="Menlo"/>
            <w:color w:val="000000"/>
            <w:sz w:val="20"/>
            <w:szCs w:val="20"/>
            <w:lang w:val="en-US" w:eastAsia="ru-RU"/>
            <w:rPrChange w:id="2930"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931"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932" w:author="Юлия Новокшанова" w:date="2020-02-23T22:12:00Z">
              <w:rPr>
                <w:rFonts w:ascii="Menlo" w:eastAsia="Times New Roman" w:hAnsi="Menlo" w:cs="Menlo"/>
                <w:color w:val="000000"/>
                <w:sz w:val="20"/>
                <w:szCs w:val="20"/>
                <w:lang w:eastAsia="ru-RU"/>
              </w:rPr>
            </w:rPrChange>
          </w:rPr>
          <w:lastRenderedPageBreak/>
          <w:t xml:space="preserve">                target_elem.click()</w:t>
        </w:r>
        <w:r w:rsidRPr="009974B9">
          <w:rPr>
            <w:rFonts w:ascii="Menlo" w:eastAsia="Times New Roman" w:hAnsi="Menlo" w:cs="Menlo"/>
            <w:color w:val="000000"/>
            <w:sz w:val="20"/>
            <w:szCs w:val="20"/>
            <w:lang w:val="en-US" w:eastAsia="ru-RU"/>
            <w:rPrChange w:id="2933"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934" w:author="Юлия Новокшанова" w:date="2020-02-23T22:12:00Z">
              <w:rPr>
                <w:rFonts w:ascii="Menlo" w:eastAsia="Times New Roman" w:hAnsi="Menlo" w:cs="Menlo"/>
                <w:b/>
                <w:bCs/>
                <w:color w:val="000080"/>
                <w:sz w:val="20"/>
                <w:szCs w:val="20"/>
                <w:lang w:eastAsia="ru-RU"/>
              </w:rPr>
            </w:rPrChange>
          </w:rPr>
          <w:t>else</w:t>
        </w:r>
        <w:r w:rsidRPr="009974B9">
          <w:rPr>
            <w:rFonts w:ascii="Menlo" w:eastAsia="Times New Roman" w:hAnsi="Menlo" w:cs="Menlo"/>
            <w:color w:val="000000"/>
            <w:sz w:val="20"/>
            <w:szCs w:val="20"/>
            <w:lang w:val="en-US" w:eastAsia="ru-RU"/>
            <w:rPrChange w:id="2935"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936" w:author="Юлия Новокшанова" w:date="2020-02-23T22:12:00Z">
              <w:rPr>
                <w:rFonts w:ascii="Menlo" w:eastAsia="Times New Roman" w:hAnsi="Menlo" w:cs="Menlo"/>
                <w:color w:val="000000"/>
                <w:sz w:val="20"/>
                <w:szCs w:val="20"/>
                <w:lang w:eastAsia="ru-RU"/>
              </w:rPr>
            </w:rPrChange>
          </w:rPr>
          <w:br/>
          <w:t xml:space="preserve">            driver.find_element_by_xpath(</w:t>
        </w:r>
        <w:r w:rsidRPr="009974B9">
          <w:rPr>
            <w:rFonts w:ascii="Menlo" w:eastAsia="Times New Roman" w:hAnsi="Menlo" w:cs="Menlo"/>
            <w:b/>
            <w:bCs/>
            <w:color w:val="008080"/>
            <w:sz w:val="20"/>
            <w:szCs w:val="20"/>
            <w:lang w:val="en-US" w:eastAsia="ru-RU"/>
            <w:rPrChange w:id="2937" w:author="Юлия Новокшанова" w:date="2020-02-23T22:12:00Z">
              <w:rPr>
                <w:rFonts w:ascii="Menlo" w:eastAsia="Times New Roman" w:hAnsi="Menlo" w:cs="Menlo"/>
                <w:b/>
                <w:bCs/>
                <w:color w:val="008080"/>
                <w:sz w:val="20"/>
                <w:szCs w:val="20"/>
                <w:lang w:eastAsia="ru-RU"/>
              </w:rPr>
            </w:rPrChange>
          </w:rPr>
          <w:t>'*//button [@aria-label = "next month"]'</w:t>
        </w:r>
        <w:r w:rsidRPr="009974B9">
          <w:rPr>
            <w:rFonts w:ascii="Menlo" w:eastAsia="Times New Roman" w:hAnsi="Menlo" w:cs="Menlo"/>
            <w:color w:val="000000"/>
            <w:sz w:val="20"/>
            <w:szCs w:val="20"/>
            <w:lang w:val="en-US" w:eastAsia="ru-RU"/>
            <w:rPrChange w:id="2938" w:author="Юлия Новокшанова" w:date="2020-02-23T22:12:00Z">
              <w:rPr>
                <w:rFonts w:ascii="Menlo" w:eastAsia="Times New Roman" w:hAnsi="Menlo" w:cs="Menlo"/>
                <w:color w:val="000000"/>
                <w:sz w:val="20"/>
                <w:szCs w:val="20"/>
                <w:lang w:eastAsia="ru-RU"/>
              </w:rPr>
            </w:rPrChange>
          </w:rPr>
          <w:t>).click()</w:t>
        </w:r>
        <w:r w:rsidRPr="009974B9">
          <w:rPr>
            <w:rFonts w:ascii="Menlo" w:eastAsia="Times New Roman" w:hAnsi="Menlo" w:cs="Menlo"/>
            <w:color w:val="000000"/>
            <w:sz w:val="20"/>
            <w:szCs w:val="20"/>
            <w:lang w:val="en-US" w:eastAsia="ru-RU"/>
            <w:rPrChange w:id="2939"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940"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941" w:author="Юлия Новокшанова" w:date="2020-02-23T22:12:00Z">
              <w:rPr>
                <w:rFonts w:ascii="Menlo" w:eastAsia="Times New Roman" w:hAnsi="Menlo" w:cs="Menlo"/>
                <w:b/>
                <w:bCs/>
                <w:color w:val="000080"/>
                <w:sz w:val="20"/>
                <w:szCs w:val="20"/>
                <w:lang w:eastAsia="ru-RU"/>
              </w:rPr>
            </w:rPrChange>
          </w:rPr>
          <w:t xml:space="preserve">if </w:t>
        </w:r>
        <w:r w:rsidRPr="009974B9">
          <w:rPr>
            <w:rFonts w:ascii="Menlo" w:eastAsia="Times New Roman" w:hAnsi="Menlo" w:cs="Menlo"/>
            <w:color w:val="000000"/>
            <w:sz w:val="20"/>
            <w:szCs w:val="20"/>
            <w:lang w:val="en-US" w:eastAsia="ru-RU"/>
            <w:rPrChange w:id="2942" w:author="Юлия Новокшанова" w:date="2020-02-23T22:12:00Z">
              <w:rPr>
                <w:rFonts w:ascii="Menlo" w:eastAsia="Times New Roman" w:hAnsi="Menlo" w:cs="Menlo"/>
                <w:color w:val="000000"/>
                <w:sz w:val="20"/>
                <w:szCs w:val="20"/>
                <w:lang w:eastAsia="ru-RU"/>
              </w:rPr>
            </w:rPrChange>
          </w:rPr>
          <w:t>time:</w:t>
        </w:r>
        <w:r w:rsidRPr="009974B9">
          <w:rPr>
            <w:rFonts w:ascii="Menlo" w:eastAsia="Times New Roman" w:hAnsi="Menlo" w:cs="Menlo"/>
            <w:color w:val="000000"/>
            <w:sz w:val="20"/>
            <w:szCs w:val="20"/>
            <w:lang w:val="en-US" w:eastAsia="ru-RU"/>
            <w:rPrChange w:id="2943"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944" w:author="Юлия Новокшанова" w:date="2020-02-23T22:12:00Z">
              <w:rPr>
                <w:rFonts w:ascii="Menlo" w:eastAsia="Times New Roman" w:hAnsi="Menlo" w:cs="Menlo"/>
                <w:b/>
                <w:bCs/>
                <w:color w:val="000080"/>
                <w:sz w:val="20"/>
                <w:szCs w:val="20"/>
                <w:lang w:eastAsia="ru-RU"/>
              </w:rPr>
            </w:rPrChange>
          </w:rPr>
          <w:t>break</w:t>
        </w:r>
        <w:r w:rsidRPr="009974B9">
          <w:rPr>
            <w:rFonts w:ascii="Menlo" w:eastAsia="Times New Roman" w:hAnsi="Menlo" w:cs="Menlo"/>
            <w:b/>
            <w:bCs/>
            <w:color w:val="000080"/>
            <w:sz w:val="20"/>
            <w:szCs w:val="20"/>
            <w:lang w:val="en-US" w:eastAsia="ru-RU"/>
            <w:rPrChange w:id="2945" w:author="Юлия Новокшанова" w:date="2020-02-23T22:12:00Z">
              <w:rPr>
                <w:rFonts w:ascii="Menlo" w:eastAsia="Times New Roman" w:hAnsi="Menlo" w:cs="Menlo"/>
                <w:b/>
                <w:bCs/>
                <w:color w:val="000080"/>
                <w:sz w:val="20"/>
                <w:szCs w:val="20"/>
                <w:lang w:eastAsia="ru-RU"/>
              </w:rPr>
            </w:rPrChange>
          </w:rPr>
          <w:br/>
          <w:t xml:space="preserve">    return </w:t>
        </w:r>
        <w:r w:rsidRPr="009974B9">
          <w:rPr>
            <w:rFonts w:ascii="Menlo" w:eastAsia="Times New Roman" w:hAnsi="Menlo" w:cs="Menlo"/>
            <w:color w:val="000000"/>
            <w:sz w:val="20"/>
            <w:szCs w:val="20"/>
            <w:lang w:val="en-US" w:eastAsia="ru-RU"/>
            <w:rPrChange w:id="2946" w:author="Юлия Новокшанова" w:date="2020-02-23T22:12:00Z">
              <w:rPr>
                <w:rFonts w:ascii="Menlo" w:eastAsia="Times New Roman" w:hAnsi="Menlo" w:cs="Menlo"/>
                <w:color w:val="000000"/>
                <w:sz w:val="20"/>
                <w:szCs w:val="20"/>
                <w:lang w:eastAsia="ru-RU"/>
              </w:rPr>
            </w:rPrChange>
          </w:rPr>
          <w:t>i, time.text</w:t>
        </w:r>
        <w:r w:rsidRPr="009974B9">
          <w:rPr>
            <w:rFonts w:ascii="Menlo" w:eastAsia="Times New Roman" w:hAnsi="Menlo" w:cs="Menlo"/>
            <w:color w:val="000000"/>
            <w:sz w:val="20"/>
            <w:szCs w:val="20"/>
            <w:lang w:val="en-US" w:eastAsia="ru-RU"/>
            <w:rPrChange w:id="2947"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948"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949"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i/>
            <w:iCs/>
            <w:color w:val="808080"/>
            <w:sz w:val="20"/>
            <w:szCs w:val="20"/>
            <w:lang w:val="en-US" w:eastAsia="ru-RU"/>
            <w:rPrChange w:id="2950" w:author="Юлия Новокшанова" w:date="2020-02-23T22:12:00Z">
              <w:rPr>
                <w:rFonts w:ascii="Menlo" w:eastAsia="Times New Roman" w:hAnsi="Menlo" w:cs="Menlo"/>
                <w:i/>
                <w:iCs/>
                <w:color w:val="808080"/>
                <w:sz w:val="20"/>
                <w:szCs w:val="20"/>
                <w:lang w:eastAsia="ru-RU"/>
              </w:rPr>
            </w:rPrChange>
          </w:rPr>
          <w:t># ----------------------------------------------------------------------------------------------------------</w:t>
        </w:r>
        <w:r w:rsidRPr="009974B9">
          <w:rPr>
            <w:rFonts w:ascii="Menlo" w:eastAsia="Times New Roman" w:hAnsi="Menlo" w:cs="Menlo"/>
            <w:i/>
            <w:iCs/>
            <w:color w:val="808080"/>
            <w:sz w:val="20"/>
            <w:szCs w:val="20"/>
            <w:lang w:val="en-US" w:eastAsia="ru-RU"/>
            <w:rPrChange w:id="2951" w:author="Юлия Новокшанова" w:date="2020-02-23T22:12:00Z">
              <w:rPr>
                <w:rFonts w:ascii="Menlo" w:eastAsia="Times New Roman" w:hAnsi="Menlo" w:cs="Menlo"/>
                <w:i/>
                <w:iCs/>
                <w:color w:val="808080"/>
                <w:sz w:val="20"/>
                <w:szCs w:val="20"/>
                <w:lang w:eastAsia="ru-RU"/>
              </w:rPr>
            </w:rPrChange>
          </w:rPr>
          <w:br/>
        </w:r>
        <w:r w:rsidRPr="009974B9">
          <w:rPr>
            <w:rFonts w:ascii="Menlo" w:eastAsia="Times New Roman" w:hAnsi="Menlo" w:cs="Menlo"/>
            <w:b/>
            <w:bCs/>
            <w:color w:val="000080"/>
            <w:sz w:val="20"/>
            <w:szCs w:val="20"/>
            <w:lang w:val="en-US" w:eastAsia="ru-RU"/>
            <w:rPrChange w:id="2952" w:author="Юлия Новокшанова" w:date="2020-02-23T22:12:00Z">
              <w:rPr>
                <w:rFonts w:ascii="Menlo" w:eastAsia="Times New Roman" w:hAnsi="Menlo" w:cs="Menlo"/>
                <w:b/>
                <w:bCs/>
                <w:color w:val="000080"/>
                <w:sz w:val="20"/>
                <w:szCs w:val="20"/>
                <w:lang w:eastAsia="ru-RU"/>
              </w:rPr>
            </w:rPrChange>
          </w:rPr>
          <w:t xml:space="preserve">def </w:t>
        </w:r>
        <w:r w:rsidRPr="009974B9">
          <w:rPr>
            <w:rFonts w:ascii="Menlo" w:eastAsia="Times New Roman" w:hAnsi="Menlo" w:cs="Menlo"/>
            <w:color w:val="000000"/>
            <w:sz w:val="20"/>
            <w:szCs w:val="20"/>
            <w:lang w:val="en-US" w:eastAsia="ru-RU"/>
            <w:rPrChange w:id="2953" w:author="Юлия Новокшанова" w:date="2020-02-23T22:12:00Z">
              <w:rPr>
                <w:rFonts w:ascii="Menlo" w:eastAsia="Times New Roman" w:hAnsi="Menlo" w:cs="Menlo"/>
                <w:color w:val="000000"/>
                <w:sz w:val="20"/>
                <w:szCs w:val="20"/>
                <w:lang w:eastAsia="ru-RU"/>
              </w:rPr>
            </w:rPrChange>
          </w:rPr>
          <w:t>go_to_registration():</w:t>
        </w:r>
        <w:r w:rsidRPr="009974B9">
          <w:rPr>
            <w:rFonts w:ascii="Menlo" w:eastAsia="Times New Roman" w:hAnsi="Menlo" w:cs="Menlo"/>
            <w:color w:val="000000"/>
            <w:sz w:val="20"/>
            <w:szCs w:val="20"/>
            <w:lang w:val="en-US" w:eastAsia="ru-RU"/>
            <w:rPrChange w:id="2954" w:author="Юлия Новокшанова" w:date="2020-02-23T22:12:00Z">
              <w:rPr>
                <w:rFonts w:ascii="Menlo" w:eastAsia="Times New Roman" w:hAnsi="Menlo" w:cs="Menlo"/>
                <w:color w:val="000000"/>
                <w:sz w:val="20"/>
                <w:szCs w:val="20"/>
                <w:lang w:eastAsia="ru-RU"/>
              </w:rPr>
            </w:rPrChange>
          </w:rPr>
          <w:br/>
          <w:t xml:space="preserve">    dropdown_menu = WebDriverWait(driver, </w:t>
        </w:r>
        <w:r w:rsidRPr="009974B9">
          <w:rPr>
            <w:rFonts w:ascii="Menlo" w:eastAsia="Times New Roman" w:hAnsi="Menlo" w:cs="Menlo"/>
            <w:color w:val="0000FF"/>
            <w:sz w:val="20"/>
            <w:szCs w:val="20"/>
            <w:lang w:val="en-US" w:eastAsia="ru-RU"/>
            <w:rPrChange w:id="2955" w:author="Юлия Новокшанова" w:date="2020-02-23T22:12:00Z">
              <w:rPr>
                <w:rFonts w:ascii="Menlo" w:eastAsia="Times New Roman" w:hAnsi="Menlo" w:cs="Menlo"/>
                <w:color w:val="0000FF"/>
                <w:sz w:val="20"/>
                <w:szCs w:val="20"/>
                <w:lang w:eastAsia="ru-RU"/>
              </w:rPr>
            </w:rPrChange>
          </w:rPr>
          <w:t>30</w:t>
        </w:r>
        <w:r w:rsidRPr="009974B9">
          <w:rPr>
            <w:rFonts w:ascii="Menlo" w:eastAsia="Times New Roman" w:hAnsi="Menlo" w:cs="Menlo"/>
            <w:color w:val="000000"/>
            <w:sz w:val="20"/>
            <w:szCs w:val="20"/>
            <w:lang w:val="en-US" w:eastAsia="ru-RU"/>
            <w:rPrChange w:id="2956" w:author="Юлия Новокшанова" w:date="2020-02-23T22:12:00Z">
              <w:rPr>
                <w:rFonts w:ascii="Menlo" w:eastAsia="Times New Roman" w:hAnsi="Menlo" w:cs="Menlo"/>
                <w:color w:val="000000"/>
                <w:sz w:val="20"/>
                <w:szCs w:val="20"/>
                <w:lang w:eastAsia="ru-RU"/>
              </w:rPr>
            </w:rPrChange>
          </w:rPr>
          <w:t>).until(EC.visibility_of_element_located((</w:t>
        </w:r>
        <w:r w:rsidRPr="009974B9">
          <w:rPr>
            <w:rFonts w:ascii="Menlo" w:eastAsia="Times New Roman" w:hAnsi="Menlo" w:cs="Menlo"/>
            <w:color w:val="000000"/>
            <w:sz w:val="20"/>
            <w:szCs w:val="20"/>
            <w:lang w:val="en-US" w:eastAsia="ru-RU"/>
            <w:rPrChange w:id="2957" w:author="Юлия Новокшанова" w:date="2020-02-23T22:12:00Z">
              <w:rPr>
                <w:rFonts w:ascii="Menlo" w:eastAsia="Times New Roman" w:hAnsi="Menlo" w:cs="Menlo"/>
                <w:color w:val="000000"/>
                <w:sz w:val="20"/>
                <w:szCs w:val="20"/>
                <w:lang w:eastAsia="ru-RU"/>
              </w:rPr>
            </w:rPrChange>
          </w:rPr>
          <w:br/>
          <w:t xml:space="preserve">        By.XPATH,</w:t>
        </w:r>
        <w:r w:rsidRPr="009974B9">
          <w:rPr>
            <w:rFonts w:ascii="Menlo" w:eastAsia="Times New Roman" w:hAnsi="Menlo" w:cs="Menlo"/>
            <w:color w:val="000000"/>
            <w:sz w:val="20"/>
            <w:szCs w:val="20"/>
            <w:lang w:val="en-US" w:eastAsia="ru-RU"/>
            <w:rPrChange w:id="2958"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8080"/>
            <w:sz w:val="20"/>
            <w:szCs w:val="20"/>
            <w:lang w:val="en-US" w:eastAsia="ru-RU"/>
            <w:rPrChange w:id="2959" w:author="Юлия Новокшанова" w:date="2020-02-23T22:12:00Z">
              <w:rPr>
                <w:rFonts w:ascii="Menlo" w:eastAsia="Times New Roman" w:hAnsi="Menlo" w:cs="Menlo"/>
                <w:b/>
                <w:bCs/>
                <w:color w:val="008080"/>
                <w:sz w:val="20"/>
                <w:szCs w:val="20"/>
                <w:lang w:eastAsia="ru-RU"/>
              </w:rPr>
            </w:rPrChange>
          </w:rPr>
          <w:t>'/html/body/main/div/bks-app/div/div[1]/boost-calendar-page/div[2]/boost-visitor-sidebar/section/div[1]/div/button/boost-next-step-label/span'</w:t>
        </w:r>
        <w:r w:rsidRPr="009974B9">
          <w:rPr>
            <w:rFonts w:ascii="Menlo" w:eastAsia="Times New Roman" w:hAnsi="Menlo" w:cs="Menlo"/>
            <w:b/>
            <w:bCs/>
            <w:color w:val="008080"/>
            <w:sz w:val="20"/>
            <w:szCs w:val="20"/>
            <w:lang w:val="en-US" w:eastAsia="ru-RU"/>
            <w:rPrChange w:id="2960" w:author="Юлия Новокшанова" w:date="2020-02-23T22:12:00Z">
              <w:rPr>
                <w:rFonts w:ascii="Menlo" w:eastAsia="Times New Roman" w:hAnsi="Menlo" w:cs="Menlo"/>
                <w:b/>
                <w:bCs/>
                <w:color w:val="008080"/>
                <w:sz w:val="20"/>
                <w:szCs w:val="20"/>
                <w:lang w:eastAsia="ru-RU"/>
              </w:rPr>
            </w:rPrChange>
          </w:rPr>
          <w:br/>
          <w:t xml:space="preserve">    </w:t>
        </w:r>
        <w:r w:rsidRPr="009974B9">
          <w:rPr>
            <w:rFonts w:ascii="Menlo" w:eastAsia="Times New Roman" w:hAnsi="Menlo" w:cs="Menlo"/>
            <w:color w:val="000000"/>
            <w:sz w:val="20"/>
            <w:szCs w:val="20"/>
            <w:lang w:val="en-US" w:eastAsia="ru-RU"/>
            <w:rPrChange w:id="2961"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962" w:author="Юлия Новокшанова" w:date="2020-02-23T22:12:00Z">
              <w:rPr>
                <w:rFonts w:ascii="Menlo" w:eastAsia="Times New Roman" w:hAnsi="Menlo" w:cs="Menlo"/>
                <w:color w:val="000000"/>
                <w:sz w:val="20"/>
                <w:szCs w:val="20"/>
                <w:lang w:eastAsia="ru-RU"/>
              </w:rPr>
            </w:rPrChange>
          </w:rPr>
          <w:br/>
          <w:t xml:space="preserve">    dropdown_menu.click()</w:t>
        </w:r>
        <w:r w:rsidRPr="009974B9">
          <w:rPr>
            <w:rFonts w:ascii="Menlo" w:eastAsia="Times New Roman" w:hAnsi="Menlo" w:cs="Menlo"/>
            <w:color w:val="000000"/>
            <w:sz w:val="20"/>
            <w:szCs w:val="20"/>
            <w:lang w:val="en-US" w:eastAsia="ru-RU"/>
            <w:rPrChange w:id="2963"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964"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965"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i/>
            <w:iCs/>
            <w:color w:val="808080"/>
            <w:sz w:val="20"/>
            <w:szCs w:val="20"/>
            <w:lang w:val="en-US" w:eastAsia="ru-RU"/>
            <w:rPrChange w:id="2966" w:author="Юлия Новокшанова" w:date="2020-02-23T22:12:00Z">
              <w:rPr>
                <w:rFonts w:ascii="Menlo" w:eastAsia="Times New Roman" w:hAnsi="Menlo" w:cs="Menlo"/>
                <w:i/>
                <w:iCs/>
                <w:color w:val="808080"/>
                <w:sz w:val="20"/>
                <w:szCs w:val="20"/>
                <w:lang w:eastAsia="ru-RU"/>
              </w:rPr>
            </w:rPrChange>
          </w:rPr>
          <w:t># ----------------------------------------------------------------------------------------------------------</w:t>
        </w:r>
        <w:r w:rsidRPr="009974B9">
          <w:rPr>
            <w:rFonts w:ascii="Menlo" w:eastAsia="Times New Roman" w:hAnsi="Menlo" w:cs="Menlo"/>
            <w:i/>
            <w:iCs/>
            <w:color w:val="808080"/>
            <w:sz w:val="20"/>
            <w:szCs w:val="20"/>
            <w:lang w:val="en-US" w:eastAsia="ru-RU"/>
            <w:rPrChange w:id="2967" w:author="Юлия Новокшанова" w:date="2020-02-23T22:12:00Z">
              <w:rPr>
                <w:rFonts w:ascii="Menlo" w:eastAsia="Times New Roman" w:hAnsi="Menlo" w:cs="Menlo"/>
                <w:i/>
                <w:iCs/>
                <w:color w:val="808080"/>
                <w:sz w:val="20"/>
                <w:szCs w:val="20"/>
                <w:lang w:eastAsia="ru-RU"/>
              </w:rPr>
            </w:rPrChange>
          </w:rPr>
          <w:br/>
        </w:r>
        <w:r w:rsidRPr="009974B9">
          <w:rPr>
            <w:rFonts w:ascii="Menlo" w:eastAsia="Times New Roman" w:hAnsi="Menlo" w:cs="Menlo"/>
            <w:b/>
            <w:bCs/>
            <w:color w:val="000080"/>
            <w:sz w:val="20"/>
            <w:szCs w:val="20"/>
            <w:lang w:val="en-US" w:eastAsia="ru-RU"/>
            <w:rPrChange w:id="2968" w:author="Юлия Новокшанова" w:date="2020-02-23T22:12:00Z">
              <w:rPr>
                <w:rFonts w:ascii="Menlo" w:eastAsia="Times New Roman" w:hAnsi="Menlo" w:cs="Menlo"/>
                <w:b/>
                <w:bCs/>
                <w:color w:val="000080"/>
                <w:sz w:val="20"/>
                <w:szCs w:val="20"/>
                <w:lang w:eastAsia="ru-RU"/>
              </w:rPr>
            </w:rPrChange>
          </w:rPr>
          <w:t xml:space="preserve">def </w:t>
        </w:r>
        <w:r w:rsidRPr="009974B9">
          <w:rPr>
            <w:rFonts w:ascii="Menlo" w:eastAsia="Times New Roman" w:hAnsi="Menlo" w:cs="Menlo"/>
            <w:color w:val="000000"/>
            <w:sz w:val="20"/>
            <w:szCs w:val="20"/>
            <w:lang w:val="en-US" w:eastAsia="ru-RU"/>
            <w:rPrChange w:id="2969" w:author="Юлия Новокшанова" w:date="2020-02-23T22:12:00Z">
              <w:rPr>
                <w:rFonts w:ascii="Menlo" w:eastAsia="Times New Roman" w:hAnsi="Menlo" w:cs="Menlo"/>
                <w:color w:val="000000"/>
                <w:sz w:val="20"/>
                <w:szCs w:val="20"/>
                <w:lang w:eastAsia="ru-RU"/>
              </w:rPr>
            </w:rPrChange>
          </w:rPr>
          <w:t>reception_registration(user, email, phone_number):</w:t>
        </w:r>
        <w:r w:rsidRPr="009974B9">
          <w:rPr>
            <w:rFonts w:ascii="Menlo" w:eastAsia="Times New Roman" w:hAnsi="Menlo" w:cs="Menlo"/>
            <w:color w:val="000000"/>
            <w:sz w:val="20"/>
            <w:szCs w:val="20"/>
            <w:lang w:val="en-US" w:eastAsia="ru-RU"/>
            <w:rPrChange w:id="2970" w:author="Юлия Новокшанова" w:date="2020-02-23T22:12:00Z">
              <w:rPr>
                <w:rFonts w:ascii="Menlo" w:eastAsia="Times New Roman" w:hAnsi="Menlo" w:cs="Menlo"/>
                <w:color w:val="000000"/>
                <w:sz w:val="20"/>
                <w:szCs w:val="20"/>
                <w:lang w:eastAsia="ru-RU"/>
              </w:rPr>
            </w:rPrChange>
          </w:rPr>
          <w:br/>
          <w:t xml:space="preserve">    elem_2 = driver.find_elements_by_tag_name(</w:t>
        </w:r>
        <w:r w:rsidRPr="009974B9">
          <w:rPr>
            <w:rFonts w:ascii="Menlo" w:eastAsia="Times New Roman" w:hAnsi="Menlo" w:cs="Menlo"/>
            <w:b/>
            <w:bCs/>
            <w:color w:val="008080"/>
            <w:sz w:val="20"/>
            <w:szCs w:val="20"/>
            <w:lang w:val="en-US" w:eastAsia="ru-RU"/>
            <w:rPrChange w:id="2971" w:author="Юлия Новокшанова" w:date="2020-02-23T22:12:00Z">
              <w:rPr>
                <w:rFonts w:ascii="Menlo" w:eastAsia="Times New Roman" w:hAnsi="Menlo" w:cs="Menlo"/>
                <w:b/>
                <w:bCs/>
                <w:color w:val="008080"/>
                <w:sz w:val="20"/>
                <w:szCs w:val="20"/>
                <w:lang w:eastAsia="ru-RU"/>
              </w:rPr>
            </w:rPrChange>
          </w:rPr>
          <w:t>'input'</w:t>
        </w:r>
        <w:r w:rsidRPr="009974B9">
          <w:rPr>
            <w:rFonts w:ascii="Menlo" w:eastAsia="Times New Roman" w:hAnsi="Menlo" w:cs="Menlo"/>
            <w:color w:val="000000"/>
            <w:sz w:val="20"/>
            <w:szCs w:val="20"/>
            <w:lang w:val="en-US" w:eastAsia="ru-RU"/>
            <w:rPrChange w:id="2972"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973"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974" w:author="Юлия Новокшанова" w:date="2020-02-23T22:12:00Z">
              <w:rPr>
                <w:rFonts w:ascii="Menlo" w:eastAsia="Times New Roman" w:hAnsi="Menlo" w:cs="Menlo"/>
                <w:color w:val="000000"/>
                <w:sz w:val="20"/>
                <w:szCs w:val="20"/>
                <w:lang w:eastAsia="ru-RU"/>
              </w:rPr>
            </w:rPrChange>
          </w:rPr>
          <w:br/>
          <w:t xml:space="preserve">    elem_2[</w:t>
        </w:r>
        <w:r w:rsidRPr="009974B9">
          <w:rPr>
            <w:rFonts w:ascii="Menlo" w:eastAsia="Times New Roman" w:hAnsi="Menlo" w:cs="Menlo"/>
            <w:color w:val="0000FF"/>
            <w:sz w:val="20"/>
            <w:szCs w:val="20"/>
            <w:lang w:val="en-US" w:eastAsia="ru-RU"/>
            <w:rPrChange w:id="2975" w:author="Юлия Новокшанова" w:date="2020-02-23T22:12:00Z">
              <w:rPr>
                <w:rFonts w:ascii="Menlo" w:eastAsia="Times New Roman" w:hAnsi="Menlo" w:cs="Menlo"/>
                <w:color w:val="0000FF"/>
                <w:sz w:val="20"/>
                <w:szCs w:val="20"/>
                <w:lang w:eastAsia="ru-RU"/>
              </w:rPr>
            </w:rPrChange>
          </w:rPr>
          <w:t>0</w:t>
        </w:r>
        <w:r w:rsidRPr="009974B9">
          <w:rPr>
            <w:rFonts w:ascii="Menlo" w:eastAsia="Times New Roman" w:hAnsi="Menlo" w:cs="Menlo"/>
            <w:color w:val="000000"/>
            <w:sz w:val="20"/>
            <w:szCs w:val="20"/>
            <w:lang w:val="en-US" w:eastAsia="ru-RU"/>
            <w:rPrChange w:id="2976" w:author="Юлия Новокшанова" w:date="2020-02-23T22:12:00Z">
              <w:rPr>
                <w:rFonts w:ascii="Menlo" w:eastAsia="Times New Roman" w:hAnsi="Menlo" w:cs="Menlo"/>
                <w:color w:val="000000"/>
                <w:sz w:val="20"/>
                <w:szCs w:val="20"/>
                <w:lang w:eastAsia="ru-RU"/>
              </w:rPr>
            </w:rPrChange>
          </w:rPr>
          <w:t>].send_keys(user)</w:t>
        </w:r>
        <w:r w:rsidRPr="009974B9">
          <w:rPr>
            <w:rFonts w:ascii="Menlo" w:eastAsia="Times New Roman" w:hAnsi="Menlo" w:cs="Menlo"/>
            <w:color w:val="000000"/>
            <w:sz w:val="20"/>
            <w:szCs w:val="20"/>
            <w:lang w:val="en-US" w:eastAsia="ru-RU"/>
            <w:rPrChange w:id="2977" w:author="Юлия Новокшанова" w:date="2020-02-23T22:12:00Z">
              <w:rPr>
                <w:rFonts w:ascii="Menlo" w:eastAsia="Times New Roman" w:hAnsi="Menlo" w:cs="Menlo"/>
                <w:color w:val="000000"/>
                <w:sz w:val="20"/>
                <w:szCs w:val="20"/>
                <w:lang w:eastAsia="ru-RU"/>
              </w:rPr>
            </w:rPrChange>
          </w:rPr>
          <w:br/>
          <w:t xml:space="preserve">    elem_2[</w:t>
        </w:r>
        <w:r w:rsidRPr="009974B9">
          <w:rPr>
            <w:rFonts w:ascii="Menlo" w:eastAsia="Times New Roman" w:hAnsi="Menlo" w:cs="Menlo"/>
            <w:color w:val="0000FF"/>
            <w:sz w:val="20"/>
            <w:szCs w:val="20"/>
            <w:lang w:val="en-US" w:eastAsia="ru-RU"/>
            <w:rPrChange w:id="2978" w:author="Юлия Новокшанова" w:date="2020-02-23T22:12:00Z">
              <w:rPr>
                <w:rFonts w:ascii="Menlo" w:eastAsia="Times New Roman" w:hAnsi="Menlo" w:cs="Menlo"/>
                <w:color w:val="0000FF"/>
                <w:sz w:val="20"/>
                <w:szCs w:val="20"/>
                <w:lang w:eastAsia="ru-RU"/>
              </w:rPr>
            </w:rPrChange>
          </w:rPr>
          <w:t>1</w:t>
        </w:r>
        <w:r w:rsidRPr="009974B9">
          <w:rPr>
            <w:rFonts w:ascii="Menlo" w:eastAsia="Times New Roman" w:hAnsi="Menlo" w:cs="Menlo"/>
            <w:color w:val="000000"/>
            <w:sz w:val="20"/>
            <w:szCs w:val="20"/>
            <w:lang w:val="en-US" w:eastAsia="ru-RU"/>
            <w:rPrChange w:id="2979" w:author="Юлия Новокшанова" w:date="2020-02-23T22:12:00Z">
              <w:rPr>
                <w:rFonts w:ascii="Menlo" w:eastAsia="Times New Roman" w:hAnsi="Menlo" w:cs="Menlo"/>
                <w:color w:val="000000"/>
                <w:sz w:val="20"/>
                <w:szCs w:val="20"/>
                <w:lang w:eastAsia="ru-RU"/>
              </w:rPr>
            </w:rPrChange>
          </w:rPr>
          <w:t>].send_keys(email)</w:t>
        </w:r>
        <w:r w:rsidRPr="009974B9">
          <w:rPr>
            <w:rFonts w:ascii="Menlo" w:eastAsia="Times New Roman" w:hAnsi="Menlo" w:cs="Menlo"/>
            <w:color w:val="000000"/>
            <w:sz w:val="20"/>
            <w:szCs w:val="20"/>
            <w:lang w:val="en-US" w:eastAsia="ru-RU"/>
            <w:rPrChange w:id="2980" w:author="Юлия Новокшанова" w:date="2020-02-23T22:12:00Z">
              <w:rPr>
                <w:rFonts w:ascii="Menlo" w:eastAsia="Times New Roman" w:hAnsi="Menlo" w:cs="Menlo"/>
                <w:color w:val="000000"/>
                <w:sz w:val="20"/>
                <w:szCs w:val="20"/>
                <w:lang w:eastAsia="ru-RU"/>
              </w:rPr>
            </w:rPrChange>
          </w:rPr>
          <w:br/>
          <w:t xml:space="preserve">    elem_2[</w:t>
        </w:r>
        <w:r w:rsidRPr="009974B9">
          <w:rPr>
            <w:rFonts w:ascii="Menlo" w:eastAsia="Times New Roman" w:hAnsi="Menlo" w:cs="Menlo"/>
            <w:color w:val="0000FF"/>
            <w:sz w:val="20"/>
            <w:szCs w:val="20"/>
            <w:lang w:val="en-US" w:eastAsia="ru-RU"/>
            <w:rPrChange w:id="2981" w:author="Юлия Новокшанова" w:date="2020-02-23T22:12:00Z">
              <w:rPr>
                <w:rFonts w:ascii="Menlo" w:eastAsia="Times New Roman" w:hAnsi="Menlo" w:cs="Menlo"/>
                <w:color w:val="0000FF"/>
                <w:sz w:val="20"/>
                <w:szCs w:val="20"/>
                <w:lang w:eastAsia="ru-RU"/>
              </w:rPr>
            </w:rPrChange>
          </w:rPr>
          <w:t>2</w:t>
        </w:r>
        <w:r w:rsidRPr="009974B9">
          <w:rPr>
            <w:rFonts w:ascii="Menlo" w:eastAsia="Times New Roman" w:hAnsi="Menlo" w:cs="Menlo"/>
            <w:color w:val="000000"/>
            <w:sz w:val="20"/>
            <w:szCs w:val="20"/>
            <w:lang w:val="en-US" w:eastAsia="ru-RU"/>
            <w:rPrChange w:id="2982" w:author="Юлия Новокшанова" w:date="2020-02-23T22:12:00Z">
              <w:rPr>
                <w:rFonts w:ascii="Menlo" w:eastAsia="Times New Roman" w:hAnsi="Menlo" w:cs="Menlo"/>
                <w:color w:val="000000"/>
                <w:sz w:val="20"/>
                <w:szCs w:val="20"/>
                <w:lang w:eastAsia="ru-RU"/>
              </w:rPr>
            </w:rPrChange>
          </w:rPr>
          <w:t>].send_keys(phone_number)</w:t>
        </w:r>
        <w:r w:rsidRPr="009974B9">
          <w:rPr>
            <w:rFonts w:ascii="Menlo" w:eastAsia="Times New Roman" w:hAnsi="Menlo" w:cs="Menlo"/>
            <w:color w:val="000000"/>
            <w:sz w:val="20"/>
            <w:szCs w:val="20"/>
            <w:lang w:val="en-US" w:eastAsia="ru-RU"/>
            <w:rPrChange w:id="2983"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984" w:author="Юлия Новокшанова" w:date="2020-02-23T22:12:00Z">
              <w:rPr>
                <w:rFonts w:ascii="Menlo" w:eastAsia="Times New Roman" w:hAnsi="Menlo" w:cs="Menlo"/>
                <w:color w:val="000000"/>
                <w:sz w:val="20"/>
                <w:szCs w:val="20"/>
                <w:lang w:eastAsia="ru-RU"/>
              </w:rPr>
            </w:rPrChange>
          </w:rPr>
          <w:br/>
          <w:t xml:space="preserve">    button = driver.find_element_by_xpath(</w:t>
        </w:r>
        <w:r w:rsidRPr="009974B9">
          <w:rPr>
            <w:rFonts w:ascii="Menlo" w:eastAsia="Times New Roman" w:hAnsi="Menlo" w:cs="Menlo"/>
            <w:b/>
            <w:bCs/>
            <w:color w:val="008080"/>
            <w:sz w:val="20"/>
            <w:szCs w:val="20"/>
            <w:lang w:val="en-US" w:eastAsia="ru-RU"/>
            <w:rPrChange w:id="2985" w:author="Юлия Новокшанова" w:date="2020-02-23T22:12:00Z">
              <w:rPr>
                <w:rFonts w:ascii="Menlo" w:eastAsia="Times New Roman" w:hAnsi="Menlo" w:cs="Menlo"/>
                <w:b/>
                <w:bCs/>
                <w:color w:val="008080"/>
                <w:sz w:val="20"/>
                <w:szCs w:val="20"/>
                <w:lang w:eastAsia="ru-RU"/>
              </w:rPr>
            </w:rPrChange>
          </w:rPr>
          <w:t>'.//div[@class="sidebar"]//span[@data-hook="next-step-label"]'</w:t>
        </w:r>
        <w:r w:rsidRPr="009974B9">
          <w:rPr>
            <w:rFonts w:ascii="Menlo" w:eastAsia="Times New Roman" w:hAnsi="Menlo" w:cs="Menlo"/>
            <w:color w:val="000000"/>
            <w:sz w:val="20"/>
            <w:szCs w:val="20"/>
            <w:lang w:val="en-US" w:eastAsia="ru-RU"/>
            <w:rPrChange w:id="2986"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987" w:author="Юлия Новокшанова" w:date="2020-02-23T22:12:00Z">
              <w:rPr>
                <w:rFonts w:ascii="Menlo" w:eastAsia="Times New Roman" w:hAnsi="Menlo" w:cs="Menlo"/>
                <w:color w:val="000000"/>
                <w:sz w:val="20"/>
                <w:szCs w:val="20"/>
                <w:lang w:eastAsia="ru-RU"/>
              </w:rPr>
            </w:rPrChange>
          </w:rPr>
          <w:br/>
          <w:t xml:space="preserve">    button.click()</w:t>
        </w:r>
        <w:r w:rsidRPr="009974B9">
          <w:rPr>
            <w:rFonts w:ascii="Menlo" w:eastAsia="Times New Roman" w:hAnsi="Menlo" w:cs="Menlo"/>
            <w:color w:val="000000"/>
            <w:sz w:val="20"/>
            <w:szCs w:val="20"/>
            <w:lang w:val="en-US" w:eastAsia="ru-RU"/>
            <w:rPrChange w:id="2988"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989"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2990"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i/>
            <w:iCs/>
            <w:color w:val="808080"/>
            <w:sz w:val="20"/>
            <w:szCs w:val="20"/>
            <w:lang w:val="en-US" w:eastAsia="ru-RU"/>
            <w:rPrChange w:id="2991" w:author="Юлия Новокшанова" w:date="2020-02-23T22:12:00Z">
              <w:rPr>
                <w:rFonts w:ascii="Menlo" w:eastAsia="Times New Roman" w:hAnsi="Menlo" w:cs="Menlo"/>
                <w:i/>
                <w:iCs/>
                <w:color w:val="808080"/>
                <w:sz w:val="20"/>
                <w:szCs w:val="20"/>
                <w:lang w:eastAsia="ru-RU"/>
              </w:rPr>
            </w:rPrChange>
          </w:rPr>
          <w:t># ----------------------------------------------------------------------------------------------------------</w:t>
        </w:r>
        <w:r w:rsidRPr="009974B9">
          <w:rPr>
            <w:rFonts w:ascii="Menlo" w:eastAsia="Times New Roman" w:hAnsi="Menlo" w:cs="Menlo"/>
            <w:i/>
            <w:iCs/>
            <w:color w:val="808080"/>
            <w:sz w:val="20"/>
            <w:szCs w:val="20"/>
            <w:lang w:val="en-US" w:eastAsia="ru-RU"/>
            <w:rPrChange w:id="2992" w:author="Юлия Новокшанова" w:date="2020-02-23T22:12:00Z">
              <w:rPr>
                <w:rFonts w:ascii="Menlo" w:eastAsia="Times New Roman" w:hAnsi="Menlo" w:cs="Menlo"/>
                <w:i/>
                <w:iCs/>
                <w:color w:val="808080"/>
                <w:sz w:val="20"/>
                <w:szCs w:val="20"/>
                <w:lang w:eastAsia="ru-RU"/>
              </w:rPr>
            </w:rPrChange>
          </w:rPr>
          <w:br/>
        </w:r>
        <w:r w:rsidRPr="009974B9">
          <w:rPr>
            <w:rFonts w:ascii="Menlo" w:eastAsia="Times New Roman" w:hAnsi="Menlo" w:cs="Menlo"/>
            <w:i/>
            <w:iCs/>
            <w:color w:val="808080"/>
            <w:sz w:val="20"/>
            <w:szCs w:val="20"/>
            <w:lang w:val="en-US" w:eastAsia="ru-RU"/>
            <w:rPrChange w:id="2993" w:author="Юлия Новокшанова" w:date="2020-02-23T22:12:00Z">
              <w:rPr>
                <w:rFonts w:ascii="Menlo" w:eastAsia="Times New Roman" w:hAnsi="Menlo" w:cs="Menlo"/>
                <w:i/>
                <w:iCs/>
                <w:color w:val="808080"/>
                <w:sz w:val="20"/>
                <w:szCs w:val="20"/>
                <w:lang w:eastAsia="ru-RU"/>
              </w:rPr>
            </w:rPrChange>
          </w:rPr>
          <w:br/>
        </w:r>
        <w:r w:rsidRPr="009974B9">
          <w:rPr>
            <w:rFonts w:ascii="Menlo" w:eastAsia="Times New Roman" w:hAnsi="Menlo" w:cs="Menlo"/>
            <w:b/>
            <w:bCs/>
            <w:color w:val="000080"/>
            <w:sz w:val="20"/>
            <w:szCs w:val="20"/>
            <w:lang w:val="en-US" w:eastAsia="ru-RU"/>
            <w:rPrChange w:id="2994" w:author="Юлия Новокшанова" w:date="2020-02-23T22:12:00Z">
              <w:rPr>
                <w:rFonts w:ascii="Menlo" w:eastAsia="Times New Roman" w:hAnsi="Menlo" w:cs="Menlo"/>
                <w:b/>
                <w:bCs/>
                <w:color w:val="000080"/>
                <w:sz w:val="20"/>
                <w:szCs w:val="20"/>
                <w:lang w:eastAsia="ru-RU"/>
              </w:rPr>
            </w:rPrChange>
          </w:rPr>
          <w:t xml:space="preserve">def </w:t>
        </w:r>
        <w:r w:rsidRPr="009974B9">
          <w:rPr>
            <w:rFonts w:ascii="Menlo" w:eastAsia="Times New Roman" w:hAnsi="Menlo" w:cs="Menlo"/>
            <w:color w:val="000000"/>
            <w:sz w:val="20"/>
            <w:szCs w:val="20"/>
            <w:lang w:val="en-US" w:eastAsia="ru-RU"/>
            <w:rPrChange w:id="2995" w:author="Юлия Новокшанова" w:date="2020-02-23T22:12:00Z">
              <w:rPr>
                <w:rFonts w:ascii="Menlo" w:eastAsia="Times New Roman" w:hAnsi="Menlo" w:cs="Menlo"/>
                <w:color w:val="000000"/>
                <w:sz w:val="20"/>
                <w:szCs w:val="20"/>
                <w:lang w:eastAsia="ru-RU"/>
              </w:rPr>
            </w:rPrChange>
          </w:rPr>
          <w:t>take_zapis(user, email, phone_number, direction, doctor, data_start, data_finish, time_start, time_finish):</w:t>
        </w:r>
        <w:r w:rsidRPr="009974B9">
          <w:rPr>
            <w:rFonts w:ascii="Menlo" w:eastAsia="Times New Roman" w:hAnsi="Menlo" w:cs="Menlo"/>
            <w:color w:val="000000"/>
            <w:sz w:val="20"/>
            <w:szCs w:val="20"/>
            <w:lang w:val="en-US" w:eastAsia="ru-RU"/>
            <w:rPrChange w:id="2996"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2997" w:author="Юлия Новокшанова" w:date="2020-02-23T22:12:00Z">
              <w:rPr>
                <w:rFonts w:ascii="Menlo" w:eastAsia="Times New Roman" w:hAnsi="Menlo" w:cs="Menlo"/>
                <w:b/>
                <w:bCs/>
                <w:color w:val="000080"/>
                <w:sz w:val="20"/>
                <w:szCs w:val="20"/>
                <w:lang w:eastAsia="ru-RU"/>
              </w:rPr>
            </w:rPrChange>
          </w:rPr>
          <w:t>while True</w:t>
        </w:r>
        <w:r w:rsidRPr="009974B9">
          <w:rPr>
            <w:rFonts w:ascii="Menlo" w:eastAsia="Times New Roman" w:hAnsi="Menlo" w:cs="Menlo"/>
            <w:color w:val="000000"/>
            <w:sz w:val="20"/>
            <w:szCs w:val="20"/>
            <w:lang w:val="en-US" w:eastAsia="ru-RU"/>
            <w:rPrChange w:id="2998"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2999"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3000" w:author="Юлия Новокшанова" w:date="2020-02-23T22:12:00Z">
              <w:rPr>
                <w:rFonts w:ascii="Menlo" w:eastAsia="Times New Roman" w:hAnsi="Menlo" w:cs="Menlo"/>
                <w:b/>
                <w:bCs/>
                <w:color w:val="000080"/>
                <w:sz w:val="20"/>
                <w:szCs w:val="20"/>
                <w:lang w:eastAsia="ru-RU"/>
              </w:rPr>
            </w:rPrChange>
          </w:rPr>
          <w:t>try</w:t>
        </w:r>
        <w:r w:rsidRPr="009974B9">
          <w:rPr>
            <w:rFonts w:ascii="Menlo" w:eastAsia="Times New Roman" w:hAnsi="Menlo" w:cs="Menlo"/>
            <w:color w:val="000000"/>
            <w:sz w:val="20"/>
            <w:szCs w:val="20"/>
            <w:lang w:val="en-US" w:eastAsia="ru-RU"/>
            <w:rPrChange w:id="3001"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3002" w:author="Юлия Новокшанова" w:date="2020-02-23T22:12:00Z">
              <w:rPr>
                <w:rFonts w:ascii="Menlo" w:eastAsia="Times New Roman" w:hAnsi="Menlo" w:cs="Menlo"/>
                <w:color w:val="000000"/>
                <w:sz w:val="20"/>
                <w:szCs w:val="20"/>
                <w:lang w:eastAsia="ru-RU"/>
              </w:rPr>
            </w:rPrChange>
          </w:rPr>
          <w:br/>
          <w:t xml:space="preserve">            driver.get(</w:t>
        </w:r>
        <w:r w:rsidRPr="009974B9">
          <w:rPr>
            <w:rFonts w:ascii="Menlo" w:eastAsia="Times New Roman" w:hAnsi="Menlo" w:cs="Menlo"/>
            <w:b/>
            <w:bCs/>
            <w:color w:val="008080"/>
            <w:sz w:val="20"/>
            <w:szCs w:val="20"/>
            <w:lang w:val="en-US" w:eastAsia="ru-RU"/>
            <w:rPrChange w:id="3003" w:author="Юлия Новокшанова" w:date="2020-02-23T22:12:00Z">
              <w:rPr>
                <w:rFonts w:ascii="Menlo" w:eastAsia="Times New Roman" w:hAnsi="Menlo" w:cs="Menlo"/>
                <w:b/>
                <w:bCs/>
                <w:color w:val="008080"/>
                <w:sz w:val="20"/>
                <w:szCs w:val="20"/>
                <w:lang w:eastAsia="ru-RU"/>
              </w:rPr>
            </w:rPrChange>
          </w:rPr>
          <w:t>'https://zhenyanovokshanov1.wixsite.com/klinika/blank-5'</w:t>
        </w:r>
        <w:r w:rsidRPr="009974B9">
          <w:rPr>
            <w:rFonts w:ascii="Menlo" w:eastAsia="Times New Roman" w:hAnsi="Menlo" w:cs="Menlo"/>
            <w:color w:val="000000"/>
            <w:sz w:val="20"/>
            <w:szCs w:val="20"/>
            <w:lang w:val="en-US" w:eastAsia="ru-RU"/>
            <w:rPrChange w:id="3004"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3005" w:author="Юлия Новокшанова" w:date="2020-02-23T22:12:00Z">
              <w:rPr>
                <w:rFonts w:ascii="Menlo" w:eastAsia="Times New Roman" w:hAnsi="Menlo" w:cs="Menlo"/>
                <w:color w:val="000000"/>
                <w:sz w:val="20"/>
                <w:szCs w:val="20"/>
                <w:lang w:eastAsia="ru-RU"/>
              </w:rPr>
            </w:rPrChange>
          </w:rPr>
          <w:br/>
          <w:t xml:space="preserve">            specialty_selection(direction)</w:t>
        </w:r>
        <w:r w:rsidRPr="009974B9">
          <w:rPr>
            <w:rFonts w:ascii="Menlo" w:eastAsia="Times New Roman" w:hAnsi="Menlo" w:cs="Menlo"/>
            <w:color w:val="000000"/>
            <w:sz w:val="20"/>
            <w:szCs w:val="20"/>
            <w:lang w:val="en-US" w:eastAsia="ru-RU"/>
            <w:rPrChange w:id="3006" w:author="Юлия Новокшанова" w:date="2020-02-23T22:12:00Z">
              <w:rPr>
                <w:rFonts w:ascii="Menlo" w:eastAsia="Times New Roman" w:hAnsi="Menlo" w:cs="Menlo"/>
                <w:color w:val="000000"/>
                <w:sz w:val="20"/>
                <w:szCs w:val="20"/>
                <w:lang w:eastAsia="ru-RU"/>
              </w:rPr>
            </w:rPrChange>
          </w:rPr>
          <w:br/>
          <w:t xml:space="preserve">            doctor_choice(doctor)</w:t>
        </w:r>
        <w:r w:rsidRPr="009974B9">
          <w:rPr>
            <w:rFonts w:ascii="Menlo" w:eastAsia="Times New Roman" w:hAnsi="Menlo" w:cs="Menlo"/>
            <w:color w:val="000000"/>
            <w:sz w:val="20"/>
            <w:szCs w:val="20"/>
            <w:lang w:val="en-US" w:eastAsia="ru-RU"/>
            <w:rPrChange w:id="3007" w:author="Юлия Новокшанова" w:date="2020-02-23T22:12:00Z">
              <w:rPr>
                <w:rFonts w:ascii="Menlo" w:eastAsia="Times New Roman" w:hAnsi="Menlo" w:cs="Menlo"/>
                <w:color w:val="000000"/>
                <w:sz w:val="20"/>
                <w:szCs w:val="20"/>
                <w:lang w:eastAsia="ru-RU"/>
              </w:rPr>
            </w:rPrChange>
          </w:rPr>
          <w:br/>
          <w:t xml:space="preserve">            a, b = data_choice(data_start, data_finish, time_start, time_finish)</w:t>
        </w:r>
        <w:r w:rsidRPr="009974B9">
          <w:rPr>
            <w:rFonts w:ascii="Menlo" w:eastAsia="Times New Roman" w:hAnsi="Menlo" w:cs="Menlo"/>
            <w:color w:val="000000"/>
            <w:sz w:val="20"/>
            <w:szCs w:val="20"/>
            <w:lang w:val="en-US" w:eastAsia="ru-RU"/>
            <w:rPrChange w:id="3008"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3009" w:author="Юлия Новокшанова" w:date="2020-02-23T22:12:00Z">
              <w:rPr>
                <w:rFonts w:ascii="Menlo" w:eastAsia="Times New Roman" w:hAnsi="Menlo" w:cs="Menlo"/>
                <w:color w:val="000000"/>
                <w:sz w:val="20"/>
                <w:szCs w:val="20"/>
                <w:lang w:eastAsia="ru-RU"/>
              </w:rPr>
            </w:rPrChange>
          </w:rPr>
          <w:br/>
          <w:t xml:space="preserve">            go_to_registration()</w:t>
        </w:r>
        <w:r w:rsidRPr="009974B9">
          <w:rPr>
            <w:rFonts w:ascii="Menlo" w:eastAsia="Times New Roman" w:hAnsi="Menlo" w:cs="Menlo"/>
            <w:color w:val="000000"/>
            <w:sz w:val="20"/>
            <w:szCs w:val="20"/>
            <w:lang w:val="en-US" w:eastAsia="ru-RU"/>
            <w:rPrChange w:id="3010" w:author="Юлия Новокшанова" w:date="2020-02-23T22:12:00Z">
              <w:rPr>
                <w:rFonts w:ascii="Menlo" w:eastAsia="Times New Roman" w:hAnsi="Menlo" w:cs="Menlo"/>
                <w:color w:val="000000"/>
                <w:sz w:val="20"/>
                <w:szCs w:val="20"/>
                <w:lang w:eastAsia="ru-RU"/>
              </w:rPr>
            </w:rPrChange>
          </w:rPr>
          <w:br/>
          <w:t xml:space="preserve">            reception_registration(user, email, phone_number)</w:t>
        </w:r>
        <w:r w:rsidRPr="009974B9">
          <w:rPr>
            <w:rFonts w:ascii="Menlo" w:eastAsia="Times New Roman" w:hAnsi="Menlo" w:cs="Menlo"/>
            <w:color w:val="000000"/>
            <w:sz w:val="20"/>
            <w:szCs w:val="20"/>
            <w:lang w:val="en-US" w:eastAsia="ru-RU"/>
            <w:rPrChange w:id="3011"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3012"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3013"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3014" w:author="Юлия Новокшанова" w:date="2020-02-23T22:12:00Z">
              <w:rPr>
                <w:rFonts w:ascii="Menlo" w:eastAsia="Times New Roman" w:hAnsi="Menlo" w:cs="Menlo"/>
                <w:b/>
                <w:bCs/>
                <w:color w:val="000080"/>
                <w:sz w:val="20"/>
                <w:szCs w:val="20"/>
                <w:lang w:eastAsia="ru-RU"/>
              </w:rPr>
            </w:rPrChange>
          </w:rPr>
          <w:t xml:space="preserve">except </w:t>
        </w:r>
        <w:r w:rsidRPr="009974B9">
          <w:rPr>
            <w:rFonts w:ascii="Menlo" w:eastAsia="Times New Roman" w:hAnsi="Menlo" w:cs="Menlo"/>
            <w:color w:val="000080"/>
            <w:sz w:val="20"/>
            <w:szCs w:val="20"/>
            <w:lang w:val="en-US" w:eastAsia="ru-RU"/>
            <w:rPrChange w:id="3015" w:author="Юлия Новокшанова" w:date="2020-02-23T22:12:00Z">
              <w:rPr>
                <w:rFonts w:ascii="Menlo" w:eastAsia="Times New Roman" w:hAnsi="Menlo" w:cs="Menlo"/>
                <w:color w:val="000080"/>
                <w:sz w:val="20"/>
                <w:szCs w:val="20"/>
                <w:lang w:eastAsia="ru-RU"/>
              </w:rPr>
            </w:rPrChange>
          </w:rPr>
          <w:t xml:space="preserve">Exception </w:t>
        </w:r>
        <w:r w:rsidRPr="009974B9">
          <w:rPr>
            <w:rFonts w:ascii="Menlo" w:eastAsia="Times New Roman" w:hAnsi="Menlo" w:cs="Menlo"/>
            <w:b/>
            <w:bCs/>
            <w:color w:val="000080"/>
            <w:sz w:val="20"/>
            <w:szCs w:val="20"/>
            <w:lang w:val="en-US" w:eastAsia="ru-RU"/>
            <w:rPrChange w:id="3016" w:author="Юлия Новокшанова" w:date="2020-02-23T22:12:00Z">
              <w:rPr>
                <w:rFonts w:ascii="Menlo" w:eastAsia="Times New Roman" w:hAnsi="Menlo" w:cs="Menlo"/>
                <w:b/>
                <w:bCs/>
                <w:color w:val="000080"/>
                <w:sz w:val="20"/>
                <w:szCs w:val="20"/>
                <w:lang w:eastAsia="ru-RU"/>
              </w:rPr>
            </w:rPrChange>
          </w:rPr>
          <w:t xml:space="preserve">as </w:t>
        </w:r>
        <w:r w:rsidRPr="009974B9">
          <w:rPr>
            <w:rFonts w:ascii="Menlo" w:eastAsia="Times New Roman" w:hAnsi="Menlo" w:cs="Menlo"/>
            <w:color w:val="808080"/>
            <w:sz w:val="20"/>
            <w:szCs w:val="20"/>
            <w:lang w:val="en-US" w:eastAsia="ru-RU"/>
            <w:rPrChange w:id="3017" w:author="Юлия Новокшанова" w:date="2020-02-23T22:12:00Z">
              <w:rPr>
                <w:rFonts w:ascii="Menlo" w:eastAsia="Times New Roman" w:hAnsi="Menlo" w:cs="Menlo"/>
                <w:color w:val="808080"/>
                <w:sz w:val="20"/>
                <w:szCs w:val="20"/>
                <w:lang w:eastAsia="ru-RU"/>
              </w:rPr>
            </w:rPrChange>
          </w:rPr>
          <w:t>e</w:t>
        </w:r>
        <w:r w:rsidRPr="009974B9">
          <w:rPr>
            <w:rFonts w:ascii="Menlo" w:eastAsia="Times New Roman" w:hAnsi="Menlo" w:cs="Menlo"/>
            <w:color w:val="000000"/>
            <w:sz w:val="20"/>
            <w:szCs w:val="20"/>
            <w:lang w:val="en-US" w:eastAsia="ru-RU"/>
            <w:rPrChange w:id="3018"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3019"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80"/>
            <w:sz w:val="20"/>
            <w:szCs w:val="20"/>
            <w:lang w:val="en-US" w:eastAsia="ru-RU"/>
            <w:rPrChange w:id="3020" w:author="Юлия Новокшанова" w:date="2020-02-23T22:12:00Z">
              <w:rPr>
                <w:rFonts w:ascii="Menlo" w:eastAsia="Times New Roman" w:hAnsi="Menlo" w:cs="Menlo"/>
                <w:color w:val="000080"/>
                <w:sz w:val="20"/>
                <w:szCs w:val="20"/>
                <w:lang w:eastAsia="ru-RU"/>
              </w:rPr>
            </w:rPrChange>
          </w:rPr>
          <w:t>print</w:t>
        </w:r>
        <w:r w:rsidRPr="009974B9">
          <w:rPr>
            <w:rFonts w:ascii="Menlo" w:eastAsia="Times New Roman" w:hAnsi="Menlo" w:cs="Menlo"/>
            <w:color w:val="000000"/>
            <w:sz w:val="20"/>
            <w:szCs w:val="20"/>
            <w:lang w:val="en-US" w:eastAsia="ru-RU"/>
            <w:rPrChange w:id="3021"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b/>
            <w:bCs/>
            <w:color w:val="008080"/>
            <w:sz w:val="20"/>
            <w:szCs w:val="20"/>
            <w:lang w:val="en-US" w:eastAsia="ru-RU"/>
            <w:rPrChange w:id="3022" w:author="Юлия Новокшанова" w:date="2020-02-23T22:12:00Z">
              <w:rPr>
                <w:rFonts w:ascii="Menlo" w:eastAsia="Times New Roman" w:hAnsi="Menlo" w:cs="Menlo"/>
                <w:b/>
                <w:bCs/>
                <w:color w:val="008080"/>
                <w:sz w:val="20"/>
                <w:szCs w:val="20"/>
                <w:lang w:eastAsia="ru-RU"/>
              </w:rPr>
            </w:rPrChange>
          </w:rPr>
          <w:t>'</w:t>
        </w:r>
        <w:r w:rsidRPr="009974B9">
          <w:rPr>
            <w:rFonts w:ascii="Menlo" w:eastAsia="Times New Roman" w:hAnsi="Menlo" w:cs="Menlo"/>
            <w:b/>
            <w:bCs/>
            <w:color w:val="008080"/>
            <w:sz w:val="20"/>
            <w:szCs w:val="20"/>
            <w:lang w:eastAsia="ru-RU"/>
          </w:rPr>
          <w:t>Ошибка</w:t>
        </w:r>
        <w:r w:rsidRPr="009974B9">
          <w:rPr>
            <w:rFonts w:ascii="Menlo" w:eastAsia="Times New Roman" w:hAnsi="Menlo" w:cs="Menlo"/>
            <w:b/>
            <w:bCs/>
            <w:color w:val="008080"/>
            <w:sz w:val="20"/>
            <w:szCs w:val="20"/>
            <w:lang w:val="en-US" w:eastAsia="ru-RU"/>
            <w:rPrChange w:id="3023" w:author="Юлия Новокшанова" w:date="2020-02-23T22:12:00Z">
              <w:rPr>
                <w:rFonts w:ascii="Menlo" w:eastAsia="Times New Roman" w:hAnsi="Menlo" w:cs="Menlo"/>
                <w:b/>
                <w:bCs/>
                <w:color w:val="008080"/>
                <w:sz w:val="20"/>
                <w:szCs w:val="20"/>
                <w:lang w:eastAsia="ru-RU"/>
              </w:rPr>
            </w:rPrChange>
          </w:rPr>
          <w:t>:</w:t>
        </w:r>
        <w:r w:rsidRPr="009974B9">
          <w:rPr>
            <w:rFonts w:ascii="Menlo" w:eastAsia="Times New Roman" w:hAnsi="Menlo" w:cs="Menlo"/>
            <w:b/>
            <w:bCs/>
            <w:color w:val="000080"/>
            <w:sz w:val="20"/>
            <w:szCs w:val="20"/>
            <w:lang w:val="en-US" w:eastAsia="ru-RU"/>
            <w:rPrChange w:id="3024" w:author="Юлия Новокшанова" w:date="2020-02-23T22:12:00Z">
              <w:rPr>
                <w:rFonts w:ascii="Menlo" w:eastAsia="Times New Roman" w:hAnsi="Menlo" w:cs="Menlo"/>
                <w:b/>
                <w:bCs/>
                <w:color w:val="000080"/>
                <w:sz w:val="20"/>
                <w:szCs w:val="20"/>
                <w:lang w:eastAsia="ru-RU"/>
              </w:rPr>
            </w:rPrChange>
          </w:rPr>
          <w:t>\n</w:t>
        </w:r>
        <w:r w:rsidRPr="009974B9">
          <w:rPr>
            <w:rFonts w:ascii="Menlo" w:eastAsia="Times New Roman" w:hAnsi="Menlo" w:cs="Menlo"/>
            <w:b/>
            <w:bCs/>
            <w:color w:val="008080"/>
            <w:sz w:val="20"/>
            <w:szCs w:val="20"/>
            <w:lang w:val="en-US" w:eastAsia="ru-RU"/>
            <w:rPrChange w:id="3025" w:author="Юлия Новокшанова" w:date="2020-02-23T22:12:00Z">
              <w:rPr>
                <w:rFonts w:ascii="Menlo" w:eastAsia="Times New Roman" w:hAnsi="Menlo" w:cs="Menlo"/>
                <w:b/>
                <w:bCs/>
                <w:color w:val="008080"/>
                <w:sz w:val="20"/>
                <w:szCs w:val="20"/>
                <w:lang w:eastAsia="ru-RU"/>
              </w:rPr>
            </w:rPrChange>
          </w:rPr>
          <w:t>'</w:t>
        </w:r>
        <w:r w:rsidRPr="009974B9">
          <w:rPr>
            <w:rFonts w:ascii="Menlo" w:eastAsia="Times New Roman" w:hAnsi="Menlo" w:cs="Menlo"/>
            <w:color w:val="000000"/>
            <w:sz w:val="20"/>
            <w:szCs w:val="20"/>
            <w:lang w:val="en-US" w:eastAsia="ru-RU"/>
            <w:rPrChange w:id="3026" w:author="Юлия Новокшанова" w:date="2020-02-23T22:12:00Z">
              <w:rPr>
                <w:rFonts w:ascii="Menlo" w:eastAsia="Times New Roman" w:hAnsi="Menlo" w:cs="Menlo"/>
                <w:color w:val="000000"/>
                <w:sz w:val="20"/>
                <w:szCs w:val="20"/>
                <w:lang w:eastAsia="ru-RU"/>
              </w:rPr>
            </w:rPrChange>
          </w:rPr>
          <w:t>, traceback.format_exc())</w:t>
        </w:r>
        <w:r w:rsidRPr="009974B9">
          <w:rPr>
            <w:rFonts w:ascii="Menlo" w:eastAsia="Times New Roman" w:hAnsi="Menlo" w:cs="Menlo"/>
            <w:color w:val="000000"/>
            <w:sz w:val="20"/>
            <w:szCs w:val="20"/>
            <w:lang w:val="en-US" w:eastAsia="ru-RU"/>
            <w:rPrChange w:id="3027"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80"/>
            <w:sz w:val="20"/>
            <w:szCs w:val="20"/>
            <w:lang w:val="en-US" w:eastAsia="ru-RU"/>
            <w:rPrChange w:id="3028" w:author="Юлия Новокшанова" w:date="2020-02-23T22:12:00Z">
              <w:rPr>
                <w:rFonts w:ascii="Menlo" w:eastAsia="Times New Roman" w:hAnsi="Menlo" w:cs="Menlo"/>
                <w:color w:val="000080"/>
                <w:sz w:val="20"/>
                <w:szCs w:val="20"/>
                <w:lang w:eastAsia="ru-RU"/>
              </w:rPr>
            </w:rPrChange>
          </w:rPr>
          <w:t>print</w:t>
        </w:r>
        <w:r w:rsidRPr="009974B9">
          <w:rPr>
            <w:rFonts w:ascii="Menlo" w:eastAsia="Times New Roman" w:hAnsi="Menlo" w:cs="Menlo"/>
            <w:color w:val="000000"/>
            <w:sz w:val="20"/>
            <w:szCs w:val="20"/>
            <w:lang w:val="en-US" w:eastAsia="ru-RU"/>
            <w:rPrChange w:id="3029"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b/>
            <w:bCs/>
            <w:color w:val="008080"/>
            <w:sz w:val="20"/>
            <w:szCs w:val="20"/>
            <w:lang w:val="en-US" w:eastAsia="ru-RU"/>
            <w:rPrChange w:id="3030" w:author="Юлия Новокшанова" w:date="2020-02-23T22:12:00Z">
              <w:rPr>
                <w:rFonts w:ascii="Menlo" w:eastAsia="Times New Roman" w:hAnsi="Menlo" w:cs="Menlo"/>
                <w:b/>
                <w:bCs/>
                <w:color w:val="008080"/>
                <w:sz w:val="20"/>
                <w:szCs w:val="20"/>
                <w:lang w:eastAsia="ru-RU"/>
              </w:rPr>
            </w:rPrChange>
          </w:rPr>
          <w:t>'</w:t>
        </w:r>
        <w:r w:rsidRPr="009974B9">
          <w:rPr>
            <w:rFonts w:ascii="Menlo" w:eastAsia="Times New Roman" w:hAnsi="Menlo" w:cs="Menlo"/>
            <w:b/>
            <w:bCs/>
            <w:color w:val="008080"/>
            <w:sz w:val="20"/>
            <w:szCs w:val="20"/>
            <w:lang w:eastAsia="ru-RU"/>
          </w:rPr>
          <w:t>Время</w:t>
        </w:r>
        <w:r w:rsidRPr="009974B9">
          <w:rPr>
            <w:rFonts w:ascii="Menlo" w:eastAsia="Times New Roman" w:hAnsi="Menlo" w:cs="Menlo"/>
            <w:b/>
            <w:bCs/>
            <w:color w:val="008080"/>
            <w:sz w:val="20"/>
            <w:szCs w:val="20"/>
            <w:lang w:val="en-US" w:eastAsia="ru-RU"/>
            <w:rPrChange w:id="3031" w:author="Юлия Новокшанова" w:date="2020-02-23T22:12:00Z">
              <w:rPr>
                <w:rFonts w:ascii="Menlo" w:eastAsia="Times New Roman" w:hAnsi="Menlo" w:cs="Menlo"/>
                <w:b/>
                <w:bCs/>
                <w:color w:val="008080"/>
                <w:sz w:val="20"/>
                <w:szCs w:val="20"/>
                <w:lang w:eastAsia="ru-RU"/>
              </w:rPr>
            </w:rPrChange>
          </w:rPr>
          <w:t xml:space="preserve"> </w:t>
        </w:r>
        <w:r w:rsidRPr="009974B9">
          <w:rPr>
            <w:rFonts w:ascii="Menlo" w:eastAsia="Times New Roman" w:hAnsi="Menlo" w:cs="Menlo"/>
            <w:b/>
            <w:bCs/>
            <w:color w:val="008080"/>
            <w:sz w:val="20"/>
            <w:szCs w:val="20"/>
            <w:lang w:eastAsia="ru-RU"/>
          </w:rPr>
          <w:t>занято</w:t>
        </w:r>
        <w:r w:rsidRPr="009974B9">
          <w:rPr>
            <w:rFonts w:ascii="Menlo" w:eastAsia="Times New Roman" w:hAnsi="Menlo" w:cs="Menlo"/>
            <w:b/>
            <w:bCs/>
            <w:color w:val="008080"/>
            <w:sz w:val="20"/>
            <w:szCs w:val="20"/>
            <w:lang w:val="en-US" w:eastAsia="ru-RU"/>
            <w:rPrChange w:id="3032" w:author="Юлия Новокшанова" w:date="2020-02-23T22:12:00Z">
              <w:rPr>
                <w:rFonts w:ascii="Menlo" w:eastAsia="Times New Roman" w:hAnsi="Menlo" w:cs="Menlo"/>
                <w:b/>
                <w:bCs/>
                <w:color w:val="008080"/>
                <w:sz w:val="20"/>
                <w:szCs w:val="20"/>
                <w:lang w:eastAsia="ru-RU"/>
              </w:rPr>
            </w:rPrChange>
          </w:rPr>
          <w:t>'</w:t>
        </w:r>
        <w:r w:rsidRPr="009974B9">
          <w:rPr>
            <w:rFonts w:ascii="Menlo" w:eastAsia="Times New Roman" w:hAnsi="Menlo" w:cs="Menlo"/>
            <w:color w:val="000000"/>
            <w:sz w:val="20"/>
            <w:szCs w:val="20"/>
            <w:lang w:val="en-US" w:eastAsia="ru-RU"/>
            <w:rPrChange w:id="3033"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3034"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3035" w:author="Юлия Новокшанова" w:date="2020-02-23T22:12:00Z">
              <w:rPr>
                <w:rFonts w:ascii="Menlo" w:eastAsia="Times New Roman" w:hAnsi="Menlo" w:cs="Menlo"/>
                <w:b/>
                <w:bCs/>
                <w:color w:val="000080"/>
                <w:sz w:val="20"/>
                <w:szCs w:val="20"/>
                <w:lang w:eastAsia="ru-RU"/>
              </w:rPr>
            </w:rPrChange>
          </w:rPr>
          <w:t>else</w:t>
        </w:r>
        <w:r w:rsidRPr="009974B9">
          <w:rPr>
            <w:rFonts w:ascii="Menlo" w:eastAsia="Times New Roman" w:hAnsi="Menlo" w:cs="Menlo"/>
            <w:color w:val="000000"/>
            <w:sz w:val="20"/>
            <w:szCs w:val="20"/>
            <w:lang w:val="en-US" w:eastAsia="ru-RU"/>
            <w:rPrChange w:id="3036"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3037"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color w:val="000080"/>
            <w:sz w:val="20"/>
            <w:szCs w:val="20"/>
            <w:lang w:val="en-US" w:eastAsia="ru-RU"/>
            <w:rPrChange w:id="3038" w:author="Юлия Новокшанова" w:date="2020-02-23T22:12:00Z">
              <w:rPr>
                <w:rFonts w:ascii="Menlo" w:eastAsia="Times New Roman" w:hAnsi="Menlo" w:cs="Menlo"/>
                <w:color w:val="000080"/>
                <w:sz w:val="20"/>
                <w:szCs w:val="20"/>
                <w:lang w:eastAsia="ru-RU"/>
              </w:rPr>
            </w:rPrChange>
          </w:rPr>
          <w:t>print</w:t>
        </w:r>
        <w:r w:rsidRPr="009974B9">
          <w:rPr>
            <w:rFonts w:ascii="Menlo" w:eastAsia="Times New Roman" w:hAnsi="Menlo" w:cs="Menlo"/>
            <w:color w:val="000000"/>
            <w:sz w:val="20"/>
            <w:szCs w:val="20"/>
            <w:lang w:val="en-US" w:eastAsia="ru-RU"/>
            <w:rPrChange w:id="3039"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b/>
            <w:bCs/>
            <w:color w:val="008080"/>
            <w:sz w:val="20"/>
            <w:szCs w:val="20"/>
            <w:lang w:val="en-US" w:eastAsia="ru-RU"/>
            <w:rPrChange w:id="3040" w:author="Юлия Новокшанова" w:date="2020-02-23T22:12:00Z">
              <w:rPr>
                <w:rFonts w:ascii="Menlo" w:eastAsia="Times New Roman" w:hAnsi="Menlo" w:cs="Menlo"/>
                <w:b/>
                <w:bCs/>
                <w:color w:val="008080"/>
                <w:sz w:val="20"/>
                <w:szCs w:val="20"/>
                <w:lang w:eastAsia="ru-RU"/>
              </w:rPr>
            </w:rPrChange>
          </w:rPr>
          <w:t>"OK"</w:t>
        </w:r>
        <w:r w:rsidRPr="009974B9">
          <w:rPr>
            <w:rFonts w:ascii="Menlo" w:eastAsia="Times New Roman" w:hAnsi="Menlo" w:cs="Menlo"/>
            <w:color w:val="000000"/>
            <w:sz w:val="20"/>
            <w:szCs w:val="20"/>
            <w:lang w:val="en-US" w:eastAsia="ru-RU"/>
            <w:rPrChange w:id="3041"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3042" w:author="Юлия Новокшанова" w:date="2020-02-23T22:12:00Z">
              <w:rPr>
                <w:rFonts w:ascii="Menlo" w:eastAsia="Times New Roman" w:hAnsi="Menlo" w:cs="Menlo"/>
                <w:color w:val="000000"/>
                <w:sz w:val="20"/>
                <w:szCs w:val="20"/>
                <w:lang w:eastAsia="ru-RU"/>
              </w:rPr>
            </w:rPrChange>
          </w:rPr>
          <w:br/>
          <w:t xml:space="preserve">            send_massege(email, b, a, user, doctor)</w:t>
        </w:r>
        <w:r w:rsidRPr="009974B9">
          <w:rPr>
            <w:rFonts w:ascii="Menlo" w:eastAsia="Times New Roman" w:hAnsi="Menlo" w:cs="Menlo"/>
            <w:color w:val="000000"/>
            <w:sz w:val="20"/>
            <w:szCs w:val="20"/>
            <w:lang w:val="en-US" w:eastAsia="ru-RU"/>
            <w:rPrChange w:id="3043" w:author="Юлия Новокшанова" w:date="2020-02-23T22:12:00Z">
              <w:rPr>
                <w:rFonts w:ascii="Menlo" w:eastAsia="Times New Roman" w:hAnsi="Menlo" w:cs="Menlo"/>
                <w:color w:val="000000"/>
                <w:sz w:val="20"/>
                <w:szCs w:val="20"/>
                <w:lang w:eastAsia="ru-RU"/>
              </w:rPr>
            </w:rPrChange>
          </w:rPr>
          <w:br/>
          <w:t xml:space="preserve">            </w:t>
        </w:r>
        <w:r w:rsidRPr="009974B9">
          <w:rPr>
            <w:rFonts w:ascii="Menlo" w:eastAsia="Times New Roman" w:hAnsi="Menlo" w:cs="Menlo"/>
            <w:b/>
            <w:bCs/>
            <w:color w:val="000080"/>
            <w:sz w:val="20"/>
            <w:szCs w:val="20"/>
            <w:lang w:val="en-US" w:eastAsia="ru-RU"/>
            <w:rPrChange w:id="3044" w:author="Юлия Новокшанова" w:date="2020-02-23T22:12:00Z">
              <w:rPr>
                <w:rFonts w:ascii="Menlo" w:eastAsia="Times New Roman" w:hAnsi="Menlo" w:cs="Menlo"/>
                <w:b/>
                <w:bCs/>
                <w:color w:val="000080"/>
                <w:sz w:val="20"/>
                <w:szCs w:val="20"/>
                <w:lang w:eastAsia="ru-RU"/>
              </w:rPr>
            </w:rPrChange>
          </w:rPr>
          <w:t>break</w:t>
        </w:r>
        <w:r w:rsidRPr="009974B9">
          <w:rPr>
            <w:rFonts w:ascii="Menlo" w:eastAsia="Times New Roman" w:hAnsi="Menlo" w:cs="Menlo"/>
            <w:b/>
            <w:bCs/>
            <w:color w:val="000080"/>
            <w:sz w:val="20"/>
            <w:szCs w:val="20"/>
            <w:lang w:val="en-US" w:eastAsia="ru-RU"/>
            <w:rPrChange w:id="3045" w:author="Юлия Новокшанова" w:date="2020-02-23T22:12:00Z">
              <w:rPr>
                <w:rFonts w:ascii="Menlo" w:eastAsia="Times New Roman" w:hAnsi="Menlo" w:cs="Menlo"/>
                <w:b/>
                <w:bCs/>
                <w:color w:val="000080"/>
                <w:sz w:val="20"/>
                <w:szCs w:val="20"/>
                <w:lang w:eastAsia="ru-RU"/>
              </w:rPr>
            </w:rPrChange>
          </w:rPr>
          <w:br/>
          <w:t xml:space="preserve">        </w:t>
        </w:r>
        <w:r w:rsidRPr="009974B9">
          <w:rPr>
            <w:rFonts w:ascii="Menlo" w:eastAsia="Times New Roman" w:hAnsi="Menlo" w:cs="Menlo"/>
            <w:color w:val="000000"/>
            <w:sz w:val="20"/>
            <w:szCs w:val="20"/>
            <w:lang w:val="en-US" w:eastAsia="ru-RU"/>
            <w:rPrChange w:id="3046" w:author="Юлия Новокшанова" w:date="2020-02-23T22:12:00Z">
              <w:rPr>
                <w:rFonts w:ascii="Menlo" w:eastAsia="Times New Roman" w:hAnsi="Menlo" w:cs="Menlo"/>
                <w:color w:val="000000"/>
                <w:sz w:val="20"/>
                <w:szCs w:val="20"/>
                <w:lang w:eastAsia="ru-RU"/>
              </w:rPr>
            </w:rPrChange>
          </w:rPr>
          <w:t>time.sleep(</w:t>
        </w:r>
        <w:r w:rsidRPr="009974B9">
          <w:rPr>
            <w:rFonts w:ascii="Menlo" w:eastAsia="Times New Roman" w:hAnsi="Menlo" w:cs="Menlo"/>
            <w:color w:val="0000FF"/>
            <w:sz w:val="20"/>
            <w:szCs w:val="20"/>
            <w:lang w:val="en-US" w:eastAsia="ru-RU"/>
            <w:rPrChange w:id="3047" w:author="Юлия Новокшанова" w:date="2020-02-23T22:12:00Z">
              <w:rPr>
                <w:rFonts w:ascii="Menlo" w:eastAsia="Times New Roman" w:hAnsi="Menlo" w:cs="Menlo"/>
                <w:color w:val="0000FF"/>
                <w:sz w:val="20"/>
                <w:szCs w:val="20"/>
                <w:lang w:eastAsia="ru-RU"/>
              </w:rPr>
            </w:rPrChange>
          </w:rPr>
          <w:t>10</w:t>
        </w:r>
        <w:r w:rsidRPr="009974B9">
          <w:rPr>
            <w:rFonts w:ascii="Menlo" w:eastAsia="Times New Roman" w:hAnsi="Menlo" w:cs="Menlo"/>
            <w:color w:val="000000"/>
            <w:sz w:val="20"/>
            <w:szCs w:val="20"/>
            <w:lang w:val="en-US" w:eastAsia="ru-RU"/>
            <w:rPrChange w:id="3048" w:author="Юлия Новокшанова" w:date="2020-02-23T22:12:00Z">
              <w:rPr>
                <w:rFonts w:ascii="Menlo" w:eastAsia="Times New Roman" w:hAnsi="Menlo" w:cs="Menlo"/>
                <w:color w:val="000000"/>
                <w:sz w:val="20"/>
                <w:szCs w:val="20"/>
                <w:lang w:eastAsia="ru-RU"/>
              </w:rPr>
            </w:rPrChange>
          </w:rPr>
          <w:t>)</w:t>
        </w:r>
      </w:ins>
    </w:p>
    <w:p w14:paraId="54B5B71D" w14:textId="77777777" w:rsidR="009974B9" w:rsidRPr="009974B9" w:rsidRDefault="009974B9" w:rsidP="008E77A2">
      <w:pPr>
        <w:spacing w:before="100" w:beforeAutospacing="1" w:after="100" w:afterAutospacing="1" w:line="360" w:lineRule="auto"/>
        <w:jc w:val="both"/>
        <w:rPr>
          <w:ins w:id="3049" w:author="Юлия Новокшанова" w:date="2020-02-23T22:11:00Z"/>
          <w:rFonts w:ascii="Times New Roman" w:eastAsia="Times New Roman" w:hAnsi="Times New Roman" w:cs="Times New Roman"/>
          <w:sz w:val="28"/>
          <w:szCs w:val="28"/>
          <w:lang w:val="en-US" w:eastAsia="ru-RU"/>
          <w:rPrChange w:id="3050" w:author="Юлия Новокшанова" w:date="2020-02-23T22:12:00Z">
            <w:rPr>
              <w:ins w:id="3051" w:author="Юлия Новокшанова" w:date="2020-02-23T22:11:00Z"/>
              <w:rFonts w:ascii="Times New Roman" w:eastAsia="Times New Roman" w:hAnsi="Times New Roman" w:cs="Times New Roman"/>
              <w:sz w:val="28"/>
              <w:szCs w:val="28"/>
              <w:lang w:eastAsia="ru-RU"/>
            </w:rPr>
          </w:rPrChange>
        </w:rPr>
      </w:pPr>
    </w:p>
    <w:p w14:paraId="5A3EC2CD" w14:textId="77777777" w:rsidR="009974B9" w:rsidRDefault="009974B9" w:rsidP="008E77A2">
      <w:pPr>
        <w:spacing w:before="100" w:beforeAutospacing="1" w:after="100" w:afterAutospacing="1" w:line="360" w:lineRule="auto"/>
        <w:jc w:val="both"/>
        <w:rPr>
          <w:ins w:id="3052" w:author="Юлия Новокшанова" w:date="2020-02-23T22:12:00Z"/>
          <w:rFonts w:ascii="Times New Roman" w:eastAsia="Times New Roman" w:hAnsi="Times New Roman" w:cs="Times New Roman"/>
          <w:sz w:val="28"/>
          <w:szCs w:val="28"/>
          <w:lang w:val="en-US" w:eastAsia="ru-RU"/>
        </w:rPr>
      </w:pPr>
      <w:ins w:id="3053" w:author="Юлия Новокшанова" w:date="2020-02-23T22:11:00Z">
        <w:r>
          <w:rPr>
            <w:rFonts w:ascii="Times New Roman" w:eastAsia="Times New Roman" w:hAnsi="Times New Roman" w:cs="Times New Roman"/>
            <w:sz w:val="28"/>
            <w:szCs w:val="28"/>
            <w:lang w:eastAsia="ru-RU"/>
          </w:rPr>
          <w:t>Программа</w:t>
        </w:r>
        <w:r w:rsidRPr="009974B9">
          <w:rPr>
            <w:rFonts w:ascii="Times New Roman" w:eastAsia="Times New Roman" w:hAnsi="Times New Roman" w:cs="Times New Roman"/>
            <w:sz w:val="28"/>
            <w:szCs w:val="28"/>
            <w:lang w:val="en-US" w:eastAsia="ru-RU"/>
            <w:rPrChange w:id="3054" w:author="Юлия Новокшанова" w:date="2020-02-23T22:12:00Z">
              <w:rPr>
                <w:rFonts w:ascii="Times New Roman" w:eastAsia="Times New Roman" w:hAnsi="Times New Roman" w:cs="Times New Roman"/>
                <w:sz w:val="28"/>
                <w:szCs w:val="28"/>
                <w:lang w:eastAsia="ru-RU"/>
              </w:rPr>
            </w:rPrChange>
          </w:rPr>
          <w:t xml:space="preserve"> </w:t>
        </w:r>
        <w:r>
          <w:rPr>
            <w:rFonts w:ascii="Times New Roman" w:eastAsia="Times New Roman" w:hAnsi="Times New Roman" w:cs="Times New Roman"/>
            <w:sz w:val="28"/>
            <w:szCs w:val="28"/>
            <w:lang w:eastAsia="ru-RU"/>
          </w:rPr>
          <w:t>отправки</w:t>
        </w:r>
        <w:r w:rsidRPr="009974B9">
          <w:rPr>
            <w:rFonts w:ascii="Times New Roman" w:eastAsia="Times New Roman" w:hAnsi="Times New Roman" w:cs="Times New Roman"/>
            <w:sz w:val="28"/>
            <w:szCs w:val="28"/>
            <w:lang w:val="en-US" w:eastAsia="ru-RU"/>
            <w:rPrChange w:id="3055" w:author="Юлия Новокшанова" w:date="2020-02-23T22:12:00Z">
              <w:rPr>
                <w:rFonts w:ascii="Times New Roman" w:eastAsia="Times New Roman" w:hAnsi="Times New Roman" w:cs="Times New Roman"/>
                <w:sz w:val="28"/>
                <w:szCs w:val="28"/>
                <w:lang w:eastAsia="ru-RU"/>
              </w:rPr>
            </w:rPrChange>
          </w:rPr>
          <w:t xml:space="preserve"> </w:t>
        </w:r>
        <w:r>
          <w:rPr>
            <w:rFonts w:ascii="Times New Roman" w:eastAsia="Times New Roman" w:hAnsi="Times New Roman" w:cs="Times New Roman"/>
            <w:sz w:val="28"/>
            <w:szCs w:val="28"/>
            <w:lang w:eastAsia="ru-RU"/>
          </w:rPr>
          <w:t>сообщений</w:t>
        </w:r>
        <w:r w:rsidRPr="009974B9">
          <w:rPr>
            <w:rFonts w:ascii="Times New Roman" w:eastAsia="Times New Roman" w:hAnsi="Times New Roman" w:cs="Times New Roman"/>
            <w:sz w:val="28"/>
            <w:szCs w:val="28"/>
            <w:lang w:val="en-US" w:eastAsia="ru-RU"/>
            <w:rPrChange w:id="3056" w:author="Юлия Новокшанова" w:date="2020-02-23T22:12:00Z">
              <w:rPr>
                <w:rFonts w:ascii="Times New Roman" w:eastAsia="Times New Roman" w:hAnsi="Times New Roman" w:cs="Times New Roman"/>
                <w:sz w:val="28"/>
                <w:szCs w:val="28"/>
                <w:lang w:eastAsia="ru-RU"/>
              </w:rPr>
            </w:rPrChange>
          </w:rPr>
          <w:t>:</w:t>
        </w:r>
      </w:ins>
    </w:p>
    <w:p w14:paraId="34C42890" w14:textId="77777777" w:rsidR="009974B9" w:rsidRDefault="009974B9" w:rsidP="008E77A2">
      <w:pPr>
        <w:spacing w:before="100" w:beforeAutospacing="1" w:after="100" w:afterAutospacing="1" w:line="360" w:lineRule="auto"/>
        <w:jc w:val="both"/>
        <w:rPr>
          <w:ins w:id="3057" w:author="Юлия Новокшанова" w:date="2020-02-23T22:12:00Z"/>
          <w:rFonts w:ascii="Times New Roman" w:eastAsia="Times New Roman" w:hAnsi="Times New Roman" w:cs="Times New Roman"/>
          <w:sz w:val="28"/>
          <w:szCs w:val="28"/>
          <w:lang w:val="en-US" w:eastAsia="ru-RU"/>
        </w:rPr>
      </w:pPr>
    </w:p>
    <w:p w14:paraId="6454D9FA" w14:textId="77777777" w:rsidR="009974B9" w:rsidRPr="009974B9" w:rsidRDefault="009974B9" w:rsidP="00997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058" w:author="Юлия Новокшанова" w:date="2020-02-23T22:12:00Z"/>
          <w:rFonts w:ascii="Menlo" w:eastAsia="Times New Roman" w:hAnsi="Menlo" w:cs="Menlo"/>
          <w:color w:val="000000"/>
          <w:sz w:val="20"/>
          <w:szCs w:val="20"/>
          <w:lang w:val="en-US" w:eastAsia="ru-RU"/>
          <w:rPrChange w:id="3059" w:author="Юлия Новокшанова" w:date="2020-02-23T22:12:00Z">
            <w:rPr>
              <w:ins w:id="3060" w:author="Юлия Новокшанова" w:date="2020-02-23T22:12:00Z"/>
              <w:rFonts w:ascii="Menlo" w:eastAsia="Times New Roman" w:hAnsi="Menlo" w:cs="Menlo"/>
              <w:color w:val="000000"/>
              <w:sz w:val="20"/>
              <w:szCs w:val="20"/>
              <w:lang w:eastAsia="ru-RU"/>
            </w:rPr>
          </w:rPrChange>
        </w:rPr>
      </w:pPr>
      <w:ins w:id="3061" w:author="Юлия Новокшанова" w:date="2020-02-23T22:12:00Z">
        <w:r w:rsidRPr="009974B9">
          <w:rPr>
            <w:rFonts w:ascii="Menlo" w:eastAsia="Times New Roman" w:hAnsi="Menlo" w:cs="Menlo"/>
            <w:b/>
            <w:bCs/>
            <w:color w:val="000080"/>
            <w:sz w:val="20"/>
            <w:szCs w:val="20"/>
            <w:lang w:val="en-US" w:eastAsia="ru-RU"/>
            <w:rPrChange w:id="3062" w:author="Юлия Новокшанова" w:date="2020-02-23T22:12:00Z">
              <w:rPr>
                <w:rFonts w:ascii="Menlo" w:eastAsia="Times New Roman" w:hAnsi="Menlo" w:cs="Menlo"/>
                <w:b/>
                <w:bCs/>
                <w:color w:val="000080"/>
                <w:sz w:val="20"/>
                <w:szCs w:val="20"/>
                <w:lang w:eastAsia="ru-RU"/>
              </w:rPr>
            </w:rPrChange>
          </w:rPr>
          <w:t xml:space="preserve">import </w:t>
        </w:r>
        <w:r w:rsidRPr="009974B9">
          <w:rPr>
            <w:rFonts w:ascii="Menlo" w:eastAsia="Times New Roman" w:hAnsi="Menlo" w:cs="Menlo"/>
            <w:color w:val="000000"/>
            <w:sz w:val="20"/>
            <w:szCs w:val="20"/>
            <w:lang w:val="en-US" w:eastAsia="ru-RU"/>
            <w:rPrChange w:id="3063" w:author="Юлия Новокшанова" w:date="2020-02-23T22:12:00Z">
              <w:rPr>
                <w:rFonts w:ascii="Menlo" w:eastAsia="Times New Roman" w:hAnsi="Menlo" w:cs="Menlo"/>
                <w:color w:val="000000"/>
                <w:sz w:val="20"/>
                <w:szCs w:val="20"/>
                <w:lang w:eastAsia="ru-RU"/>
              </w:rPr>
            </w:rPrChange>
          </w:rPr>
          <w:t>smtplib</w:t>
        </w:r>
        <w:r w:rsidRPr="009974B9">
          <w:rPr>
            <w:rFonts w:ascii="Menlo" w:eastAsia="Times New Roman" w:hAnsi="Menlo" w:cs="Menlo"/>
            <w:color w:val="000000"/>
            <w:sz w:val="20"/>
            <w:szCs w:val="20"/>
            <w:lang w:val="en-US" w:eastAsia="ru-RU"/>
            <w:rPrChange w:id="3064"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b/>
            <w:bCs/>
            <w:color w:val="000080"/>
            <w:sz w:val="20"/>
            <w:szCs w:val="20"/>
            <w:lang w:val="en-US" w:eastAsia="ru-RU"/>
            <w:rPrChange w:id="3065" w:author="Юлия Новокшанова" w:date="2020-02-23T22:12:00Z">
              <w:rPr>
                <w:rFonts w:ascii="Menlo" w:eastAsia="Times New Roman" w:hAnsi="Menlo" w:cs="Menlo"/>
                <w:b/>
                <w:bCs/>
                <w:color w:val="000080"/>
                <w:sz w:val="20"/>
                <w:szCs w:val="20"/>
                <w:lang w:eastAsia="ru-RU"/>
              </w:rPr>
            </w:rPrChange>
          </w:rPr>
          <w:t xml:space="preserve">from </w:t>
        </w:r>
        <w:r w:rsidRPr="009974B9">
          <w:rPr>
            <w:rFonts w:ascii="Menlo" w:eastAsia="Times New Roman" w:hAnsi="Menlo" w:cs="Menlo"/>
            <w:color w:val="000000"/>
            <w:sz w:val="20"/>
            <w:szCs w:val="20"/>
            <w:lang w:val="en-US" w:eastAsia="ru-RU"/>
            <w:rPrChange w:id="3066" w:author="Юлия Новокшанова" w:date="2020-02-23T22:12:00Z">
              <w:rPr>
                <w:rFonts w:ascii="Menlo" w:eastAsia="Times New Roman" w:hAnsi="Menlo" w:cs="Menlo"/>
                <w:color w:val="000000"/>
                <w:sz w:val="20"/>
                <w:szCs w:val="20"/>
                <w:lang w:eastAsia="ru-RU"/>
              </w:rPr>
            </w:rPrChange>
          </w:rPr>
          <w:t xml:space="preserve">email.mime.multipart </w:t>
        </w:r>
        <w:r w:rsidRPr="009974B9">
          <w:rPr>
            <w:rFonts w:ascii="Menlo" w:eastAsia="Times New Roman" w:hAnsi="Menlo" w:cs="Menlo"/>
            <w:b/>
            <w:bCs/>
            <w:color w:val="000080"/>
            <w:sz w:val="20"/>
            <w:szCs w:val="20"/>
            <w:lang w:val="en-US" w:eastAsia="ru-RU"/>
            <w:rPrChange w:id="3067" w:author="Юлия Новокшанова" w:date="2020-02-23T22:12:00Z">
              <w:rPr>
                <w:rFonts w:ascii="Menlo" w:eastAsia="Times New Roman" w:hAnsi="Menlo" w:cs="Menlo"/>
                <w:b/>
                <w:bCs/>
                <w:color w:val="000080"/>
                <w:sz w:val="20"/>
                <w:szCs w:val="20"/>
                <w:lang w:eastAsia="ru-RU"/>
              </w:rPr>
            </w:rPrChange>
          </w:rPr>
          <w:t xml:space="preserve">import </w:t>
        </w:r>
        <w:r w:rsidRPr="009974B9">
          <w:rPr>
            <w:rFonts w:ascii="Menlo" w:eastAsia="Times New Roman" w:hAnsi="Menlo" w:cs="Menlo"/>
            <w:color w:val="000000"/>
            <w:sz w:val="20"/>
            <w:szCs w:val="20"/>
            <w:lang w:val="en-US" w:eastAsia="ru-RU"/>
            <w:rPrChange w:id="3068" w:author="Юлия Новокшанова" w:date="2020-02-23T22:12:00Z">
              <w:rPr>
                <w:rFonts w:ascii="Menlo" w:eastAsia="Times New Roman" w:hAnsi="Menlo" w:cs="Menlo"/>
                <w:color w:val="000000"/>
                <w:sz w:val="20"/>
                <w:szCs w:val="20"/>
                <w:lang w:eastAsia="ru-RU"/>
              </w:rPr>
            </w:rPrChange>
          </w:rPr>
          <w:t xml:space="preserve">MIMEMultipart      </w:t>
        </w:r>
        <w:r w:rsidRPr="009974B9">
          <w:rPr>
            <w:rFonts w:ascii="Menlo" w:eastAsia="Times New Roman" w:hAnsi="Menlo" w:cs="Menlo"/>
            <w:color w:val="000000"/>
            <w:sz w:val="20"/>
            <w:szCs w:val="20"/>
            <w:lang w:val="en-US" w:eastAsia="ru-RU"/>
            <w:rPrChange w:id="3069"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b/>
            <w:bCs/>
            <w:color w:val="000080"/>
            <w:sz w:val="20"/>
            <w:szCs w:val="20"/>
            <w:lang w:val="en-US" w:eastAsia="ru-RU"/>
            <w:rPrChange w:id="3070" w:author="Юлия Новокшанова" w:date="2020-02-23T22:12:00Z">
              <w:rPr>
                <w:rFonts w:ascii="Menlo" w:eastAsia="Times New Roman" w:hAnsi="Menlo" w:cs="Menlo"/>
                <w:b/>
                <w:bCs/>
                <w:color w:val="000080"/>
                <w:sz w:val="20"/>
                <w:szCs w:val="20"/>
                <w:lang w:eastAsia="ru-RU"/>
              </w:rPr>
            </w:rPrChange>
          </w:rPr>
          <w:t xml:space="preserve">from </w:t>
        </w:r>
        <w:r w:rsidRPr="009974B9">
          <w:rPr>
            <w:rFonts w:ascii="Menlo" w:eastAsia="Times New Roman" w:hAnsi="Menlo" w:cs="Menlo"/>
            <w:color w:val="000000"/>
            <w:sz w:val="20"/>
            <w:szCs w:val="20"/>
            <w:lang w:val="en-US" w:eastAsia="ru-RU"/>
            <w:rPrChange w:id="3071" w:author="Юлия Новокшанова" w:date="2020-02-23T22:12:00Z">
              <w:rPr>
                <w:rFonts w:ascii="Menlo" w:eastAsia="Times New Roman" w:hAnsi="Menlo" w:cs="Menlo"/>
                <w:color w:val="000000"/>
                <w:sz w:val="20"/>
                <w:szCs w:val="20"/>
                <w:lang w:eastAsia="ru-RU"/>
              </w:rPr>
            </w:rPrChange>
          </w:rPr>
          <w:t xml:space="preserve">email.mime.text </w:t>
        </w:r>
        <w:r w:rsidRPr="009974B9">
          <w:rPr>
            <w:rFonts w:ascii="Menlo" w:eastAsia="Times New Roman" w:hAnsi="Menlo" w:cs="Menlo"/>
            <w:b/>
            <w:bCs/>
            <w:color w:val="000080"/>
            <w:sz w:val="20"/>
            <w:szCs w:val="20"/>
            <w:lang w:val="en-US" w:eastAsia="ru-RU"/>
            <w:rPrChange w:id="3072" w:author="Юлия Новокшанова" w:date="2020-02-23T22:12:00Z">
              <w:rPr>
                <w:rFonts w:ascii="Menlo" w:eastAsia="Times New Roman" w:hAnsi="Menlo" w:cs="Menlo"/>
                <w:b/>
                <w:bCs/>
                <w:color w:val="000080"/>
                <w:sz w:val="20"/>
                <w:szCs w:val="20"/>
                <w:lang w:eastAsia="ru-RU"/>
              </w:rPr>
            </w:rPrChange>
          </w:rPr>
          <w:t xml:space="preserve">import </w:t>
        </w:r>
        <w:r w:rsidRPr="009974B9">
          <w:rPr>
            <w:rFonts w:ascii="Menlo" w:eastAsia="Times New Roman" w:hAnsi="Menlo" w:cs="Menlo"/>
            <w:color w:val="000000"/>
            <w:sz w:val="20"/>
            <w:szCs w:val="20"/>
            <w:lang w:val="en-US" w:eastAsia="ru-RU"/>
            <w:rPrChange w:id="3073" w:author="Юлия Новокшанова" w:date="2020-02-23T22:12:00Z">
              <w:rPr>
                <w:rFonts w:ascii="Menlo" w:eastAsia="Times New Roman" w:hAnsi="Menlo" w:cs="Menlo"/>
                <w:color w:val="000000"/>
                <w:sz w:val="20"/>
                <w:szCs w:val="20"/>
                <w:lang w:eastAsia="ru-RU"/>
              </w:rPr>
            </w:rPrChange>
          </w:rPr>
          <w:t xml:space="preserve">MIMEText                </w:t>
        </w:r>
        <w:r w:rsidRPr="009974B9">
          <w:rPr>
            <w:rFonts w:ascii="Menlo" w:eastAsia="Times New Roman" w:hAnsi="Menlo" w:cs="Menlo"/>
            <w:color w:val="000000"/>
            <w:sz w:val="20"/>
            <w:szCs w:val="20"/>
            <w:lang w:val="en-US" w:eastAsia="ru-RU"/>
            <w:rPrChange w:id="3074"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b/>
            <w:bCs/>
            <w:color w:val="000080"/>
            <w:sz w:val="20"/>
            <w:szCs w:val="20"/>
            <w:lang w:val="en-US" w:eastAsia="ru-RU"/>
            <w:rPrChange w:id="3075" w:author="Юлия Новокшанова" w:date="2020-02-23T22:12:00Z">
              <w:rPr>
                <w:rFonts w:ascii="Menlo" w:eastAsia="Times New Roman" w:hAnsi="Menlo" w:cs="Menlo"/>
                <w:b/>
                <w:bCs/>
                <w:color w:val="000080"/>
                <w:sz w:val="20"/>
                <w:szCs w:val="20"/>
                <w:lang w:eastAsia="ru-RU"/>
              </w:rPr>
            </w:rPrChange>
          </w:rPr>
          <w:t xml:space="preserve">from </w:t>
        </w:r>
        <w:r w:rsidRPr="009974B9">
          <w:rPr>
            <w:rFonts w:ascii="Menlo" w:eastAsia="Times New Roman" w:hAnsi="Menlo" w:cs="Menlo"/>
            <w:color w:val="000000"/>
            <w:sz w:val="20"/>
            <w:szCs w:val="20"/>
            <w:lang w:val="en-US" w:eastAsia="ru-RU"/>
            <w:rPrChange w:id="3076" w:author="Юлия Новокшанова" w:date="2020-02-23T22:12:00Z">
              <w:rPr>
                <w:rFonts w:ascii="Menlo" w:eastAsia="Times New Roman" w:hAnsi="Menlo" w:cs="Menlo"/>
                <w:color w:val="000000"/>
                <w:sz w:val="20"/>
                <w:szCs w:val="20"/>
                <w:lang w:eastAsia="ru-RU"/>
              </w:rPr>
            </w:rPrChange>
          </w:rPr>
          <w:t xml:space="preserve">email.mime.image </w:t>
        </w:r>
        <w:r w:rsidRPr="009974B9">
          <w:rPr>
            <w:rFonts w:ascii="Menlo" w:eastAsia="Times New Roman" w:hAnsi="Menlo" w:cs="Menlo"/>
            <w:b/>
            <w:bCs/>
            <w:color w:val="000080"/>
            <w:sz w:val="20"/>
            <w:szCs w:val="20"/>
            <w:lang w:val="en-US" w:eastAsia="ru-RU"/>
            <w:rPrChange w:id="3077" w:author="Юлия Новокшанова" w:date="2020-02-23T22:12:00Z">
              <w:rPr>
                <w:rFonts w:ascii="Menlo" w:eastAsia="Times New Roman" w:hAnsi="Menlo" w:cs="Menlo"/>
                <w:b/>
                <w:bCs/>
                <w:color w:val="000080"/>
                <w:sz w:val="20"/>
                <w:szCs w:val="20"/>
                <w:lang w:eastAsia="ru-RU"/>
              </w:rPr>
            </w:rPrChange>
          </w:rPr>
          <w:t xml:space="preserve">import </w:t>
        </w:r>
        <w:r w:rsidRPr="009974B9">
          <w:rPr>
            <w:rFonts w:ascii="Menlo" w:eastAsia="Times New Roman" w:hAnsi="Menlo" w:cs="Menlo"/>
            <w:color w:val="000000"/>
            <w:sz w:val="20"/>
            <w:szCs w:val="20"/>
            <w:lang w:val="en-US" w:eastAsia="ru-RU"/>
            <w:rPrChange w:id="3078" w:author="Юлия Новокшанова" w:date="2020-02-23T22:12:00Z">
              <w:rPr>
                <w:rFonts w:ascii="Menlo" w:eastAsia="Times New Roman" w:hAnsi="Menlo" w:cs="Menlo"/>
                <w:color w:val="000000"/>
                <w:sz w:val="20"/>
                <w:szCs w:val="20"/>
                <w:lang w:eastAsia="ru-RU"/>
              </w:rPr>
            </w:rPrChange>
          </w:rPr>
          <w:t>MIMEImage</w:t>
        </w:r>
        <w:r w:rsidRPr="009974B9">
          <w:rPr>
            <w:rFonts w:ascii="Menlo" w:eastAsia="Times New Roman" w:hAnsi="Menlo" w:cs="Menlo"/>
            <w:color w:val="000000"/>
            <w:sz w:val="20"/>
            <w:szCs w:val="20"/>
            <w:lang w:val="en-US" w:eastAsia="ru-RU"/>
            <w:rPrChange w:id="3079"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b/>
            <w:bCs/>
            <w:color w:val="000080"/>
            <w:sz w:val="20"/>
            <w:szCs w:val="20"/>
            <w:lang w:val="en-US" w:eastAsia="ru-RU"/>
            <w:rPrChange w:id="3080" w:author="Юлия Новокшанова" w:date="2020-02-23T22:12:00Z">
              <w:rPr>
                <w:rFonts w:ascii="Menlo" w:eastAsia="Times New Roman" w:hAnsi="Menlo" w:cs="Menlo"/>
                <w:b/>
                <w:bCs/>
                <w:color w:val="000080"/>
                <w:sz w:val="20"/>
                <w:szCs w:val="20"/>
                <w:lang w:eastAsia="ru-RU"/>
              </w:rPr>
            </w:rPrChange>
          </w:rPr>
          <w:t xml:space="preserve">def </w:t>
        </w:r>
        <w:r w:rsidRPr="009974B9">
          <w:rPr>
            <w:rFonts w:ascii="Menlo" w:eastAsia="Times New Roman" w:hAnsi="Menlo" w:cs="Menlo"/>
            <w:color w:val="000000"/>
            <w:sz w:val="20"/>
            <w:szCs w:val="20"/>
            <w:lang w:val="en-US" w:eastAsia="ru-RU"/>
            <w:rPrChange w:id="3081" w:author="Юлия Новокшанова" w:date="2020-02-23T22:12:00Z">
              <w:rPr>
                <w:rFonts w:ascii="Menlo" w:eastAsia="Times New Roman" w:hAnsi="Menlo" w:cs="Menlo"/>
                <w:color w:val="000000"/>
                <w:sz w:val="20"/>
                <w:szCs w:val="20"/>
                <w:lang w:eastAsia="ru-RU"/>
              </w:rPr>
            </w:rPrChange>
          </w:rPr>
          <w:t>send_massege(addr_to, time, day, user, doctor):</w:t>
        </w:r>
        <w:r w:rsidRPr="009974B9">
          <w:rPr>
            <w:rFonts w:ascii="Menlo" w:eastAsia="Times New Roman" w:hAnsi="Menlo" w:cs="Menlo"/>
            <w:color w:val="000000"/>
            <w:sz w:val="20"/>
            <w:szCs w:val="20"/>
            <w:lang w:val="en-US" w:eastAsia="ru-RU"/>
            <w:rPrChange w:id="3082" w:author="Юлия Новокшанова" w:date="2020-02-23T22:12:00Z">
              <w:rPr>
                <w:rFonts w:ascii="Menlo" w:eastAsia="Times New Roman" w:hAnsi="Menlo" w:cs="Menlo"/>
                <w:color w:val="000000"/>
                <w:sz w:val="20"/>
                <w:szCs w:val="20"/>
                <w:lang w:eastAsia="ru-RU"/>
              </w:rPr>
            </w:rPrChange>
          </w:rPr>
          <w:br/>
          <w:t xml:space="preserve">    addr_from = </w:t>
        </w:r>
        <w:r w:rsidRPr="009974B9">
          <w:rPr>
            <w:rFonts w:ascii="Menlo" w:eastAsia="Times New Roman" w:hAnsi="Menlo" w:cs="Menlo"/>
            <w:b/>
            <w:bCs/>
            <w:color w:val="008080"/>
            <w:sz w:val="20"/>
            <w:szCs w:val="20"/>
            <w:lang w:val="en-US" w:eastAsia="ru-RU"/>
            <w:rPrChange w:id="3083" w:author="Юлия Новокшанова" w:date="2020-02-23T22:12:00Z">
              <w:rPr>
                <w:rFonts w:ascii="Menlo" w:eastAsia="Times New Roman" w:hAnsi="Menlo" w:cs="Menlo"/>
                <w:b/>
                <w:bCs/>
                <w:color w:val="008080"/>
                <w:sz w:val="20"/>
                <w:szCs w:val="20"/>
                <w:lang w:eastAsia="ru-RU"/>
              </w:rPr>
            </w:rPrChange>
          </w:rPr>
          <w:t>"</w:t>
        </w:r>
      </w:ins>
      <w:ins w:id="3084" w:author="Юлия Новокшанова" w:date="2020-02-23T22:13:00Z">
        <w:r>
          <w:rPr>
            <w:rFonts w:ascii="Menlo" w:eastAsia="Times New Roman" w:hAnsi="Menlo" w:cs="Menlo"/>
            <w:b/>
            <w:bCs/>
            <w:color w:val="008080"/>
            <w:sz w:val="20"/>
            <w:szCs w:val="20"/>
            <w:lang w:val="en-US" w:eastAsia="ru-RU"/>
          </w:rPr>
          <w:t>********</w:t>
        </w:r>
      </w:ins>
      <w:ins w:id="3085" w:author="Юлия Новокшанова" w:date="2020-02-23T22:12:00Z">
        <w:r w:rsidRPr="009974B9">
          <w:rPr>
            <w:rFonts w:ascii="Menlo" w:eastAsia="Times New Roman" w:hAnsi="Menlo" w:cs="Menlo"/>
            <w:b/>
            <w:bCs/>
            <w:color w:val="008080"/>
            <w:sz w:val="20"/>
            <w:szCs w:val="20"/>
            <w:lang w:val="en-US" w:eastAsia="ru-RU"/>
            <w:rPrChange w:id="3086" w:author="Юлия Новокшанова" w:date="2020-02-23T22:12:00Z">
              <w:rPr>
                <w:rFonts w:ascii="Menlo" w:eastAsia="Times New Roman" w:hAnsi="Menlo" w:cs="Menlo"/>
                <w:b/>
                <w:bCs/>
                <w:color w:val="008080"/>
                <w:sz w:val="20"/>
                <w:szCs w:val="20"/>
                <w:lang w:eastAsia="ru-RU"/>
              </w:rPr>
            </w:rPrChange>
          </w:rPr>
          <w:t xml:space="preserve">"                 </w:t>
        </w:r>
        <w:r w:rsidRPr="009974B9">
          <w:rPr>
            <w:rFonts w:ascii="Menlo" w:eastAsia="Times New Roman" w:hAnsi="Menlo" w:cs="Menlo"/>
            <w:b/>
            <w:bCs/>
            <w:color w:val="008080"/>
            <w:sz w:val="20"/>
            <w:szCs w:val="20"/>
            <w:lang w:val="en-US" w:eastAsia="ru-RU"/>
            <w:rPrChange w:id="3087" w:author="Юлия Новокшанова" w:date="2020-02-23T22:12:00Z">
              <w:rPr>
                <w:rFonts w:ascii="Menlo" w:eastAsia="Times New Roman" w:hAnsi="Menlo" w:cs="Menlo"/>
                <w:b/>
                <w:bCs/>
                <w:color w:val="008080"/>
                <w:sz w:val="20"/>
                <w:szCs w:val="20"/>
                <w:lang w:eastAsia="ru-RU"/>
              </w:rPr>
            </w:rPrChange>
          </w:rPr>
          <w:br/>
          <w:t xml:space="preserve">    </w:t>
        </w:r>
        <w:r w:rsidRPr="009974B9">
          <w:rPr>
            <w:rFonts w:ascii="Menlo" w:eastAsia="Times New Roman" w:hAnsi="Menlo" w:cs="Menlo"/>
            <w:i/>
            <w:iCs/>
            <w:color w:val="808080"/>
            <w:sz w:val="20"/>
            <w:szCs w:val="20"/>
            <w:lang w:val="en-US" w:eastAsia="ru-RU"/>
            <w:rPrChange w:id="3088" w:author="Юлия Новокшанова" w:date="2020-02-23T22:12:00Z">
              <w:rPr>
                <w:rFonts w:ascii="Menlo" w:eastAsia="Times New Roman" w:hAnsi="Menlo" w:cs="Menlo"/>
                <w:i/>
                <w:iCs/>
                <w:color w:val="808080"/>
                <w:sz w:val="20"/>
                <w:szCs w:val="20"/>
                <w:lang w:eastAsia="ru-RU"/>
              </w:rPr>
            </w:rPrChange>
          </w:rPr>
          <w:br/>
          <w:t xml:space="preserve">    </w:t>
        </w:r>
        <w:r w:rsidRPr="009974B9">
          <w:rPr>
            <w:rFonts w:ascii="Menlo" w:eastAsia="Times New Roman" w:hAnsi="Menlo" w:cs="Menlo"/>
            <w:color w:val="000000"/>
            <w:sz w:val="20"/>
            <w:szCs w:val="20"/>
            <w:lang w:val="en-US" w:eastAsia="ru-RU"/>
            <w:rPrChange w:id="3089" w:author="Юлия Новокшанова" w:date="2020-02-23T22:12:00Z">
              <w:rPr>
                <w:rFonts w:ascii="Menlo" w:eastAsia="Times New Roman" w:hAnsi="Menlo" w:cs="Menlo"/>
                <w:color w:val="000000"/>
                <w:sz w:val="20"/>
                <w:szCs w:val="20"/>
                <w:lang w:eastAsia="ru-RU"/>
              </w:rPr>
            </w:rPrChange>
          </w:rPr>
          <w:t xml:space="preserve">password  = </w:t>
        </w:r>
        <w:r w:rsidRPr="009974B9">
          <w:rPr>
            <w:rFonts w:ascii="Menlo" w:eastAsia="Times New Roman" w:hAnsi="Menlo" w:cs="Menlo"/>
            <w:b/>
            <w:bCs/>
            <w:color w:val="008080"/>
            <w:sz w:val="20"/>
            <w:szCs w:val="20"/>
            <w:lang w:val="en-US" w:eastAsia="ru-RU"/>
            <w:rPrChange w:id="3090" w:author="Юлия Новокшанова" w:date="2020-02-23T22:12:00Z">
              <w:rPr>
                <w:rFonts w:ascii="Menlo" w:eastAsia="Times New Roman" w:hAnsi="Menlo" w:cs="Menlo"/>
                <w:b/>
                <w:bCs/>
                <w:color w:val="008080"/>
                <w:sz w:val="20"/>
                <w:szCs w:val="20"/>
                <w:lang w:eastAsia="ru-RU"/>
              </w:rPr>
            </w:rPrChange>
          </w:rPr>
          <w:t>"</w:t>
        </w:r>
        <w:r>
          <w:rPr>
            <w:rFonts w:ascii="Menlo" w:eastAsia="Times New Roman" w:hAnsi="Menlo" w:cs="Menlo"/>
            <w:b/>
            <w:bCs/>
            <w:color w:val="008080"/>
            <w:sz w:val="20"/>
            <w:szCs w:val="20"/>
            <w:lang w:val="en-US" w:eastAsia="ru-RU"/>
          </w:rPr>
          <w:t>********</w:t>
        </w:r>
        <w:r w:rsidRPr="009974B9">
          <w:rPr>
            <w:rFonts w:ascii="Menlo" w:eastAsia="Times New Roman" w:hAnsi="Menlo" w:cs="Menlo"/>
            <w:b/>
            <w:bCs/>
            <w:color w:val="008080"/>
            <w:sz w:val="20"/>
            <w:szCs w:val="20"/>
            <w:lang w:val="en-US" w:eastAsia="ru-RU"/>
            <w:rPrChange w:id="3091" w:author="Юлия Новокшанова" w:date="2020-02-23T22:12:00Z">
              <w:rPr>
                <w:rFonts w:ascii="Menlo" w:eastAsia="Times New Roman" w:hAnsi="Menlo" w:cs="Menlo"/>
                <w:b/>
                <w:bCs/>
                <w:color w:val="008080"/>
                <w:sz w:val="20"/>
                <w:szCs w:val="20"/>
                <w:lang w:eastAsia="ru-RU"/>
              </w:rPr>
            </w:rPrChange>
          </w:rPr>
          <w:t xml:space="preserve">"                                 </w:t>
        </w:r>
        <w:r w:rsidRPr="009974B9">
          <w:rPr>
            <w:rFonts w:ascii="Menlo" w:eastAsia="Times New Roman" w:hAnsi="Menlo" w:cs="Menlo"/>
            <w:b/>
            <w:bCs/>
            <w:color w:val="008080"/>
            <w:sz w:val="20"/>
            <w:szCs w:val="20"/>
            <w:lang w:val="en-US" w:eastAsia="ru-RU"/>
            <w:rPrChange w:id="3092" w:author="Юлия Новокшанова" w:date="2020-02-23T22:12:00Z">
              <w:rPr>
                <w:rFonts w:ascii="Menlo" w:eastAsia="Times New Roman" w:hAnsi="Menlo" w:cs="Menlo"/>
                <w:b/>
                <w:bCs/>
                <w:color w:val="008080"/>
                <w:sz w:val="20"/>
                <w:szCs w:val="20"/>
                <w:lang w:eastAsia="ru-RU"/>
              </w:rPr>
            </w:rPrChange>
          </w:rPr>
          <w:br/>
        </w:r>
        <w:r w:rsidRPr="009974B9">
          <w:rPr>
            <w:rFonts w:ascii="Menlo" w:eastAsia="Times New Roman" w:hAnsi="Menlo" w:cs="Menlo"/>
            <w:b/>
            <w:bCs/>
            <w:color w:val="008080"/>
            <w:sz w:val="20"/>
            <w:szCs w:val="20"/>
            <w:lang w:val="en-US" w:eastAsia="ru-RU"/>
            <w:rPrChange w:id="3093" w:author="Юлия Новокшанова" w:date="2020-02-23T22:12:00Z">
              <w:rPr>
                <w:rFonts w:ascii="Menlo" w:eastAsia="Times New Roman" w:hAnsi="Menlo" w:cs="Menlo"/>
                <w:b/>
                <w:bCs/>
                <w:color w:val="008080"/>
                <w:sz w:val="20"/>
                <w:szCs w:val="20"/>
                <w:lang w:eastAsia="ru-RU"/>
              </w:rPr>
            </w:rPrChange>
          </w:rPr>
          <w:br/>
          <w:t xml:space="preserve">    </w:t>
        </w:r>
        <w:r w:rsidRPr="009974B9">
          <w:rPr>
            <w:rFonts w:ascii="Menlo" w:eastAsia="Times New Roman" w:hAnsi="Menlo" w:cs="Menlo"/>
            <w:color w:val="000000"/>
            <w:sz w:val="20"/>
            <w:szCs w:val="20"/>
            <w:lang w:val="en-US" w:eastAsia="ru-RU"/>
            <w:rPrChange w:id="3094" w:author="Юлия Новокшанова" w:date="2020-02-23T22:12:00Z">
              <w:rPr>
                <w:rFonts w:ascii="Menlo" w:eastAsia="Times New Roman" w:hAnsi="Menlo" w:cs="Menlo"/>
                <w:color w:val="000000"/>
                <w:sz w:val="20"/>
                <w:szCs w:val="20"/>
                <w:lang w:eastAsia="ru-RU"/>
              </w:rPr>
            </w:rPrChange>
          </w:rPr>
          <w:t xml:space="preserve">msg = MIMEMultipart()                               </w:t>
        </w:r>
        <w:r w:rsidRPr="009974B9">
          <w:rPr>
            <w:rFonts w:ascii="Menlo" w:eastAsia="Times New Roman" w:hAnsi="Menlo" w:cs="Menlo"/>
            <w:color w:val="000000"/>
            <w:sz w:val="20"/>
            <w:szCs w:val="20"/>
            <w:lang w:val="en-US" w:eastAsia="ru-RU"/>
            <w:rPrChange w:id="3095" w:author="Юлия Новокшанова" w:date="2020-02-23T22:12:00Z">
              <w:rPr>
                <w:rFonts w:ascii="Menlo" w:eastAsia="Times New Roman" w:hAnsi="Menlo" w:cs="Menlo"/>
                <w:color w:val="000000"/>
                <w:sz w:val="20"/>
                <w:szCs w:val="20"/>
                <w:lang w:eastAsia="ru-RU"/>
              </w:rPr>
            </w:rPrChange>
          </w:rPr>
          <w:br/>
          <w:t xml:space="preserve">    msg[</w:t>
        </w:r>
        <w:r w:rsidRPr="009974B9">
          <w:rPr>
            <w:rFonts w:ascii="Menlo" w:eastAsia="Times New Roman" w:hAnsi="Menlo" w:cs="Menlo"/>
            <w:b/>
            <w:bCs/>
            <w:color w:val="008080"/>
            <w:sz w:val="20"/>
            <w:szCs w:val="20"/>
            <w:lang w:val="en-US" w:eastAsia="ru-RU"/>
            <w:rPrChange w:id="3096" w:author="Юлия Новокшанова" w:date="2020-02-23T22:12:00Z">
              <w:rPr>
                <w:rFonts w:ascii="Menlo" w:eastAsia="Times New Roman" w:hAnsi="Menlo" w:cs="Menlo"/>
                <w:b/>
                <w:bCs/>
                <w:color w:val="008080"/>
                <w:sz w:val="20"/>
                <w:szCs w:val="20"/>
                <w:lang w:eastAsia="ru-RU"/>
              </w:rPr>
            </w:rPrChange>
          </w:rPr>
          <w:t>'From'</w:t>
        </w:r>
        <w:r w:rsidRPr="009974B9">
          <w:rPr>
            <w:rFonts w:ascii="Menlo" w:eastAsia="Times New Roman" w:hAnsi="Menlo" w:cs="Menlo"/>
            <w:color w:val="000000"/>
            <w:sz w:val="20"/>
            <w:szCs w:val="20"/>
            <w:lang w:val="en-US" w:eastAsia="ru-RU"/>
            <w:rPrChange w:id="3097" w:author="Юлия Новокшанова" w:date="2020-02-23T22:12:00Z">
              <w:rPr>
                <w:rFonts w:ascii="Menlo" w:eastAsia="Times New Roman" w:hAnsi="Menlo" w:cs="Menlo"/>
                <w:color w:val="000000"/>
                <w:sz w:val="20"/>
                <w:szCs w:val="20"/>
                <w:lang w:eastAsia="ru-RU"/>
              </w:rPr>
            </w:rPrChange>
          </w:rPr>
          <w:t xml:space="preserve">]    = addr_from                          </w:t>
        </w:r>
        <w:r w:rsidRPr="009974B9">
          <w:rPr>
            <w:rFonts w:ascii="Menlo" w:eastAsia="Times New Roman" w:hAnsi="Menlo" w:cs="Menlo"/>
            <w:color w:val="000000"/>
            <w:sz w:val="20"/>
            <w:szCs w:val="20"/>
            <w:lang w:val="en-US" w:eastAsia="ru-RU"/>
            <w:rPrChange w:id="3098" w:author="Юлия Новокшанова" w:date="2020-02-23T22:12:00Z">
              <w:rPr>
                <w:rFonts w:ascii="Menlo" w:eastAsia="Times New Roman" w:hAnsi="Menlo" w:cs="Menlo"/>
                <w:color w:val="000000"/>
                <w:sz w:val="20"/>
                <w:szCs w:val="20"/>
                <w:lang w:eastAsia="ru-RU"/>
              </w:rPr>
            </w:rPrChange>
          </w:rPr>
          <w:br/>
          <w:t xml:space="preserve">    msg[</w:t>
        </w:r>
        <w:r w:rsidRPr="009974B9">
          <w:rPr>
            <w:rFonts w:ascii="Menlo" w:eastAsia="Times New Roman" w:hAnsi="Menlo" w:cs="Menlo"/>
            <w:b/>
            <w:bCs/>
            <w:color w:val="008080"/>
            <w:sz w:val="20"/>
            <w:szCs w:val="20"/>
            <w:lang w:val="en-US" w:eastAsia="ru-RU"/>
            <w:rPrChange w:id="3099" w:author="Юлия Новокшанова" w:date="2020-02-23T22:12:00Z">
              <w:rPr>
                <w:rFonts w:ascii="Menlo" w:eastAsia="Times New Roman" w:hAnsi="Menlo" w:cs="Menlo"/>
                <w:b/>
                <w:bCs/>
                <w:color w:val="008080"/>
                <w:sz w:val="20"/>
                <w:szCs w:val="20"/>
                <w:lang w:eastAsia="ru-RU"/>
              </w:rPr>
            </w:rPrChange>
          </w:rPr>
          <w:t>'To'</w:t>
        </w:r>
        <w:r w:rsidRPr="009974B9">
          <w:rPr>
            <w:rFonts w:ascii="Menlo" w:eastAsia="Times New Roman" w:hAnsi="Menlo" w:cs="Menlo"/>
            <w:color w:val="000000"/>
            <w:sz w:val="20"/>
            <w:szCs w:val="20"/>
            <w:lang w:val="en-US" w:eastAsia="ru-RU"/>
            <w:rPrChange w:id="3100" w:author="Юлия Новокшанова" w:date="2020-02-23T22:12:00Z">
              <w:rPr>
                <w:rFonts w:ascii="Menlo" w:eastAsia="Times New Roman" w:hAnsi="Menlo" w:cs="Menlo"/>
                <w:color w:val="000000"/>
                <w:sz w:val="20"/>
                <w:szCs w:val="20"/>
                <w:lang w:eastAsia="ru-RU"/>
              </w:rPr>
            </w:rPrChange>
          </w:rPr>
          <w:t xml:space="preserve">]      = addr_to                            </w:t>
        </w:r>
        <w:r w:rsidRPr="009974B9">
          <w:rPr>
            <w:rFonts w:ascii="Menlo" w:eastAsia="Times New Roman" w:hAnsi="Menlo" w:cs="Menlo"/>
            <w:color w:val="000000"/>
            <w:sz w:val="20"/>
            <w:szCs w:val="20"/>
            <w:lang w:val="en-US" w:eastAsia="ru-RU"/>
            <w:rPrChange w:id="3101" w:author="Юлия Новокшанова" w:date="2020-02-23T22:12:00Z">
              <w:rPr>
                <w:rFonts w:ascii="Menlo" w:eastAsia="Times New Roman" w:hAnsi="Menlo" w:cs="Menlo"/>
                <w:color w:val="000000"/>
                <w:sz w:val="20"/>
                <w:szCs w:val="20"/>
                <w:lang w:eastAsia="ru-RU"/>
              </w:rPr>
            </w:rPrChange>
          </w:rPr>
          <w:br/>
          <w:t xml:space="preserve">    msg[</w:t>
        </w:r>
        <w:r w:rsidRPr="009974B9">
          <w:rPr>
            <w:rFonts w:ascii="Menlo" w:eastAsia="Times New Roman" w:hAnsi="Menlo" w:cs="Menlo"/>
            <w:b/>
            <w:bCs/>
            <w:color w:val="008080"/>
            <w:sz w:val="20"/>
            <w:szCs w:val="20"/>
            <w:lang w:val="en-US" w:eastAsia="ru-RU"/>
            <w:rPrChange w:id="3102" w:author="Юлия Новокшанова" w:date="2020-02-23T22:12:00Z">
              <w:rPr>
                <w:rFonts w:ascii="Menlo" w:eastAsia="Times New Roman" w:hAnsi="Menlo" w:cs="Menlo"/>
                <w:b/>
                <w:bCs/>
                <w:color w:val="008080"/>
                <w:sz w:val="20"/>
                <w:szCs w:val="20"/>
                <w:lang w:eastAsia="ru-RU"/>
              </w:rPr>
            </w:rPrChange>
          </w:rPr>
          <w:t>'Subject'</w:t>
        </w:r>
        <w:r w:rsidRPr="009974B9">
          <w:rPr>
            <w:rFonts w:ascii="Menlo" w:eastAsia="Times New Roman" w:hAnsi="Menlo" w:cs="Menlo"/>
            <w:color w:val="000000"/>
            <w:sz w:val="20"/>
            <w:szCs w:val="20"/>
            <w:lang w:val="en-US" w:eastAsia="ru-RU"/>
            <w:rPrChange w:id="3103" w:author="Юлия Новокшанова" w:date="2020-02-23T22:12:00Z">
              <w:rPr>
                <w:rFonts w:ascii="Menlo" w:eastAsia="Times New Roman" w:hAnsi="Menlo" w:cs="Menlo"/>
                <w:color w:val="000000"/>
                <w:sz w:val="20"/>
                <w:szCs w:val="20"/>
                <w:lang w:eastAsia="ru-RU"/>
              </w:rPr>
            </w:rPrChange>
          </w:rPr>
          <w:t xml:space="preserve">] = </w:t>
        </w:r>
        <w:r w:rsidRPr="009974B9">
          <w:rPr>
            <w:rFonts w:ascii="Menlo" w:eastAsia="Times New Roman" w:hAnsi="Menlo" w:cs="Menlo"/>
            <w:b/>
            <w:bCs/>
            <w:color w:val="008080"/>
            <w:sz w:val="20"/>
            <w:szCs w:val="20"/>
            <w:lang w:val="en-US" w:eastAsia="ru-RU"/>
            <w:rPrChange w:id="3104" w:author="Юлия Новокшанова" w:date="2020-02-23T22:12:00Z">
              <w:rPr>
                <w:rFonts w:ascii="Menlo" w:eastAsia="Times New Roman" w:hAnsi="Menlo" w:cs="Menlo"/>
                <w:b/>
                <w:bCs/>
                <w:color w:val="008080"/>
                <w:sz w:val="20"/>
                <w:szCs w:val="20"/>
                <w:lang w:eastAsia="ru-RU"/>
              </w:rPr>
            </w:rPrChange>
          </w:rPr>
          <w:t>'</w:t>
        </w:r>
        <w:r w:rsidRPr="009974B9">
          <w:rPr>
            <w:rFonts w:ascii="Menlo" w:eastAsia="Times New Roman" w:hAnsi="Menlo" w:cs="Menlo"/>
            <w:b/>
            <w:bCs/>
            <w:color w:val="008080"/>
            <w:sz w:val="20"/>
            <w:szCs w:val="20"/>
            <w:lang w:eastAsia="ru-RU"/>
          </w:rPr>
          <w:t>Запись</w:t>
        </w:r>
        <w:r w:rsidRPr="009974B9">
          <w:rPr>
            <w:rFonts w:ascii="Menlo" w:eastAsia="Times New Roman" w:hAnsi="Menlo" w:cs="Menlo"/>
            <w:b/>
            <w:bCs/>
            <w:color w:val="008080"/>
            <w:sz w:val="20"/>
            <w:szCs w:val="20"/>
            <w:lang w:val="en-US" w:eastAsia="ru-RU"/>
            <w:rPrChange w:id="3105" w:author="Юлия Новокшанова" w:date="2020-02-23T22:12:00Z">
              <w:rPr>
                <w:rFonts w:ascii="Menlo" w:eastAsia="Times New Roman" w:hAnsi="Menlo" w:cs="Menlo"/>
                <w:b/>
                <w:bCs/>
                <w:color w:val="008080"/>
                <w:sz w:val="20"/>
                <w:szCs w:val="20"/>
                <w:lang w:eastAsia="ru-RU"/>
              </w:rPr>
            </w:rPrChange>
          </w:rPr>
          <w:t xml:space="preserve"> </w:t>
        </w:r>
        <w:r w:rsidRPr="009974B9">
          <w:rPr>
            <w:rFonts w:ascii="Menlo" w:eastAsia="Times New Roman" w:hAnsi="Menlo" w:cs="Menlo"/>
            <w:b/>
            <w:bCs/>
            <w:color w:val="008080"/>
            <w:sz w:val="20"/>
            <w:szCs w:val="20"/>
            <w:lang w:eastAsia="ru-RU"/>
          </w:rPr>
          <w:t>на</w:t>
        </w:r>
        <w:r w:rsidRPr="009974B9">
          <w:rPr>
            <w:rFonts w:ascii="Menlo" w:eastAsia="Times New Roman" w:hAnsi="Menlo" w:cs="Menlo"/>
            <w:b/>
            <w:bCs/>
            <w:color w:val="008080"/>
            <w:sz w:val="20"/>
            <w:szCs w:val="20"/>
            <w:lang w:val="en-US" w:eastAsia="ru-RU"/>
            <w:rPrChange w:id="3106" w:author="Юлия Новокшанова" w:date="2020-02-23T22:12:00Z">
              <w:rPr>
                <w:rFonts w:ascii="Menlo" w:eastAsia="Times New Roman" w:hAnsi="Menlo" w:cs="Menlo"/>
                <w:b/>
                <w:bCs/>
                <w:color w:val="008080"/>
                <w:sz w:val="20"/>
                <w:szCs w:val="20"/>
                <w:lang w:eastAsia="ru-RU"/>
              </w:rPr>
            </w:rPrChange>
          </w:rPr>
          <w:t xml:space="preserve"> </w:t>
        </w:r>
        <w:r w:rsidRPr="009974B9">
          <w:rPr>
            <w:rFonts w:ascii="Menlo" w:eastAsia="Times New Roman" w:hAnsi="Menlo" w:cs="Menlo"/>
            <w:b/>
            <w:bCs/>
            <w:color w:val="008080"/>
            <w:sz w:val="20"/>
            <w:szCs w:val="20"/>
            <w:lang w:eastAsia="ru-RU"/>
          </w:rPr>
          <w:t>прием</w:t>
        </w:r>
        <w:r w:rsidRPr="009974B9">
          <w:rPr>
            <w:rFonts w:ascii="Menlo" w:eastAsia="Times New Roman" w:hAnsi="Menlo" w:cs="Menlo"/>
            <w:b/>
            <w:bCs/>
            <w:color w:val="008080"/>
            <w:sz w:val="20"/>
            <w:szCs w:val="20"/>
            <w:lang w:val="en-US" w:eastAsia="ru-RU"/>
            <w:rPrChange w:id="3107" w:author="Юлия Новокшанова" w:date="2020-02-23T22:12:00Z">
              <w:rPr>
                <w:rFonts w:ascii="Menlo" w:eastAsia="Times New Roman" w:hAnsi="Menlo" w:cs="Menlo"/>
                <w:b/>
                <w:bCs/>
                <w:color w:val="008080"/>
                <w:sz w:val="20"/>
                <w:szCs w:val="20"/>
                <w:lang w:eastAsia="ru-RU"/>
              </w:rPr>
            </w:rPrChange>
          </w:rPr>
          <w:t xml:space="preserve">'                  </w:t>
        </w:r>
        <w:r w:rsidRPr="009974B9">
          <w:rPr>
            <w:rFonts w:ascii="Menlo" w:eastAsia="Times New Roman" w:hAnsi="Menlo" w:cs="Menlo"/>
            <w:b/>
            <w:bCs/>
            <w:color w:val="008080"/>
            <w:sz w:val="20"/>
            <w:szCs w:val="20"/>
            <w:lang w:val="en-US" w:eastAsia="ru-RU"/>
            <w:rPrChange w:id="3108" w:author="Юлия Новокшанова" w:date="2020-02-23T22:12:00Z">
              <w:rPr>
                <w:rFonts w:ascii="Menlo" w:eastAsia="Times New Roman" w:hAnsi="Menlo" w:cs="Menlo"/>
                <w:b/>
                <w:bCs/>
                <w:color w:val="008080"/>
                <w:sz w:val="20"/>
                <w:szCs w:val="20"/>
                <w:lang w:eastAsia="ru-RU"/>
              </w:rPr>
            </w:rPrChange>
          </w:rPr>
          <w:br/>
        </w:r>
        <w:r w:rsidRPr="009974B9">
          <w:rPr>
            <w:rFonts w:ascii="Menlo" w:eastAsia="Times New Roman" w:hAnsi="Menlo" w:cs="Menlo"/>
            <w:b/>
            <w:bCs/>
            <w:color w:val="008080"/>
            <w:sz w:val="20"/>
            <w:szCs w:val="20"/>
            <w:lang w:val="en-US" w:eastAsia="ru-RU"/>
            <w:rPrChange w:id="3109" w:author="Юлия Новокшанова" w:date="2020-02-23T22:12:00Z">
              <w:rPr>
                <w:rFonts w:ascii="Menlo" w:eastAsia="Times New Roman" w:hAnsi="Menlo" w:cs="Menlo"/>
                <w:b/>
                <w:bCs/>
                <w:color w:val="008080"/>
                <w:sz w:val="20"/>
                <w:szCs w:val="20"/>
                <w:lang w:eastAsia="ru-RU"/>
              </w:rPr>
            </w:rPrChange>
          </w:rPr>
          <w:br/>
          <w:t xml:space="preserve">    </w:t>
        </w:r>
        <w:r w:rsidRPr="009974B9">
          <w:rPr>
            <w:rFonts w:ascii="Menlo" w:eastAsia="Times New Roman" w:hAnsi="Menlo" w:cs="Menlo"/>
            <w:color w:val="000000"/>
            <w:sz w:val="20"/>
            <w:szCs w:val="20"/>
            <w:lang w:val="en-US" w:eastAsia="ru-RU"/>
            <w:rPrChange w:id="3110" w:author="Юлия Новокшанова" w:date="2020-02-23T22:12:00Z">
              <w:rPr>
                <w:rFonts w:ascii="Menlo" w:eastAsia="Times New Roman" w:hAnsi="Menlo" w:cs="Menlo"/>
                <w:color w:val="000000"/>
                <w:sz w:val="20"/>
                <w:szCs w:val="20"/>
                <w:lang w:eastAsia="ru-RU"/>
              </w:rPr>
            </w:rPrChange>
          </w:rPr>
          <w:t xml:space="preserve">body = </w:t>
        </w:r>
        <w:r w:rsidRPr="009974B9">
          <w:rPr>
            <w:rFonts w:ascii="Menlo" w:eastAsia="Times New Roman" w:hAnsi="Menlo" w:cs="Menlo"/>
            <w:b/>
            <w:bCs/>
            <w:color w:val="008080"/>
            <w:sz w:val="20"/>
            <w:szCs w:val="20"/>
            <w:lang w:val="en-US" w:eastAsia="ru-RU"/>
            <w:rPrChange w:id="3111" w:author="Юлия Новокшанова" w:date="2020-02-23T22:12:00Z">
              <w:rPr>
                <w:rFonts w:ascii="Menlo" w:eastAsia="Times New Roman" w:hAnsi="Menlo" w:cs="Menlo"/>
                <w:b/>
                <w:bCs/>
                <w:color w:val="008080"/>
                <w:sz w:val="20"/>
                <w:szCs w:val="20"/>
                <w:lang w:eastAsia="ru-RU"/>
              </w:rPr>
            </w:rPrChange>
          </w:rPr>
          <w:t>f"</w:t>
        </w:r>
        <w:r w:rsidRPr="009974B9">
          <w:rPr>
            <w:rFonts w:ascii="Menlo" w:eastAsia="Times New Roman" w:hAnsi="Menlo" w:cs="Menlo"/>
            <w:b/>
            <w:bCs/>
            <w:color w:val="008080"/>
            <w:sz w:val="20"/>
            <w:szCs w:val="20"/>
            <w:lang w:eastAsia="ru-RU"/>
          </w:rPr>
          <w:t>Уважаемый</w:t>
        </w:r>
        <w:r w:rsidRPr="009974B9">
          <w:rPr>
            <w:rFonts w:ascii="Menlo" w:eastAsia="Times New Roman" w:hAnsi="Menlo" w:cs="Menlo"/>
            <w:b/>
            <w:bCs/>
            <w:color w:val="008080"/>
            <w:sz w:val="20"/>
            <w:szCs w:val="20"/>
            <w:lang w:val="en-US" w:eastAsia="ru-RU"/>
            <w:rPrChange w:id="3112" w:author="Юлия Новокшанова" w:date="2020-02-23T22:12:00Z">
              <w:rPr>
                <w:rFonts w:ascii="Menlo" w:eastAsia="Times New Roman" w:hAnsi="Menlo" w:cs="Menlo"/>
                <w:b/>
                <w:bCs/>
                <w:color w:val="008080"/>
                <w:sz w:val="20"/>
                <w:szCs w:val="20"/>
                <w:lang w:eastAsia="ru-RU"/>
              </w:rPr>
            </w:rPrChange>
          </w:rPr>
          <w:t xml:space="preserve">, </w:t>
        </w:r>
        <w:r w:rsidRPr="009974B9">
          <w:rPr>
            <w:rFonts w:ascii="Menlo" w:eastAsia="Times New Roman" w:hAnsi="Menlo" w:cs="Menlo"/>
            <w:b/>
            <w:bCs/>
            <w:color w:val="000080"/>
            <w:sz w:val="20"/>
            <w:szCs w:val="20"/>
            <w:lang w:val="en-US" w:eastAsia="ru-RU"/>
            <w:rPrChange w:id="3113" w:author="Юлия Новокшанова" w:date="2020-02-23T22:12:00Z">
              <w:rPr>
                <w:rFonts w:ascii="Menlo" w:eastAsia="Times New Roman" w:hAnsi="Menlo" w:cs="Menlo"/>
                <w:b/>
                <w:bCs/>
                <w:color w:val="000080"/>
                <w:sz w:val="20"/>
                <w:szCs w:val="20"/>
                <w:lang w:eastAsia="ru-RU"/>
              </w:rPr>
            </w:rPrChange>
          </w:rPr>
          <w:t>{</w:t>
        </w:r>
        <w:r w:rsidRPr="009974B9">
          <w:rPr>
            <w:rFonts w:ascii="Menlo" w:eastAsia="Times New Roman" w:hAnsi="Menlo" w:cs="Menlo"/>
            <w:color w:val="000000"/>
            <w:sz w:val="20"/>
            <w:szCs w:val="20"/>
            <w:lang w:val="en-US" w:eastAsia="ru-RU"/>
            <w:rPrChange w:id="3114" w:author="Юлия Новокшанова" w:date="2020-02-23T22:12:00Z">
              <w:rPr>
                <w:rFonts w:ascii="Menlo" w:eastAsia="Times New Roman" w:hAnsi="Menlo" w:cs="Menlo"/>
                <w:color w:val="000000"/>
                <w:sz w:val="20"/>
                <w:szCs w:val="20"/>
                <w:lang w:eastAsia="ru-RU"/>
              </w:rPr>
            </w:rPrChange>
          </w:rPr>
          <w:t>user</w:t>
        </w:r>
        <w:r w:rsidRPr="009974B9">
          <w:rPr>
            <w:rFonts w:ascii="Menlo" w:eastAsia="Times New Roman" w:hAnsi="Menlo" w:cs="Menlo"/>
            <w:b/>
            <w:bCs/>
            <w:color w:val="000080"/>
            <w:sz w:val="20"/>
            <w:szCs w:val="20"/>
            <w:lang w:val="en-US" w:eastAsia="ru-RU"/>
            <w:rPrChange w:id="3115" w:author="Юлия Новокшанова" w:date="2020-02-23T22:12:00Z">
              <w:rPr>
                <w:rFonts w:ascii="Menlo" w:eastAsia="Times New Roman" w:hAnsi="Menlo" w:cs="Menlo"/>
                <w:b/>
                <w:bCs/>
                <w:color w:val="000080"/>
                <w:sz w:val="20"/>
                <w:szCs w:val="20"/>
                <w:lang w:eastAsia="ru-RU"/>
              </w:rPr>
            </w:rPrChange>
          </w:rPr>
          <w:t>}</w:t>
        </w:r>
        <w:r w:rsidRPr="009974B9">
          <w:rPr>
            <w:rFonts w:ascii="Menlo" w:eastAsia="Times New Roman" w:hAnsi="Menlo" w:cs="Menlo"/>
            <w:b/>
            <w:bCs/>
            <w:color w:val="008080"/>
            <w:sz w:val="20"/>
            <w:szCs w:val="20"/>
            <w:lang w:val="en-US" w:eastAsia="ru-RU"/>
            <w:rPrChange w:id="3116" w:author="Юлия Новокшанова" w:date="2020-02-23T22:12:00Z">
              <w:rPr>
                <w:rFonts w:ascii="Menlo" w:eastAsia="Times New Roman" w:hAnsi="Menlo" w:cs="Menlo"/>
                <w:b/>
                <w:bCs/>
                <w:color w:val="008080"/>
                <w:sz w:val="20"/>
                <w:szCs w:val="20"/>
                <w:lang w:eastAsia="ru-RU"/>
              </w:rPr>
            </w:rPrChange>
          </w:rPr>
          <w:t xml:space="preserve">! </w:t>
        </w:r>
        <w:r w:rsidRPr="009974B9">
          <w:rPr>
            <w:rFonts w:ascii="Menlo" w:eastAsia="Times New Roman" w:hAnsi="Menlo" w:cs="Menlo"/>
            <w:b/>
            <w:bCs/>
            <w:color w:val="008080"/>
            <w:sz w:val="20"/>
            <w:szCs w:val="20"/>
            <w:lang w:eastAsia="ru-RU"/>
          </w:rPr>
          <w:t>Вы</w:t>
        </w:r>
        <w:r w:rsidRPr="009974B9">
          <w:rPr>
            <w:rFonts w:ascii="Menlo" w:eastAsia="Times New Roman" w:hAnsi="Menlo" w:cs="Menlo"/>
            <w:b/>
            <w:bCs/>
            <w:color w:val="008080"/>
            <w:sz w:val="20"/>
            <w:szCs w:val="20"/>
            <w:lang w:val="en-US" w:eastAsia="ru-RU"/>
            <w:rPrChange w:id="3117" w:author="Юлия Новокшанова" w:date="2020-02-23T22:12:00Z">
              <w:rPr>
                <w:rFonts w:ascii="Menlo" w:eastAsia="Times New Roman" w:hAnsi="Menlo" w:cs="Menlo"/>
                <w:b/>
                <w:bCs/>
                <w:color w:val="008080"/>
                <w:sz w:val="20"/>
                <w:szCs w:val="20"/>
                <w:lang w:eastAsia="ru-RU"/>
              </w:rPr>
            </w:rPrChange>
          </w:rPr>
          <w:t xml:space="preserve"> </w:t>
        </w:r>
        <w:r w:rsidRPr="009974B9">
          <w:rPr>
            <w:rFonts w:ascii="Menlo" w:eastAsia="Times New Roman" w:hAnsi="Menlo" w:cs="Menlo"/>
            <w:b/>
            <w:bCs/>
            <w:color w:val="008080"/>
            <w:sz w:val="20"/>
            <w:szCs w:val="20"/>
            <w:lang w:eastAsia="ru-RU"/>
          </w:rPr>
          <w:t>записаны</w:t>
        </w:r>
        <w:r w:rsidRPr="009974B9">
          <w:rPr>
            <w:rFonts w:ascii="Menlo" w:eastAsia="Times New Roman" w:hAnsi="Menlo" w:cs="Menlo"/>
            <w:b/>
            <w:bCs/>
            <w:color w:val="008080"/>
            <w:sz w:val="20"/>
            <w:szCs w:val="20"/>
            <w:lang w:val="en-US" w:eastAsia="ru-RU"/>
            <w:rPrChange w:id="3118" w:author="Юлия Новокшанова" w:date="2020-02-23T22:12:00Z">
              <w:rPr>
                <w:rFonts w:ascii="Menlo" w:eastAsia="Times New Roman" w:hAnsi="Menlo" w:cs="Menlo"/>
                <w:b/>
                <w:bCs/>
                <w:color w:val="008080"/>
                <w:sz w:val="20"/>
                <w:szCs w:val="20"/>
                <w:lang w:eastAsia="ru-RU"/>
              </w:rPr>
            </w:rPrChange>
          </w:rPr>
          <w:t xml:space="preserve"> </w:t>
        </w:r>
        <w:r w:rsidRPr="009974B9">
          <w:rPr>
            <w:rFonts w:ascii="Menlo" w:eastAsia="Times New Roman" w:hAnsi="Menlo" w:cs="Menlo"/>
            <w:b/>
            <w:bCs/>
            <w:color w:val="008080"/>
            <w:sz w:val="20"/>
            <w:szCs w:val="20"/>
            <w:lang w:eastAsia="ru-RU"/>
          </w:rPr>
          <w:t>на</w:t>
        </w:r>
        <w:r w:rsidRPr="009974B9">
          <w:rPr>
            <w:rFonts w:ascii="Menlo" w:eastAsia="Times New Roman" w:hAnsi="Menlo" w:cs="Menlo"/>
            <w:b/>
            <w:bCs/>
            <w:color w:val="008080"/>
            <w:sz w:val="20"/>
            <w:szCs w:val="20"/>
            <w:lang w:val="en-US" w:eastAsia="ru-RU"/>
            <w:rPrChange w:id="3119" w:author="Юлия Новокшанова" w:date="2020-02-23T22:12:00Z">
              <w:rPr>
                <w:rFonts w:ascii="Menlo" w:eastAsia="Times New Roman" w:hAnsi="Menlo" w:cs="Menlo"/>
                <w:b/>
                <w:bCs/>
                <w:color w:val="008080"/>
                <w:sz w:val="20"/>
                <w:szCs w:val="20"/>
                <w:lang w:eastAsia="ru-RU"/>
              </w:rPr>
            </w:rPrChange>
          </w:rPr>
          <w:t xml:space="preserve"> </w:t>
        </w:r>
        <w:r w:rsidRPr="009974B9">
          <w:rPr>
            <w:rFonts w:ascii="Menlo" w:eastAsia="Times New Roman" w:hAnsi="Menlo" w:cs="Menlo"/>
            <w:b/>
            <w:bCs/>
            <w:color w:val="008080"/>
            <w:sz w:val="20"/>
            <w:szCs w:val="20"/>
            <w:lang w:eastAsia="ru-RU"/>
          </w:rPr>
          <w:t>прием</w:t>
        </w:r>
        <w:r w:rsidRPr="009974B9">
          <w:rPr>
            <w:rFonts w:ascii="Menlo" w:eastAsia="Times New Roman" w:hAnsi="Menlo" w:cs="Menlo"/>
            <w:b/>
            <w:bCs/>
            <w:color w:val="008080"/>
            <w:sz w:val="20"/>
            <w:szCs w:val="20"/>
            <w:lang w:val="en-US" w:eastAsia="ru-RU"/>
            <w:rPrChange w:id="3120" w:author="Юлия Новокшанова" w:date="2020-02-23T22:12:00Z">
              <w:rPr>
                <w:rFonts w:ascii="Menlo" w:eastAsia="Times New Roman" w:hAnsi="Menlo" w:cs="Menlo"/>
                <w:b/>
                <w:bCs/>
                <w:color w:val="008080"/>
                <w:sz w:val="20"/>
                <w:szCs w:val="20"/>
                <w:lang w:eastAsia="ru-RU"/>
              </w:rPr>
            </w:rPrChange>
          </w:rPr>
          <w:t xml:space="preserve"> </w:t>
        </w:r>
        <w:r w:rsidRPr="009974B9">
          <w:rPr>
            <w:rFonts w:ascii="Menlo" w:eastAsia="Times New Roman" w:hAnsi="Menlo" w:cs="Menlo"/>
            <w:b/>
            <w:bCs/>
            <w:color w:val="008080"/>
            <w:sz w:val="20"/>
            <w:szCs w:val="20"/>
            <w:lang w:eastAsia="ru-RU"/>
          </w:rPr>
          <w:t>к</w:t>
        </w:r>
        <w:r w:rsidRPr="009974B9">
          <w:rPr>
            <w:rFonts w:ascii="Menlo" w:eastAsia="Times New Roman" w:hAnsi="Menlo" w:cs="Menlo"/>
            <w:b/>
            <w:bCs/>
            <w:color w:val="008080"/>
            <w:sz w:val="20"/>
            <w:szCs w:val="20"/>
            <w:lang w:val="en-US" w:eastAsia="ru-RU"/>
            <w:rPrChange w:id="3121" w:author="Юлия Новокшанова" w:date="2020-02-23T22:12:00Z">
              <w:rPr>
                <w:rFonts w:ascii="Menlo" w:eastAsia="Times New Roman" w:hAnsi="Menlo" w:cs="Menlo"/>
                <w:b/>
                <w:bCs/>
                <w:color w:val="008080"/>
                <w:sz w:val="20"/>
                <w:szCs w:val="20"/>
                <w:lang w:eastAsia="ru-RU"/>
              </w:rPr>
            </w:rPrChange>
          </w:rPr>
          <w:t xml:space="preserve"> </w:t>
        </w:r>
        <w:r w:rsidRPr="009974B9">
          <w:rPr>
            <w:rFonts w:ascii="Menlo" w:eastAsia="Times New Roman" w:hAnsi="Menlo" w:cs="Menlo"/>
            <w:b/>
            <w:bCs/>
            <w:color w:val="000080"/>
            <w:sz w:val="20"/>
            <w:szCs w:val="20"/>
            <w:lang w:val="en-US" w:eastAsia="ru-RU"/>
            <w:rPrChange w:id="3122" w:author="Юлия Новокшанова" w:date="2020-02-23T22:12:00Z">
              <w:rPr>
                <w:rFonts w:ascii="Menlo" w:eastAsia="Times New Roman" w:hAnsi="Menlo" w:cs="Menlo"/>
                <w:b/>
                <w:bCs/>
                <w:color w:val="000080"/>
                <w:sz w:val="20"/>
                <w:szCs w:val="20"/>
                <w:lang w:eastAsia="ru-RU"/>
              </w:rPr>
            </w:rPrChange>
          </w:rPr>
          <w:t>{</w:t>
        </w:r>
        <w:r w:rsidRPr="009974B9">
          <w:rPr>
            <w:rFonts w:ascii="Menlo" w:eastAsia="Times New Roman" w:hAnsi="Menlo" w:cs="Menlo"/>
            <w:color w:val="000000"/>
            <w:sz w:val="20"/>
            <w:szCs w:val="20"/>
            <w:lang w:val="en-US" w:eastAsia="ru-RU"/>
            <w:rPrChange w:id="3123" w:author="Юлия Новокшанова" w:date="2020-02-23T22:12:00Z">
              <w:rPr>
                <w:rFonts w:ascii="Menlo" w:eastAsia="Times New Roman" w:hAnsi="Menlo" w:cs="Menlo"/>
                <w:color w:val="000000"/>
                <w:sz w:val="20"/>
                <w:szCs w:val="20"/>
                <w:lang w:eastAsia="ru-RU"/>
              </w:rPr>
            </w:rPrChange>
          </w:rPr>
          <w:t>doctor</w:t>
        </w:r>
        <w:r w:rsidRPr="009974B9">
          <w:rPr>
            <w:rFonts w:ascii="Menlo" w:eastAsia="Times New Roman" w:hAnsi="Menlo" w:cs="Menlo"/>
            <w:b/>
            <w:bCs/>
            <w:color w:val="000080"/>
            <w:sz w:val="20"/>
            <w:szCs w:val="20"/>
            <w:lang w:val="en-US" w:eastAsia="ru-RU"/>
            <w:rPrChange w:id="3124" w:author="Юлия Новокшанова" w:date="2020-02-23T22:12:00Z">
              <w:rPr>
                <w:rFonts w:ascii="Menlo" w:eastAsia="Times New Roman" w:hAnsi="Menlo" w:cs="Menlo"/>
                <w:b/>
                <w:bCs/>
                <w:color w:val="000080"/>
                <w:sz w:val="20"/>
                <w:szCs w:val="20"/>
                <w:lang w:eastAsia="ru-RU"/>
              </w:rPr>
            </w:rPrChange>
          </w:rPr>
          <w:t>}</w:t>
        </w:r>
        <w:r w:rsidRPr="009974B9">
          <w:rPr>
            <w:rFonts w:ascii="Menlo" w:eastAsia="Times New Roman" w:hAnsi="Menlo" w:cs="Menlo"/>
            <w:b/>
            <w:bCs/>
            <w:color w:val="008080"/>
            <w:sz w:val="20"/>
            <w:szCs w:val="20"/>
            <w:lang w:val="en-US" w:eastAsia="ru-RU"/>
            <w:rPrChange w:id="3125" w:author="Юлия Новокшанова" w:date="2020-02-23T22:12:00Z">
              <w:rPr>
                <w:rFonts w:ascii="Menlo" w:eastAsia="Times New Roman" w:hAnsi="Menlo" w:cs="Menlo"/>
                <w:b/>
                <w:bCs/>
                <w:color w:val="008080"/>
                <w:sz w:val="20"/>
                <w:szCs w:val="20"/>
                <w:lang w:eastAsia="ru-RU"/>
              </w:rPr>
            </w:rPrChange>
          </w:rPr>
          <w:t xml:space="preserve"> </w:t>
        </w:r>
        <w:r w:rsidRPr="009974B9">
          <w:rPr>
            <w:rFonts w:ascii="Menlo" w:eastAsia="Times New Roman" w:hAnsi="Menlo" w:cs="Menlo"/>
            <w:b/>
            <w:bCs/>
            <w:color w:val="008080"/>
            <w:sz w:val="20"/>
            <w:szCs w:val="20"/>
            <w:lang w:eastAsia="ru-RU"/>
          </w:rPr>
          <w:t>на</w:t>
        </w:r>
        <w:r w:rsidRPr="009974B9">
          <w:rPr>
            <w:rFonts w:ascii="Menlo" w:eastAsia="Times New Roman" w:hAnsi="Menlo" w:cs="Menlo"/>
            <w:b/>
            <w:bCs/>
            <w:color w:val="008080"/>
            <w:sz w:val="20"/>
            <w:szCs w:val="20"/>
            <w:lang w:val="en-US" w:eastAsia="ru-RU"/>
            <w:rPrChange w:id="3126" w:author="Юлия Новокшанова" w:date="2020-02-23T22:12:00Z">
              <w:rPr>
                <w:rFonts w:ascii="Menlo" w:eastAsia="Times New Roman" w:hAnsi="Menlo" w:cs="Menlo"/>
                <w:b/>
                <w:bCs/>
                <w:color w:val="008080"/>
                <w:sz w:val="20"/>
                <w:szCs w:val="20"/>
                <w:lang w:eastAsia="ru-RU"/>
              </w:rPr>
            </w:rPrChange>
          </w:rPr>
          <w:t xml:space="preserve"> </w:t>
        </w:r>
        <w:r w:rsidRPr="009974B9">
          <w:rPr>
            <w:rFonts w:ascii="Menlo" w:eastAsia="Times New Roman" w:hAnsi="Menlo" w:cs="Menlo"/>
            <w:b/>
            <w:bCs/>
            <w:color w:val="000080"/>
            <w:sz w:val="20"/>
            <w:szCs w:val="20"/>
            <w:lang w:val="en-US" w:eastAsia="ru-RU"/>
            <w:rPrChange w:id="3127" w:author="Юлия Новокшанова" w:date="2020-02-23T22:12:00Z">
              <w:rPr>
                <w:rFonts w:ascii="Menlo" w:eastAsia="Times New Roman" w:hAnsi="Menlo" w:cs="Menlo"/>
                <w:b/>
                <w:bCs/>
                <w:color w:val="000080"/>
                <w:sz w:val="20"/>
                <w:szCs w:val="20"/>
                <w:lang w:eastAsia="ru-RU"/>
              </w:rPr>
            </w:rPrChange>
          </w:rPr>
          <w:t>{</w:t>
        </w:r>
        <w:r w:rsidRPr="009974B9">
          <w:rPr>
            <w:rFonts w:ascii="Menlo" w:eastAsia="Times New Roman" w:hAnsi="Menlo" w:cs="Menlo"/>
            <w:color w:val="000000"/>
            <w:sz w:val="20"/>
            <w:szCs w:val="20"/>
            <w:lang w:val="en-US" w:eastAsia="ru-RU"/>
            <w:rPrChange w:id="3128" w:author="Юлия Новокшанова" w:date="2020-02-23T22:12:00Z">
              <w:rPr>
                <w:rFonts w:ascii="Menlo" w:eastAsia="Times New Roman" w:hAnsi="Menlo" w:cs="Menlo"/>
                <w:color w:val="000000"/>
                <w:sz w:val="20"/>
                <w:szCs w:val="20"/>
                <w:lang w:eastAsia="ru-RU"/>
              </w:rPr>
            </w:rPrChange>
          </w:rPr>
          <w:t>time</w:t>
        </w:r>
        <w:r w:rsidRPr="009974B9">
          <w:rPr>
            <w:rFonts w:ascii="Menlo" w:eastAsia="Times New Roman" w:hAnsi="Menlo" w:cs="Menlo"/>
            <w:b/>
            <w:bCs/>
            <w:color w:val="000080"/>
            <w:sz w:val="20"/>
            <w:szCs w:val="20"/>
            <w:lang w:val="en-US" w:eastAsia="ru-RU"/>
            <w:rPrChange w:id="3129" w:author="Юлия Новокшанова" w:date="2020-02-23T22:12:00Z">
              <w:rPr>
                <w:rFonts w:ascii="Menlo" w:eastAsia="Times New Roman" w:hAnsi="Menlo" w:cs="Menlo"/>
                <w:b/>
                <w:bCs/>
                <w:color w:val="000080"/>
                <w:sz w:val="20"/>
                <w:szCs w:val="20"/>
                <w:lang w:eastAsia="ru-RU"/>
              </w:rPr>
            </w:rPrChange>
          </w:rPr>
          <w:t>} {</w:t>
        </w:r>
        <w:r w:rsidRPr="009974B9">
          <w:rPr>
            <w:rFonts w:ascii="Menlo" w:eastAsia="Times New Roman" w:hAnsi="Menlo" w:cs="Menlo"/>
            <w:color w:val="000000"/>
            <w:sz w:val="20"/>
            <w:szCs w:val="20"/>
            <w:lang w:val="en-US" w:eastAsia="ru-RU"/>
            <w:rPrChange w:id="3130" w:author="Юлия Новокшанова" w:date="2020-02-23T22:12:00Z">
              <w:rPr>
                <w:rFonts w:ascii="Menlo" w:eastAsia="Times New Roman" w:hAnsi="Menlo" w:cs="Menlo"/>
                <w:color w:val="000000"/>
                <w:sz w:val="20"/>
                <w:szCs w:val="20"/>
                <w:lang w:eastAsia="ru-RU"/>
              </w:rPr>
            </w:rPrChange>
          </w:rPr>
          <w:t>day</w:t>
        </w:r>
        <w:r w:rsidRPr="009974B9">
          <w:rPr>
            <w:rFonts w:ascii="Menlo" w:eastAsia="Times New Roman" w:hAnsi="Menlo" w:cs="Menlo"/>
            <w:b/>
            <w:bCs/>
            <w:color w:val="000080"/>
            <w:sz w:val="20"/>
            <w:szCs w:val="20"/>
            <w:lang w:val="en-US" w:eastAsia="ru-RU"/>
            <w:rPrChange w:id="3131" w:author="Юлия Новокшанова" w:date="2020-02-23T22:12:00Z">
              <w:rPr>
                <w:rFonts w:ascii="Menlo" w:eastAsia="Times New Roman" w:hAnsi="Menlo" w:cs="Menlo"/>
                <w:b/>
                <w:bCs/>
                <w:color w:val="000080"/>
                <w:sz w:val="20"/>
                <w:szCs w:val="20"/>
                <w:lang w:eastAsia="ru-RU"/>
              </w:rPr>
            </w:rPrChange>
          </w:rPr>
          <w:t>}</w:t>
        </w:r>
        <w:r w:rsidRPr="009974B9">
          <w:rPr>
            <w:rFonts w:ascii="Menlo" w:eastAsia="Times New Roman" w:hAnsi="Menlo" w:cs="Menlo"/>
            <w:b/>
            <w:bCs/>
            <w:color w:val="008080"/>
            <w:sz w:val="20"/>
            <w:szCs w:val="20"/>
            <w:lang w:val="en-US" w:eastAsia="ru-RU"/>
            <w:rPrChange w:id="3132" w:author="Юлия Новокшанова" w:date="2020-02-23T22:12:00Z">
              <w:rPr>
                <w:rFonts w:ascii="Menlo" w:eastAsia="Times New Roman" w:hAnsi="Menlo" w:cs="Menlo"/>
                <w:b/>
                <w:bCs/>
                <w:color w:val="008080"/>
                <w:sz w:val="20"/>
                <w:szCs w:val="20"/>
                <w:lang w:eastAsia="ru-RU"/>
              </w:rPr>
            </w:rPrChange>
          </w:rPr>
          <w:t>"</w:t>
        </w:r>
        <w:r w:rsidRPr="009974B9">
          <w:rPr>
            <w:rFonts w:ascii="Menlo" w:eastAsia="Times New Roman" w:hAnsi="Menlo" w:cs="Menlo"/>
            <w:b/>
            <w:bCs/>
            <w:color w:val="008080"/>
            <w:sz w:val="20"/>
            <w:szCs w:val="20"/>
            <w:lang w:val="en-US" w:eastAsia="ru-RU"/>
            <w:rPrChange w:id="3133" w:author="Юлия Новокшанова" w:date="2020-02-23T22:12:00Z">
              <w:rPr>
                <w:rFonts w:ascii="Menlo" w:eastAsia="Times New Roman" w:hAnsi="Menlo" w:cs="Menlo"/>
                <w:b/>
                <w:bCs/>
                <w:color w:val="008080"/>
                <w:sz w:val="20"/>
                <w:szCs w:val="20"/>
                <w:lang w:eastAsia="ru-RU"/>
              </w:rPr>
            </w:rPrChange>
          </w:rPr>
          <w:br/>
          <w:t xml:space="preserve">    </w:t>
        </w:r>
        <w:r w:rsidRPr="009974B9">
          <w:rPr>
            <w:rFonts w:ascii="Menlo" w:eastAsia="Times New Roman" w:hAnsi="Menlo" w:cs="Menlo"/>
            <w:color w:val="000000"/>
            <w:sz w:val="20"/>
            <w:szCs w:val="20"/>
            <w:lang w:val="en-US" w:eastAsia="ru-RU"/>
            <w:rPrChange w:id="3134" w:author="Юлия Новокшанова" w:date="2020-02-23T22:12:00Z">
              <w:rPr>
                <w:rFonts w:ascii="Menlo" w:eastAsia="Times New Roman" w:hAnsi="Menlo" w:cs="Menlo"/>
                <w:color w:val="000000"/>
                <w:sz w:val="20"/>
                <w:szCs w:val="20"/>
                <w:lang w:eastAsia="ru-RU"/>
              </w:rPr>
            </w:rPrChange>
          </w:rPr>
          <w:t xml:space="preserve">msg.attach(MIMEText(body, </w:t>
        </w:r>
        <w:r w:rsidRPr="009974B9">
          <w:rPr>
            <w:rFonts w:ascii="Menlo" w:eastAsia="Times New Roman" w:hAnsi="Menlo" w:cs="Menlo"/>
            <w:b/>
            <w:bCs/>
            <w:color w:val="008080"/>
            <w:sz w:val="20"/>
            <w:szCs w:val="20"/>
            <w:lang w:val="en-US" w:eastAsia="ru-RU"/>
            <w:rPrChange w:id="3135" w:author="Юлия Новокшанова" w:date="2020-02-23T22:12:00Z">
              <w:rPr>
                <w:rFonts w:ascii="Menlo" w:eastAsia="Times New Roman" w:hAnsi="Menlo" w:cs="Menlo"/>
                <w:b/>
                <w:bCs/>
                <w:color w:val="008080"/>
                <w:sz w:val="20"/>
                <w:szCs w:val="20"/>
                <w:lang w:eastAsia="ru-RU"/>
              </w:rPr>
            </w:rPrChange>
          </w:rPr>
          <w:t>'plain'</w:t>
        </w:r>
        <w:r w:rsidRPr="009974B9">
          <w:rPr>
            <w:rFonts w:ascii="Menlo" w:eastAsia="Times New Roman" w:hAnsi="Menlo" w:cs="Menlo"/>
            <w:color w:val="000000"/>
            <w:sz w:val="20"/>
            <w:szCs w:val="20"/>
            <w:lang w:val="en-US" w:eastAsia="ru-RU"/>
            <w:rPrChange w:id="3136" w:author="Юлия Новокшанова" w:date="2020-02-23T22:12:00Z">
              <w:rPr>
                <w:rFonts w:ascii="Menlo" w:eastAsia="Times New Roman" w:hAnsi="Menlo" w:cs="Menlo"/>
                <w:color w:val="000000"/>
                <w:sz w:val="20"/>
                <w:szCs w:val="20"/>
                <w:lang w:eastAsia="ru-RU"/>
              </w:rPr>
            </w:rPrChange>
          </w:rPr>
          <w:t xml:space="preserve">))                 </w:t>
        </w:r>
        <w:r w:rsidRPr="009974B9">
          <w:rPr>
            <w:rFonts w:ascii="Menlo" w:eastAsia="Times New Roman" w:hAnsi="Menlo" w:cs="Menlo"/>
            <w:color w:val="000000"/>
            <w:sz w:val="20"/>
            <w:szCs w:val="20"/>
            <w:lang w:val="en-US" w:eastAsia="ru-RU"/>
            <w:rPrChange w:id="3137"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3138" w:author="Юлия Новокшанова" w:date="2020-02-23T22:12:00Z">
              <w:rPr>
                <w:rFonts w:ascii="Menlo" w:eastAsia="Times New Roman" w:hAnsi="Menlo" w:cs="Menlo"/>
                <w:color w:val="000000"/>
                <w:sz w:val="20"/>
                <w:szCs w:val="20"/>
                <w:lang w:eastAsia="ru-RU"/>
              </w:rPr>
            </w:rPrChange>
          </w:rPr>
          <w:br/>
        </w:r>
        <w:r w:rsidRPr="009974B9">
          <w:rPr>
            <w:rFonts w:ascii="Menlo" w:eastAsia="Times New Roman" w:hAnsi="Menlo" w:cs="Menlo"/>
            <w:color w:val="000000"/>
            <w:sz w:val="20"/>
            <w:szCs w:val="20"/>
            <w:lang w:val="en-US" w:eastAsia="ru-RU"/>
            <w:rPrChange w:id="3139" w:author="Юлия Новокшанова" w:date="2020-02-23T22:12:00Z">
              <w:rPr>
                <w:rFonts w:ascii="Menlo" w:eastAsia="Times New Roman" w:hAnsi="Menlo" w:cs="Menlo"/>
                <w:color w:val="000000"/>
                <w:sz w:val="20"/>
                <w:szCs w:val="20"/>
                <w:lang w:eastAsia="ru-RU"/>
              </w:rPr>
            </w:rPrChange>
          </w:rPr>
          <w:br/>
          <w:t xml:space="preserve">    smtpObj = smtplib.SMTP_SSL(</w:t>
        </w:r>
        <w:r w:rsidRPr="009974B9">
          <w:rPr>
            <w:rFonts w:ascii="Menlo" w:eastAsia="Times New Roman" w:hAnsi="Menlo" w:cs="Menlo"/>
            <w:b/>
            <w:bCs/>
            <w:color w:val="008080"/>
            <w:sz w:val="20"/>
            <w:szCs w:val="20"/>
            <w:lang w:val="en-US" w:eastAsia="ru-RU"/>
            <w:rPrChange w:id="3140" w:author="Юлия Новокшанова" w:date="2020-02-23T22:12:00Z">
              <w:rPr>
                <w:rFonts w:ascii="Menlo" w:eastAsia="Times New Roman" w:hAnsi="Menlo" w:cs="Menlo"/>
                <w:b/>
                <w:bCs/>
                <w:color w:val="008080"/>
                <w:sz w:val="20"/>
                <w:szCs w:val="20"/>
                <w:lang w:eastAsia="ru-RU"/>
              </w:rPr>
            </w:rPrChange>
          </w:rPr>
          <w:t>'smtp.mail.ru'</w:t>
        </w:r>
        <w:r w:rsidRPr="009974B9">
          <w:rPr>
            <w:rFonts w:ascii="Menlo" w:eastAsia="Times New Roman" w:hAnsi="Menlo" w:cs="Menlo"/>
            <w:color w:val="000000"/>
            <w:sz w:val="20"/>
            <w:szCs w:val="20"/>
            <w:lang w:val="en-US" w:eastAsia="ru-RU"/>
            <w:rPrChange w:id="3141" w:author="Юлия Новокшанова" w:date="2020-02-23T22:12:00Z">
              <w:rPr>
                <w:rFonts w:ascii="Menlo" w:eastAsia="Times New Roman" w:hAnsi="Menlo" w:cs="Menlo"/>
                <w:color w:val="000000"/>
                <w:sz w:val="20"/>
                <w:szCs w:val="20"/>
                <w:lang w:eastAsia="ru-RU"/>
              </w:rPr>
            </w:rPrChange>
          </w:rPr>
          <w:t xml:space="preserve">, </w:t>
        </w:r>
        <w:r w:rsidRPr="009974B9">
          <w:rPr>
            <w:rFonts w:ascii="Menlo" w:eastAsia="Times New Roman" w:hAnsi="Menlo" w:cs="Menlo"/>
            <w:color w:val="0000FF"/>
            <w:sz w:val="20"/>
            <w:szCs w:val="20"/>
            <w:lang w:val="en-US" w:eastAsia="ru-RU"/>
            <w:rPrChange w:id="3142" w:author="Юлия Новокшанова" w:date="2020-02-23T22:12:00Z">
              <w:rPr>
                <w:rFonts w:ascii="Menlo" w:eastAsia="Times New Roman" w:hAnsi="Menlo" w:cs="Menlo"/>
                <w:color w:val="0000FF"/>
                <w:sz w:val="20"/>
                <w:szCs w:val="20"/>
                <w:lang w:eastAsia="ru-RU"/>
              </w:rPr>
            </w:rPrChange>
          </w:rPr>
          <w:t>465</w:t>
        </w:r>
        <w:r w:rsidRPr="009974B9">
          <w:rPr>
            <w:rFonts w:ascii="Menlo" w:eastAsia="Times New Roman" w:hAnsi="Menlo" w:cs="Menlo"/>
            <w:color w:val="000000"/>
            <w:sz w:val="20"/>
            <w:szCs w:val="20"/>
            <w:lang w:val="en-US" w:eastAsia="ru-RU"/>
            <w:rPrChange w:id="3143" w:author="Юлия Новокшанова" w:date="2020-02-23T22:12:00Z">
              <w:rPr>
                <w:rFonts w:ascii="Menlo" w:eastAsia="Times New Roman" w:hAnsi="Menlo" w:cs="Menlo"/>
                <w:color w:val="000000"/>
                <w:sz w:val="20"/>
                <w:szCs w:val="20"/>
                <w:lang w:eastAsia="ru-RU"/>
              </w:rPr>
            </w:rPrChange>
          </w:rPr>
          <w:t>)</w:t>
        </w:r>
        <w:r w:rsidRPr="009974B9">
          <w:rPr>
            <w:rFonts w:ascii="Menlo" w:eastAsia="Times New Roman" w:hAnsi="Menlo" w:cs="Menlo"/>
            <w:color w:val="000000"/>
            <w:sz w:val="20"/>
            <w:szCs w:val="20"/>
            <w:lang w:val="en-US" w:eastAsia="ru-RU"/>
            <w:rPrChange w:id="3144" w:author="Юлия Новокшанова" w:date="2020-02-23T22:12:00Z">
              <w:rPr>
                <w:rFonts w:ascii="Menlo" w:eastAsia="Times New Roman" w:hAnsi="Menlo" w:cs="Menlo"/>
                <w:color w:val="000000"/>
                <w:sz w:val="20"/>
                <w:szCs w:val="20"/>
                <w:lang w:eastAsia="ru-RU"/>
              </w:rPr>
            </w:rPrChange>
          </w:rPr>
          <w:br/>
          <w:t xml:space="preserve">    smtpObj.login(addr_from, password)                   </w:t>
        </w:r>
        <w:r w:rsidRPr="009974B9">
          <w:rPr>
            <w:rFonts w:ascii="Menlo" w:eastAsia="Times New Roman" w:hAnsi="Menlo" w:cs="Menlo"/>
            <w:color w:val="000000"/>
            <w:sz w:val="20"/>
            <w:szCs w:val="20"/>
            <w:lang w:val="en-US" w:eastAsia="ru-RU"/>
            <w:rPrChange w:id="3145" w:author="Юлия Новокшанова" w:date="2020-02-23T22:12:00Z">
              <w:rPr>
                <w:rFonts w:ascii="Menlo" w:eastAsia="Times New Roman" w:hAnsi="Menlo" w:cs="Menlo"/>
                <w:color w:val="000000"/>
                <w:sz w:val="20"/>
                <w:szCs w:val="20"/>
                <w:lang w:eastAsia="ru-RU"/>
              </w:rPr>
            </w:rPrChange>
          </w:rPr>
          <w:br/>
          <w:t xml:space="preserve">    smtpObj.send_message(msg)     </w:t>
        </w:r>
      </w:ins>
    </w:p>
    <w:p w14:paraId="263B3878" w14:textId="77777777" w:rsidR="009974B9" w:rsidRPr="002E72B4" w:rsidRDefault="009974B9">
      <w:pPr>
        <w:spacing w:before="100" w:beforeAutospacing="1" w:after="100" w:afterAutospacing="1" w:line="360" w:lineRule="auto"/>
        <w:jc w:val="both"/>
        <w:rPr>
          <w:ins w:id="3146" w:author="Юлия Новокшанова" w:date="2020-02-23T21:57:00Z"/>
          <w:rFonts w:ascii="Times New Roman" w:eastAsia="Times New Roman" w:hAnsi="Times New Roman" w:cs="Times New Roman"/>
          <w:sz w:val="28"/>
          <w:szCs w:val="28"/>
          <w:lang w:eastAsia="ru-RU"/>
          <w:rPrChange w:id="3147" w:author="Юлия Новокшанова" w:date="2020-02-24T10:02:00Z">
            <w:rPr>
              <w:ins w:id="3148" w:author="Юлия Новокшанова" w:date="2020-02-23T21:57:00Z"/>
              <w:rFonts w:ascii="Times New Roman" w:eastAsia="Times New Roman" w:hAnsi="Times New Roman" w:cs="Times New Roman"/>
              <w:lang w:eastAsia="ru-RU"/>
            </w:rPr>
          </w:rPrChange>
        </w:rPr>
        <w:pPrChange w:id="3149" w:author="Юлия Новокшанова" w:date="2020-02-23T21:57:00Z">
          <w:pPr>
            <w:numPr>
              <w:numId w:val="4"/>
            </w:numPr>
            <w:tabs>
              <w:tab w:val="num" w:pos="720"/>
            </w:tabs>
            <w:spacing w:before="100" w:beforeAutospacing="1" w:after="100" w:afterAutospacing="1"/>
            <w:ind w:left="720" w:hanging="360"/>
          </w:pPr>
        </w:pPrChange>
      </w:pPr>
      <w:ins w:id="3150" w:author="Юлия Новокшанова" w:date="2020-02-23T22:12:00Z">
        <w:r>
          <w:rPr>
            <w:rFonts w:ascii="Times New Roman" w:eastAsia="Times New Roman" w:hAnsi="Times New Roman" w:cs="Times New Roman"/>
            <w:sz w:val="28"/>
            <w:szCs w:val="28"/>
            <w:lang w:eastAsia="ru-RU"/>
          </w:rPr>
          <w:t xml:space="preserve">Почта и пароль были скрыты </w:t>
        </w:r>
      </w:ins>
      <w:ins w:id="3151" w:author="Юлия Новокшанова" w:date="2020-02-23T22:13:00Z">
        <w:r>
          <w:rPr>
            <w:rFonts w:ascii="Times New Roman" w:eastAsia="Times New Roman" w:hAnsi="Times New Roman" w:cs="Times New Roman"/>
            <w:sz w:val="28"/>
            <w:szCs w:val="28"/>
            <w:lang w:eastAsia="ru-RU"/>
          </w:rPr>
          <w:t>по понятным причинам!</w:t>
        </w:r>
      </w:ins>
    </w:p>
    <w:p w14:paraId="48F2159B" w14:textId="77777777" w:rsidR="00667D61" w:rsidRPr="00630D51" w:rsidDel="00667D61" w:rsidRDefault="00667D61">
      <w:pPr>
        <w:spacing w:before="100" w:beforeAutospacing="1" w:after="100" w:afterAutospacing="1" w:line="360" w:lineRule="auto"/>
        <w:ind w:left="720"/>
        <w:jc w:val="both"/>
        <w:rPr>
          <w:del w:id="3152" w:author="Юлия Новокшанова" w:date="2020-02-09T13:03:00Z"/>
          <w:rFonts w:ascii="Times New Roman" w:eastAsia="Times New Roman" w:hAnsi="Times New Roman" w:cs="Times New Roman"/>
          <w:sz w:val="28"/>
          <w:szCs w:val="28"/>
          <w:lang w:val="en-US" w:eastAsia="ru-RU"/>
          <w:rPrChange w:id="3153" w:author="Юлия Новокшанова" w:date="2020-02-09T13:06:00Z">
            <w:rPr>
              <w:del w:id="3154" w:author="Юлия Новокшанова" w:date="2020-02-09T13:03:00Z"/>
              <w:rFonts w:ascii="Times New Roman" w:eastAsia="Times New Roman" w:hAnsi="Times New Roman" w:cs="Times New Roman"/>
              <w:lang w:val="en-US" w:eastAsia="ru-RU"/>
            </w:rPr>
          </w:rPrChange>
        </w:rPr>
        <w:pPrChange w:id="3155" w:author="Юлия Новокшанова" w:date="2020-02-09T13:07:00Z">
          <w:pPr>
            <w:spacing w:before="100" w:beforeAutospacing="1" w:after="100" w:afterAutospacing="1"/>
            <w:ind w:left="720"/>
          </w:pPr>
        </w:pPrChange>
      </w:pPr>
      <w:del w:id="3156" w:author="Юлия Новокшанова" w:date="2020-02-09T13:03:00Z">
        <w:r w:rsidRPr="00630D51" w:rsidDel="00667D61">
          <w:rPr>
            <w:rFonts w:ascii="Times New Roman" w:eastAsia="Times New Roman" w:hAnsi="Times New Roman" w:cs="Times New Roman"/>
            <w:sz w:val="28"/>
            <w:szCs w:val="28"/>
            <w:lang w:val="en-US" w:eastAsia="ru-RU"/>
            <w:rPrChange w:id="3157" w:author="Юлия Новокшанова" w:date="2020-02-09T13:06:00Z">
              <w:rPr>
                <w:rFonts w:ascii="Times New Roman" w:eastAsia="Times New Roman" w:hAnsi="Times New Roman" w:cs="Times New Roman"/>
                <w:sz w:val="22"/>
                <w:szCs w:val="22"/>
                <w:lang w:val="en-US" w:eastAsia="ru-RU"/>
              </w:rPr>
            </w:rPrChange>
          </w:rPr>
          <w:delText xml:space="preserve">https://developer.android.com/reference/android/graphics/ColorMa trixColorFilter </w:delText>
        </w:r>
      </w:del>
    </w:p>
    <w:p w14:paraId="0A33B620" w14:textId="77777777" w:rsidR="004A45AE" w:rsidRPr="009974B9" w:rsidRDefault="004A45AE">
      <w:pPr>
        <w:spacing w:line="360" w:lineRule="auto"/>
        <w:jc w:val="both"/>
        <w:rPr>
          <w:rFonts w:ascii="Times New Roman" w:hAnsi="Times New Roman" w:cs="Times New Roman"/>
          <w:sz w:val="28"/>
          <w:szCs w:val="28"/>
          <w:lang w:val="en-US"/>
          <w:rPrChange w:id="3158" w:author="Юлия Новокшанова" w:date="2020-02-23T22:12:00Z">
            <w:rPr/>
          </w:rPrChange>
        </w:rPr>
        <w:pPrChange w:id="3159" w:author="Юлия Новокшанова" w:date="2020-02-09T13:07:00Z">
          <w:pPr/>
        </w:pPrChange>
      </w:pPr>
    </w:p>
    <w:sectPr w:rsidR="004A45AE" w:rsidRPr="009974B9" w:rsidSect="00F15D0A">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Bold">
    <w:charset w:val="00"/>
    <w:family w:val="auto"/>
    <w:pitch w:val="variable"/>
    <w:sig w:usb0="E00002FF" w:usb1="5000205A" w:usb2="00000000" w:usb3="00000000" w:csb0="0000019F" w:csb1="00000000"/>
  </w:font>
  <w:font w:name="Times New Roman,Italic">
    <w:charset w:val="00"/>
    <w:family w:val="auto"/>
    <w:pitch w:val="variable"/>
    <w:sig w:usb0="E00002FF" w:usb1="5000205A" w:usb2="00000000" w:usb3="00000000" w:csb0="0000019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248AA"/>
    <w:multiLevelType w:val="hybridMultilevel"/>
    <w:tmpl w:val="10ACED3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1B12E4C"/>
    <w:multiLevelType w:val="multilevel"/>
    <w:tmpl w:val="9E7E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6734CF"/>
    <w:multiLevelType w:val="multilevel"/>
    <w:tmpl w:val="70D62B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5F2F26"/>
    <w:multiLevelType w:val="hybridMultilevel"/>
    <w:tmpl w:val="7AB6336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D534695"/>
    <w:multiLevelType w:val="hybridMultilevel"/>
    <w:tmpl w:val="7B12D8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FD05372"/>
    <w:multiLevelType w:val="multilevel"/>
    <w:tmpl w:val="0C440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0DE54A3"/>
    <w:multiLevelType w:val="multilevel"/>
    <w:tmpl w:val="6302C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9624046">
    <w:abstractNumId w:val="1"/>
  </w:num>
  <w:num w:numId="2" w16cid:durableId="914120756">
    <w:abstractNumId w:val="6"/>
  </w:num>
  <w:num w:numId="3" w16cid:durableId="627860221">
    <w:abstractNumId w:val="5"/>
  </w:num>
  <w:num w:numId="4" w16cid:durableId="962005385">
    <w:abstractNumId w:val="2"/>
  </w:num>
  <w:num w:numId="5" w16cid:durableId="874200461">
    <w:abstractNumId w:val="4"/>
  </w:num>
  <w:num w:numId="6" w16cid:durableId="2050836345">
    <w:abstractNumId w:val="0"/>
  </w:num>
  <w:num w:numId="7" w16cid:durableId="205789860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Юлия Новокшанова">
    <w15:presenceInfo w15:providerId="None" w15:userId="Юлия Новокшанов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D61"/>
    <w:rsid w:val="00012C2C"/>
    <w:rsid w:val="000810AB"/>
    <w:rsid w:val="000E60A0"/>
    <w:rsid w:val="00106AF6"/>
    <w:rsid w:val="00106B57"/>
    <w:rsid w:val="001466E0"/>
    <w:rsid w:val="00153246"/>
    <w:rsid w:val="00166DBD"/>
    <w:rsid w:val="00177B1D"/>
    <w:rsid w:val="001833F7"/>
    <w:rsid w:val="001D1F28"/>
    <w:rsid w:val="0025391A"/>
    <w:rsid w:val="00284E9E"/>
    <w:rsid w:val="002E72B4"/>
    <w:rsid w:val="003147A6"/>
    <w:rsid w:val="003278D9"/>
    <w:rsid w:val="0036046E"/>
    <w:rsid w:val="003C68BD"/>
    <w:rsid w:val="003E7AA4"/>
    <w:rsid w:val="00436680"/>
    <w:rsid w:val="00444A91"/>
    <w:rsid w:val="0046703E"/>
    <w:rsid w:val="004A0A62"/>
    <w:rsid w:val="004A45AE"/>
    <w:rsid w:val="004D6C59"/>
    <w:rsid w:val="004F3198"/>
    <w:rsid w:val="00546D7A"/>
    <w:rsid w:val="00594676"/>
    <w:rsid w:val="005E008F"/>
    <w:rsid w:val="00630D51"/>
    <w:rsid w:val="00667D61"/>
    <w:rsid w:val="006836B5"/>
    <w:rsid w:val="00751C36"/>
    <w:rsid w:val="007E46BC"/>
    <w:rsid w:val="00815A47"/>
    <w:rsid w:val="0082220B"/>
    <w:rsid w:val="00854DE3"/>
    <w:rsid w:val="008E77A2"/>
    <w:rsid w:val="00925ECE"/>
    <w:rsid w:val="00943105"/>
    <w:rsid w:val="009974B9"/>
    <w:rsid w:val="009E71A8"/>
    <w:rsid w:val="00A25660"/>
    <w:rsid w:val="00AB7C3D"/>
    <w:rsid w:val="00AE2512"/>
    <w:rsid w:val="00AF509C"/>
    <w:rsid w:val="00B02D93"/>
    <w:rsid w:val="00B766C8"/>
    <w:rsid w:val="00C625BB"/>
    <w:rsid w:val="00D15EB6"/>
    <w:rsid w:val="00D23584"/>
    <w:rsid w:val="00D57373"/>
    <w:rsid w:val="00D80EE2"/>
    <w:rsid w:val="00D84A6E"/>
    <w:rsid w:val="00D975CD"/>
    <w:rsid w:val="00F019B3"/>
    <w:rsid w:val="00F15D0A"/>
    <w:rsid w:val="00F24780"/>
    <w:rsid w:val="00F6139C"/>
    <w:rsid w:val="00F96A14"/>
    <w:rsid w:val="00FD5888"/>
    <w:rsid w:val="00FE4A5E"/>
    <w:rsid w:val="00FF3E98"/>
    <w:rsid w:val="00FF5B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C9C0C"/>
  <w14:defaultImageDpi w14:val="32767"/>
  <w15:chartTrackingRefBased/>
  <w15:docId w15:val="{03AF6913-1D15-E244-A595-131370910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667D61"/>
    <w:pPr>
      <w:spacing w:before="100" w:beforeAutospacing="1" w:after="100" w:afterAutospacing="1"/>
    </w:pPr>
    <w:rPr>
      <w:rFonts w:ascii="Times New Roman" w:eastAsia="Times New Roman" w:hAnsi="Times New Roman" w:cs="Times New Roman"/>
      <w:lang w:eastAsia="ru-RU"/>
    </w:rPr>
  </w:style>
  <w:style w:type="paragraph" w:styleId="a3">
    <w:name w:val="Normal (Web)"/>
    <w:basedOn w:val="a"/>
    <w:uiPriority w:val="99"/>
    <w:semiHidden/>
    <w:unhideWhenUsed/>
    <w:rsid w:val="00667D61"/>
    <w:pPr>
      <w:spacing w:before="100" w:beforeAutospacing="1" w:after="100" w:afterAutospacing="1"/>
    </w:pPr>
    <w:rPr>
      <w:rFonts w:ascii="Times New Roman" w:eastAsia="Times New Roman" w:hAnsi="Times New Roman" w:cs="Times New Roman"/>
      <w:lang w:eastAsia="ru-RU"/>
    </w:rPr>
  </w:style>
  <w:style w:type="paragraph" w:styleId="a4">
    <w:name w:val="Balloon Text"/>
    <w:basedOn w:val="a"/>
    <w:link w:val="a5"/>
    <w:uiPriority w:val="99"/>
    <w:semiHidden/>
    <w:unhideWhenUsed/>
    <w:rsid w:val="00667D61"/>
    <w:rPr>
      <w:rFonts w:ascii="Times New Roman" w:hAnsi="Times New Roman" w:cs="Times New Roman"/>
      <w:sz w:val="18"/>
      <w:szCs w:val="18"/>
    </w:rPr>
  </w:style>
  <w:style w:type="character" w:customStyle="1" w:styleId="a5">
    <w:name w:val="Текст выноски Знак"/>
    <w:basedOn w:val="a0"/>
    <w:link w:val="a4"/>
    <w:uiPriority w:val="99"/>
    <w:semiHidden/>
    <w:rsid w:val="00667D61"/>
    <w:rPr>
      <w:rFonts w:ascii="Times New Roman" w:hAnsi="Times New Roman" w:cs="Times New Roman"/>
      <w:sz w:val="18"/>
      <w:szCs w:val="18"/>
    </w:rPr>
  </w:style>
  <w:style w:type="paragraph" w:styleId="a6">
    <w:name w:val="List Paragraph"/>
    <w:basedOn w:val="a"/>
    <w:uiPriority w:val="34"/>
    <w:qFormat/>
    <w:rsid w:val="00166DBD"/>
    <w:pPr>
      <w:ind w:left="720"/>
      <w:contextualSpacing/>
    </w:pPr>
  </w:style>
  <w:style w:type="paragraph" w:styleId="a7">
    <w:name w:val="Revision"/>
    <w:hidden/>
    <w:uiPriority w:val="99"/>
    <w:semiHidden/>
    <w:rsid w:val="00166DBD"/>
  </w:style>
  <w:style w:type="paragraph" w:styleId="HTML">
    <w:name w:val="HTML Preformatted"/>
    <w:basedOn w:val="a"/>
    <w:link w:val="HTML0"/>
    <w:uiPriority w:val="99"/>
    <w:unhideWhenUsed/>
    <w:rsid w:val="00F61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F6139C"/>
    <w:rPr>
      <w:rFonts w:ascii="Courier New" w:eastAsia="Times New Roman" w:hAnsi="Courier New" w:cs="Courier New"/>
      <w:sz w:val="20"/>
      <w:szCs w:val="20"/>
      <w:lang w:eastAsia="ru-RU"/>
    </w:rPr>
  </w:style>
  <w:style w:type="character" w:styleId="a8">
    <w:name w:val="Hyperlink"/>
    <w:basedOn w:val="a0"/>
    <w:uiPriority w:val="99"/>
    <w:unhideWhenUsed/>
    <w:rsid w:val="00F6139C"/>
    <w:rPr>
      <w:color w:val="0563C1" w:themeColor="hyperlink"/>
      <w:u w:val="single"/>
    </w:rPr>
  </w:style>
  <w:style w:type="character" w:styleId="a9">
    <w:name w:val="Unresolved Mention"/>
    <w:basedOn w:val="a0"/>
    <w:uiPriority w:val="99"/>
    <w:rsid w:val="00F6139C"/>
    <w:rPr>
      <w:color w:val="605E5C"/>
      <w:shd w:val="clear" w:color="auto" w:fill="E1DFDD"/>
    </w:rPr>
  </w:style>
  <w:style w:type="character" w:styleId="aa">
    <w:name w:val="FollowedHyperlink"/>
    <w:basedOn w:val="a0"/>
    <w:uiPriority w:val="99"/>
    <w:semiHidden/>
    <w:unhideWhenUsed/>
    <w:rsid w:val="001D1F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8228">
      <w:bodyDiv w:val="1"/>
      <w:marLeft w:val="0"/>
      <w:marRight w:val="0"/>
      <w:marTop w:val="0"/>
      <w:marBottom w:val="0"/>
      <w:divBdr>
        <w:top w:val="none" w:sz="0" w:space="0" w:color="auto"/>
        <w:left w:val="none" w:sz="0" w:space="0" w:color="auto"/>
        <w:bottom w:val="none" w:sz="0" w:space="0" w:color="auto"/>
        <w:right w:val="none" w:sz="0" w:space="0" w:color="auto"/>
      </w:divBdr>
    </w:div>
    <w:div w:id="220992656">
      <w:bodyDiv w:val="1"/>
      <w:marLeft w:val="0"/>
      <w:marRight w:val="0"/>
      <w:marTop w:val="0"/>
      <w:marBottom w:val="0"/>
      <w:divBdr>
        <w:top w:val="none" w:sz="0" w:space="0" w:color="auto"/>
        <w:left w:val="none" w:sz="0" w:space="0" w:color="auto"/>
        <w:bottom w:val="none" w:sz="0" w:space="0" w:color="auto"/>
        <w:right w:val="none" w:sz="0" w:space="0" w:color="auto"/>
      </w:divBdr>
      <w:divsChild>
        <w:div w:id="1326670292">
          <w:marLeft w:val="0"/>
          <w:marRight w:val="0"/>
          <w:marTop w:val="0"/>
          <w:marBottom w:val="0"/>
          <w:divBdr>
            <w:top w:val="none" w:sz="0" w:space="0" w:color="auto"/>
            <w:left w:val="none" w:sz="0" w:space="0" w:color="auto"/>
            <w:bottom w:val="none" w:sz="0" w:space="0" w:color="auto"/>
            <w:right w:val="none" w:sz="0" w:space="0" w:color="auto"/>
          </w:divBdr>
          <w:divsChild>
            <w:div w:id="681709030">
              <w:marLeft w:val="0"/>
              <w:marRight w:val="0"/>
              <w:marTop w:val="0"/>
              <w:marBottom w:val="0"/>
              <w:divBdr>
                <w:top w:val="none" w:sz="0" w:space="0" w:color="auto"/>
                <w:left w:val="none" w:sz="0" w:space="0" w:color="auto"/>
                <w:bottom w:val="none" w:sz="0" w:space="0" w:color="auto"/>
                <w:right w:val="none" w:sz="0" w:space="0" w:color="auto"/>
              </w:divBdr>
              <w:divsChild>
                <w:div w:id="180677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0481">
          <w:marLeft w:val="0"/>
          <w:marRight w:val="0"/>
          <w:marTop w:val="0"/>
          <w:marBottom w:val="0"/>
          <w:divBdr>
            <w:top w:val="none" w:sz="0" w:space="0" w:color="auto"/>
            <w:left w:val="none" w:sz="0" w:space="0" w:color="auto"/>
            <w:bottom w:val="none" w:sz="0" w:space="0" w:color="auto"/>
            <w:right w:val="none" w:sz="0" w:space="0" w:color="auto"/>
          </w:divBdr>
          <w:divsChild>
            <w:div w:id="1875264042">
              <w:marLeft w:val="0"/>
              <w:marRight w:val="0"/>
              <w:marTop w:val="0"/>
              <w:marBottom w:val="0"/>
              <w:divBdr>
                <w:top w:val="none" w:sz="0" w:space="0" w:color="auto"/>
                <w:left w:val="none" w:sz="0" w:space="0" w:color="auto"/>
                <w:bottom w:val="none" w:sz="0" w:space="0" w:color="auto"/>
                <w:right w:val="none" w:sz="0" w:space="0" w:color="auto"/>
              </w:divBdr>
              <w:divsChild>
                <w:div w:id="828794296">
                  <w:marLeft w:val="0"/>
                  <w:marRight w:val="0"/>
                  <w:marTop w:val="0"/>
                  <w:marBottom w:val="0"/>
                  <w:divBdr>
                    <w:top w:val="none" w:sz="0" w:space="0" w:color="auto"/>
                    <w:left w:val="none" w:sz="0" w:space="0" w:color="auto"/>
                    <w:bottom w:val="none" w:sz="0" w:space="0" w:color="auto"/>
                    <w:right w:val="none" w:sz="0" w:space="0" w:color="auto"/>
                  </w:divBdr>
                </w:div>
              </w:divsChild>
            </w:div>
            <w:div w:id="2139031495">
              <w:marLeft w:val="0"/>
              <w:marRight w:val="0"/>
              <w:marTop w:val="0"/>
              <w:marBottom w:val="0"/>
              <w:divBdr>
                <w:top w:val="none" w:sz="0" w:space="0" w:color="auto"/>
                <w:left w:val="none" w:sz="0" w:space="0" w:color="auto"/>
                <w:bottom w:val="none" w:sz="0" w:space="0" w:color="auto"/>
                <w:right w:val="none" w:sz="0" w:space="0" w:color="auto"/>
              </w:divBdr>
              <w:divsChild>
                <w:div w:id="1312758519">
                  <w:marLeft w:val="0"/>
                  <w:marRight w:val="0"/>
                  <w:marTop w:val="0"/>
                  <w:marBottom w:val="0"/>
                  <w:divBdr>
                    <w:top w:val="none" w:sz="0" w:space="0" w:color="auto"/>
                    <w:left w:val="none" w:sz="0" w:space="0" w:color="auto"/>
                    <w:bottom w:val="none" w:sz="0" w:space="0" w:color="auto"/>
                    <w:right w:val="none" w:sz="0" w:space="0" w:color="auto"/>
                  </w:divBdr>
                </w:div>
              </w:divsChild>
            </w:div>
            <w:div w:id="1170952098">
              <w:marLeft w:val="0"/>
              <w:marRight w:val="0"/>
              <w:marTop w:val="0"/>
              <w:marBottom w:val="0"/>
              <w:divBdr>
                <w:top w:val="none" w:sz="0" w:space="0" w:color="auto"/>
                <w:left w:val="none" w:sz="0" w:space="0" w:color="auto"/>
                <w:bottom w:val="none" w:sz="0" w:space="0" w:color="auto"/>
                <w:right w:val="none" w:sz="0" w:space="0" w:color="auto"/>
              </w:divBdr>
              <w:divsChild>
                <w:div w:id="1659382235">
                  <w:marLeft w:val="0"/>
                  <w:marRight w:val="0"/>
                  <w:marTop w:val="0"/>
                  <w:marBottom w:val="0"/>
                  <w:divBdr>
                    <w:top w:val="none" w:sz="0" w:space="0" w:color="auto"/>
                    <w:left w:val="none" w:sz="0" w:space="0" w:color="auto"/>
                    <w:bottom w:val="none" w:sz="0" w:space="0" w:color="auto"/>
                    <w:right w:val="none" w:sz="0" w:space="0" w:color="auto"/>
                  </w:divBdr>
                </w:div>
              </w:divsChild>
            </w:div>
            <w:div w:id="1904900766">
              <w:marLeft w:val="0"/>
              <w:marRight w:val="0"/>
              <w:marTop w:val="0"/>
              <w:marBottom w:val="0"/>
              <w:divBdr>
                <w:top w:val="none" w:sz="0" w:space="0" w:color="auto"/>
                <w:left w:val="none" w:sz="0" w:space="0" w:color="auto"/>
                <w:bottom w:val="none" w:sz="0" w:space="0" w:color="auto"/>
                <w:right w:val="none" w:sz="0" w:space="0" w:color="auto"/>
              </w:divBdr>
              <w:divsChild>
                <w:div w:id="342052182">
                  <w:marLeft w:val="0"/>
                  <w:marRight w:val="0"/>
                  <w:marTop w:val="0"/>
                  <w:marBottom w:val="0"/>
                  <w:divBdr>
                    <w:top w:val="none" w:sz="0" w:space="0" w:color="auto"/>
                    <w:left w:val="none" w:sz="0" w:space="0" w:color="auto"/>
                    <w:bottom w:val="none" w:sz="0" w:space="0" w:color="auto"/>
                    <w:right w:val="none" w:sz="0" w:space="0" w:color="auto"/>
                  </w:divBdr>
                </w:div>
              </w:divsChild>
            </w:div>
            <w:div w:id="15157103">
              <w:marLeft w:val="0"/>
              <w:marRight w:val="0"/>
              <w:marTop w:val="0"/>
              <w:marBottom w:val="0"/>
              <w:divBdr>
                <w:top w:val="none" w:sz="0" w:space="0" w:color="auto"/>
                <w:left w:val="none" w:sz="0" w:space="0" w:color="auto"/>
                <w:bottom w:val="none" w:sz="0" w:space="0" w:color="auto"/>
                <w:right w:val="none" w:sz="0" w:space="0" w:color="auto"/>
              </w:divBdr>
              <w:divsChild>
                <w:div w:id="8393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6528">
          <w:marLeft w:val="0"/>
          <w:marRight w:val="0"/>
          <w:marTop w:val="0"/>
          <w:marBottom w:val="0"/>
          <w:divBdr>
            <w:top w:val="none" w:sz="0" w:space="0" w:color="auto"/>
            <w:left w:val="none" w:sz="0" w:space="0" w:color="auto"/>
            <w:bottom w:val="none" w:sz="0" w:space="0" w:color="auto"/>
            <w:right w:val="none" w:sz="0" w:space="0" w:color="auto"/>
          </w:divBdr>
          <w:divsChild>
            <w:div w:id="1570116542">
              <w:marLeft w:val="0"/>
              <w:marRight w:val="0"/>
              <w:marTop w:val="0"/>
              <w:marBottom w:val="0"/>
              <w:divBdr>
                <w:top w:val="none" w:sz="0" w:space="0" w:color="auto"/>
                <w:left w:val="none" w:sz="0" w:space="0" w:color="auto"/>
                <w:bottom w:val="none" w:sz="0" w:space="0" w:color="auto"/>
                <w:right w:val="none" w:sz="0" w:space="0" w:color="auto"/>
              </w:divBdr>
              <w:divsChild>
                <w:div w:id="61147759">
                  <w:marLeft w:val="0"/>
                  <w:marRight w:val="0"/>
                  <w:marTop w:val="0"/>
                  <w:marBottom w:val="0"/>
                  <w:divBdr>
                    <w:top w:val="none" w:sz="0" w:space="0" w:color="auto"/>
                    <w:left w:val="none" w:sz="0" w:space="0" w:color="auto"/>
                    <w:bottom w:val="none" w:sz="0" w:space="0" w:color="auto"/>
                    <w:right w:val="none" w:sz="0" w:space="0" w:color="auto"/>
                  </w:divBdr>
                </w:div>
              </w:divsChild>
            </w:div>
            <w:div w:id="1023021682">
              <w:marLeft w:val="0"/>
              <w:marRight w:val="0"/>
              <w:marTop w:val="0"/>
              <w:marBottom w:val="0"/>
              <w:divBdr>
                <w:top w:val="none" w:sz="0" w:space="0" w:color="auto"/>
                <w:left w:val="none" w:sz="0" w:space="0" w:color="auto"/>
                <w:bottom w:val="none" w:sz="0" w:space="0" w:color="auto"/>
                <w:right w:val="none" w:sz="0" w:space="0" w:color="auto"/>
              </w:divBdr>
              <w:divsChild>
                <w:div w:id="156625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5949">
          <w:marLeft w:val="0"/>
          <w:marRight w:val="0"/>
          <w:marTop w:val="0"/>
          <w:marBottom w:val="0"/>
          <w:divBdr>
            <w:top w:val="none" w:sz="0" w:space="0" w:color="auto"/>
            <w:left w:val="none" w:sz="0" w:space="0" w:color="auto"/>
            <w:bottom w:val="none" w:sz="0" w:space="0" w:color="auto"/>
            <w:right w:val="none" w:sz="0" w:space="0" w:color="auto"/>
          </w:divBdr>
          <w:divsChild>
            <w:div w:id="2021816279">
              <w:marLeft w:val="0"/>
              <w:marRight w:val="0"/>
              <w:marTop w:val="0"/>
              <w:marBottom w:val="0"/>
              <w:divBdr>
                <w:top w:val="none" w:sz="0" w:space="0" w:color="auto"/>
                <w:left w:val="none" w:sz="0" w:space="0" w:color="auto"/>
                <w:bottom w:val="none" w:sz="0" w:space="0" w:color="auto"/>
                <w:right w:val="none" w:sz="0" w:space="0" w:color="auto"/>
              </w:divBdr>
              <w:divsChild>
                <w:div w:id="2146578545">
                  <w:marLeft w:val="0"/>
                  <w:marRight w:val="0"/>
                  <w:marTop w:val="0"/>
                  <w:marBottom w:val="0"/>
                  <w:divBdr>
                    <w:top w:val="none" w:sz="0" w:space="0" w:color="auto"/>
                    <w:left w:val="none" w:sz="0" w:space="0" w:color="auto"/>
                    <w:bottom w:val="none" w:sz="0" w:space="0" w:color="auto"/>
                    <w:right w:val="none" w:sz="0" w:space="0" w:color="auto"/>
                  </w:divBdr>
                </w:div>
              </w:divsChild>
            </w:div>
            <w:div w:id="382365867">
              <w:marLeft w:val="0"/>
              <w:marRight w:val="0"/>
              <w:marTop w:val="0"/>
              <w:marBottom w:val="0"/>
              <w:divBdr>
                <w:top w:val="none" w:sz="0" w:space="0" w:color="auto"/>
                <w:left w:val="none" w:sz="0" w:space="0" w:color="auto"/>
                <w:bottom w:val="none" w:sz="0" w:space="0" w:color="auto"/>
                <w:right w:val="none" w:sz="0" w:space="0" w:color="auto"/>
              </w:divBdr>
              <w:divsChild>
                <w:div w:id="6644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84471">
          <w:marLeft w:val="0"/>
          <w:marRight w:val="0"/>
          <w:marTop w:val="0"/>
          <w:marBottom w:val="0"/>
          <w:divBdr>
            <w:top w:val="none" w:sz="0" w:space="0" w:color="auto"/>
            <w:left w:val="none" w:sz="0" w:space="0" w:color="auto"/>
            <w:bottom w:val="none" w:sz="0" w:space="0" w:color="auto"/>
            <w:right w:val="none" w:sz="0" w:space="0" w:color="auto"/>
          </w:divBdr>
          <w:divsChild>
            <w:div w:id="80414160">
              <w:marLeft w:val="0"/>
              <w:marRight w:val="0"/>
              <w:marTop w:val="0"/>
              <w:marBottom w:val="0"/>
              <w:divBdr>
                <w:top w:val="none" w:sz="0" w:space="0" w:color="auto"/>
                <w:left w:val="none" w:sz="0" w:space="0" w:color="auto"/>
                <w:bottom w:val="none" w:sz="0" w:space="0" w:color="auto"/>
                <w:right w:val="none" w:sz="0" w:space="0" w:color="auto"/>
              </w:divBdr>
              <w:divsChild>
                <w:div w:id="1991905545">
                  <w:marLeft w:val="0"/>
                  <w:marRight w:val="0"/>
                  <w:marTop w:val="0"/>
                  <w:marBottom w:val="0"/>
                  <w:divBdr>
                    <w:top w:val="none" w:sz="0" w:space="0" w:color="auto"/>
                    <w:left w:val="none" w:sz="0" w:space="0" w:color="auto"/>
                    <w:bottom w:val="none" w:sz="0" w:space="0" w:color="auto"/>
                    <w:right w:val="none" w:sz="0" w:space="0" w:color="auto"/>
                  </w:divBdr>
                </w:div>
              </w:divsChild>
            </w:div>
            <w:div w:id="321734925">
              <w:marLeft w:val="0"/>
              <w:marRight w:val="0"/>
              <w:marTop w:val="0"/>
              <w:marBottom w:val="0"/>
              <w:divBdr>
                <w:top w:val="none" w:sz="0" w:space="0" w:color="auto"/>
                <w:left w:val="none" w:sz="0" w:space="0" w:color="auto"/>
                <w:bottom w:val="none" w:sz="0" w:space="0" w:color="auto"/>
                <w:right w:val="none" w:sz="0" w:space="0" w:color="auto"/>
              </w:divBdr>
              <w:divsChild>
                <w:div w:id="27453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0342">
          <w:marLeft w:val="0"/>
          <w:marRight w:val="0"/>
          <w:marTop w:val="0"/>
          <w:marBottom w:val="0"/>
          <w:divBdr>
            <w:top w:val="none" w:sz="0" w:space="0" w:color="auto"/>
            <w:left w:val="none" w:sz="0" w:space="0" w:color="auto"/>
            <w:bottom w:val="none" w:sz="0" w:space="0" w:color="auto"/>
            <w:right w:val="none" w:sz="0" w:space="0" w:color="auto"/>
          </w:divBdr>
          <w:divsChild>
            <w:div w:id="1699696570">
              <w:marLeft w:val="0"/>
              <w:marRight w:val="0"/>
              <w:marTop w:val="0"/>
              <w:marBottom w:val="0"/>
              <w:divBdr>
                <w:top w:val="none" w:sz="0" w:space="0" w:color="auto"/>
                <w:left w:val="none" w:sz="0" w:space="0" w:color="auto"/>
                <w:bottom w:val="none" w:sz="0" w:space="0" w:color="auto"/>
                <w:right w:val="none" w:sz="0" w:space="0" w:color="auto"/>
              </w:divBdr>
              <w:divsChild>
                <w:div w:id="394202015">
                  <w:marLeft w:val="0"/>
                  <w:marRight w:val="0"/>
                  <w:marTop w:val="0"/>
                  <w:marBottom w:val="0"/>
                  <w:divBdr>
                    <w:top w:val="none" w:sz="0" w:space="0" w:color="auto"/>
                    <w:left w:val="none" w:sz="0" w:space="0" w:color="auto"/>
                    <w:bottom w:val="none" w:sz="0" w:space="0" w:color="auto"/>
                    <w:right w:val="none" w:sz="0" w:space="0" w:color="auto"/>
                  </w:divBdr>
                </w:div>
              </w:divsChild>
            </w:div>
            <w:div w:id="1741443623">
              <w:marLeft w:val="0"/>
              <w:marRight w:val="0"/>
              <w:marTop w:val="0"/>
              <w:marBottom w:val="0"/>
              <w:divBdr>
                <w:top w:val="none" w:sz="0" w:space="0" w:color="auto"/>
                <w:left w:val="none" w:sz="0" w:space="0" w:color="auto"/>
                <w:bottom w:val="none" w:sz="0" w:space="0" w:color="auto"/>
                <w:right w:val="none" w:sz="0" w:space="0" w:color="auto"/>
              </w:divBdr>
              <w:divsChild>
                <w:div w:id="8175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527">
          <w:marLeft w:val="0"/>
          <w:marRight w:val="0"/>
          <w:marTop w:val="0"/>
          <w:marBottom w:val="0"/>
          <w:divBdr>
            <w:top w:val="none" w:sz="0" w:space="0" w:color="auto"/>
            <w:left w:val="none" w:sz="0" w:space="0" w:color="auto"/>
            <w:bottom w:val="none" w:sz="0" w:space="0" w:color="auto"/>
            <w:right w:val="none" w:sz="0" w:space="0" w:color="auto"/>
          </w:divBdr>
          <w:divsChild>
            <w:div w:id="1851673513">
              <w:marLeft w:val="0"/>
              <w:marRight w:val="0"/>
              <w:marTop w:val="0"/>
              <w:marBottom w:val="0"/>
              <w:divBdr>
                <w:top w:val="none" w:sz="0" w:space="0" w:color="auto"/>
                <w:left w:val="none" w:sz="0" w:space="0" w:color="auto"/>
                <w:bottom w:val="none" w:sz="0" w:space="0" w:color="auto"/>
                <w:right w:val="none" w:sz="0" w:space="0" w:color="auto"/>
              </w:divBdr>
              <w:divsChild>
                <w:div w:id="918172638">
                  <w:marLeft w:val="0"/>
                  <w:marRight w:val="0"/>
                  <w:marTop w:val="0"/>
                  <w:marBottom w:val="0"/>
                  <w:divBdr>
                    <w:top w:val="none" w:sz="0" w:space="0" w:color="auto"/>
                    <w:left w:val="none" w:sz="0" w:space="0" w:color="auto"/>
                    <w:bottom w:val="none" w:sz="0" w:space="0" w:color="auto"/>
                    <w:right w:val="none" w:sz="0" w:space="0" w:color="auto"/>
                  </w:divBdr>
                </w:div>
              </w:divsChild>
            </w:div>
            <w:div w:id="1386951216">
              <w:marLeft w:val="0"/>
              <w:marRight w:val="0"/>
              <w:marTop w:val="0"/>
              <w:marBottom w:val="0"/>
              <w:divBdr>
                <w:top w:val="none" w:sz="0" w:space="0" w:color="auto"/>
                <w:left w:val="none" w:sz="0" w:space="0" w:color="auto"/>
                <w:bottom w:val="none" w:sz="0" w:space="0" w:color="auto"/>
                <w:right w:val="none" w:sz="0" w:space="0" w:color="auto"/>
              </w:divBdr>
              <w:divsChild>
                <w:div w:id="7422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6749">
          <w:marLeft w:val="0"/>
          <w:marRight w:val="0"/>
          <w:marTop w:val="0"/>
          <w:marBottom w:val="0"/>
          <w:divBdr>
            <w:top w:val="none" w:sz="0" w:space="0" w:color="auto"/>
            <w:left w:val="none" w:sz="0" w:space="0" w:color="auto"/>
            <w:bottom w:val="none" w:sz="0" w:space="0" w:color="auto"/>
            <w:right w:val="none" w:sz="0" w:space="0" w:color="auto"/>
          </w:divBdr>
          <w:divsChild>
            <w:div w:id="816384595">
              <w:marLeft w:val="0"/>
              <w:marRight w:val="0"/>
              <w:marTop w:val="0"/>
              <w:marBottom w:val="0"/>
              <w:divBdr>
                <w:top w:val="none" w:sz="0" w:space="0" w:color="auto"/>
                <w:left w:val="none" w:sz="0" w:space="0" w:color="auto"/>
                <w:bottom w:val="none" w:sz="0" w:space="0" w:color="auto"/>
                <w:right w:val="none" w:sz="0" w:space="0" w:color="auto"/>
              </w:divBdr>
              <w:divsChild>
                <w:div w:id="1391344899">
                  <w:marLeft w:val="0"/>
                  <w:marRight w:val="0"/>
                  <w:marTop w:val="0"/>
                  <w:marBottom w:val="0"/>
                  <w:divBdr>
                    <w:top w:val="none" w:sz="0" w:space="0" w:color="auto"/>
                    <w:left w:val="none" w:sz="0" w:space="0" w:color="auto"/>
                    <w:bottom w:val="none" w:sz="0" w:space="0" w:color="auto"/>
                    <w:right w:val="none" w:sz="0" w:space="0" w:color="auto"/>
                  </w:divBdr>
                </w:div>
              </w:divsChild>
            </w:div>
            <w:div w:id="909653726">
              <w:marLeft w:val="0"/>
              <w:marRight w:val="0"/>
              <w:marTop w:val="0"/>
              <w:marBottom w:val="0"/>
              <w:divBdr>
                <w:top w:val="none" w:sz="0" w:space="0" w:color="auto"/>
                <w:left w:val="none" w:sz="0" w:space="0" w:color="auto"/>
                <w:bottom w:val="none" w:sz="0" w:space="0" w:color="auto"/>
                <w:right w:val="none" w:sz="0" w:space="0" w:color="auto"/>
              </w:divBdr>
              <w:divsChild>
                <w:div w:id="3979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48990">
          <w:marLeft w:val="0"/>
          <w:marRight w:val="0"/>
          <w:marTop w:val="0"/>
          <w:marBottom w:val="0"/>
          <w:divBdr>
            <w:top w:val="none" w:sz="0" w:space="0" w:color="auto"/>
            <w:left w:val="none" w:sz="0" w:space="0" w:color="auto"/>
            <w:bottom w:val="none" w:sz="0" w:space="0" w:color="auto"/>
            <w:right w:val="none" w:sz="0" w:space="0" w:color="auto"/>
          </w:divBdr>
          <w:divsChild>
            <w:div w:id="539974551">
              <w:marLeft w:val="0"/>
              <w:marRight w:val="0"/>
              <w:marTop w:val="0"/>
              <w:marBottom w:val="0"/>
              <w:divBdr>
                <w:top w:val="none" w:sz="0" w:space="0" w:color="auto"/>
                <w:left w:val="none" w:sz="0" w:space="0" w:color="auto"/>
                <w:bottom w:val="none" w:sz="0" w:space="0" w:color="auto"/>
                <w:right w:val="none" w:sz="0" w:space="0" w:color="auto"/>
              </w:divBdr>
              <w:divsChild>
                <w:div w:id="1009911385">
                  <w:marLeft w:val="0"/>
                  <w:marRight w:val="0"/>
                  <w:marTop w:val="0"/>
                  <w:marBottom w:val="0"/>
                  <w:divBdr>
                    <w:top w:val="none" w:sz="0" w:space="0" w:color="auto"/>
                    <w:left w:val="none" w:sz="0" w:space="0" w:color="auto"/>
                    <w:bottom w:val="none" w:sz="0" w:space="0" w:color="auto"/>
                    <w:right w:val="none" w:sz="0" w:space="0" w:color="auto"/>
                  </w:divBdr>
                </w:div>
              </w:divsChild>
            </w:div>
            <w:div w:id="1122458372">
              <w:marLeft w:val="0"/>
              <w:marRight w:val="0"/>
              <w:marTop w:val="0"/>
              <w:marBottom w:val="0"/>
              <w:divBdr>
                <w:top w:val="none" w:sz="0" w:space="0" w:color="auto"/>
                <w:left w:val="none" w:sz="0" w:space="0" w:color="auto"/>
                <w:bottom w:val="none" w:sz="0" w:space="0" w:color="auto"/>
                <w:right w:val="none" w:sz="0" w:space="0" w:color="auto"/>
              </w:divBdr>
              <w:divsChild>
                <w:div w:id="1139614841">
                  <w:marLeft w:val="0"/>
                  <w:marRight w:val="0"/>
                  <w:marTop w:val="0"/>
                  <w:marBottom w:val="0"/>
                  <w:divBdr>
                    <w:top w:val="none" w:sz="0" w:space="0" w:color="auto"/>
                    <w:left w:val="none" w:sz="0" w:space="0" w:color="auto"/>
                    <w:bottom w:val="none" w:sz="0" w:space="0" w:color="auto"/>
                    <w:right w:val="none" w:sz="0" w:space="0" w:color="auto"/>
                  </w:divBdr>
                </w:div>
              </w:divsChild>
            </w:div>
            <w:div w:id="15276939">
              <w:marLeft w:val="0"/>
              <w:marRight w:val="0"/>
              <w:marTop w:val="0"/>
              <w:marBottom w:val="0"/>
              <w:divBdr>
                <w:top w:val="none" w:sz="0" w:space="0" w:color="auto"/>
                <w:left w:val="none" w:sz="0" w:space="0" w:color="auto"/>
                <w:bottom w:val="none" w:sz="0" w:space="0" w:color="auto"/>
                <w:right w:val="none" w:sz="0" w:space="0" w:color="auto"/>
              </w:divBdr>
              <w:divsChild>
                <w:div w:id="1055395137">
                  <w:marLeft w:val="0"/>
                  <w:marRight w:val="0"/>
                  <w:marTop w:val="0"/>
                  <w:marBottom w:val="0"/>
                  <w:divBdr>
                    <w:top w:val="none" w:sz="0" w:space="0" w:color="auto"/>
                    <w:left w:val="none" w:sz="0" w:space="0" w:color="auto"/>
                    <w:bottom w:val="none" w:sz="0" w:space="0" w:color="auto"/>
                    <w:right w:val="none" w:sz="0" w:space="0" w:color="auto"/>
                  </w:divBdr>
                </w:div>
              </w:divsChild>
            </w:div>
            <w:div w:id="1551335254">
              <w:marLeft w:val="0"/>
              <w:marRight w:val="0"/>
              <w:marTop w:val="0"/>
              <w:marBottom w:val="0"/>
              <w:divBdr>
                <w:top w:val="none" w:sz="0" w:space="0" w:color="auto"/>
                <w:left w:val="none" w:sz="0" w:space="0" w:color="auto"/>
                <w:bottom w:val="none" w:sz="0" w:space="0" w:color="auto"/>
                <w:right w:val="none" w:sz="0" w:space="0" w:color="auto"/>
              </w:divBdr>
              <w:divsChild>
                <w:div w:id="6785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2178">
          <w:marLeft w:val="0"/>
          <w:marRight w:val="0"/>
          <w:marTop w:val="0"/>
          <w:marBottom w:val="0"/>
          <w:divBdr>
            <w:top w:val="none" w:sz="0" w:space="0" w:color="auto"/>
            <w:left w:val="none" w:sz="0" w:space="0" w:color="auto"/>
            <w:bottom w:val="none" w:sz="0" w:space="0" w:color="auto"/>
            <w:right w:val="none" w:sz="0" w:space="0" w:color="auto"/>
          </w:divBdr>
          <w:divsChild>
            <w:div w:id="911425026">
              <w:marLeft w:val="0"/>
              <w:marRight w:val="0"/>
              <w:marTop w:val="0"/>
              <w:marBottom w:val="0"/>
              <w:divBdr>
                <w:top w:val="none" w:sz="0" w:space="0" w:color="auto"/>
                <w:left w:val="none" w:sz="0" w:space="0" w:color="auto"/>
                <w:bottom w:val="none" w:sz="0" w:space="0" w:color="auto"/>
                <w:right w:val="none" w:sz="0" w:space="0" w:color="auto"/>
              </w:divBdr>
              <w:divsChild>
                <w:div w:id="1822456472">
                  <w:marLeft w:val="0"/>
                  <w:marRight w:val="0"/>
                  <w:marTop w:val="0"/>
                  <w:marBottom w:val="0"/>
                  <w:divBdr>
                    <w:top w:val="none" w:sz="0" w:space="0" w:color="auto"/>
                    <w:left w:val="none" w:sz="0" w:space="0" w:color="auto"/>
                    <w:bottom w:val="none" w:sz="0" w:space="0" w:color="auto"/>
                    <w:right w:val="none" w:sz="0" w:space="0" w:color="auto"/>
                  </w:divBdr>
                </w:div>
              </w:divsChild>
            </w:div>
            <w:div w:id="1530533341">
              <w:marLeft w:val="0"/>
              <w:marRight w:val="0"/>
              <w:marTop w:val="0"/>
              <w:marBottom w:val="0"/>
              <w:divBdr>
                <w:top w:val="none" w:sz="0" w:space="0" w:color="auto"/>
                <w:left w:val="none" w:sz="0" w:space="0" w:color="auto"/>
                <w:bottom w:val="none" w:sz="0" w:space="0" w:color="auto"/>
                <w:right w:val="none" w:sz="0" w:space="0" w:color="auto"/>
              </w:divBdr>
              <w:divsChild>
                <w:div w:id="1876193584">
                  <w:marLeft w:val="0"/>
                  <w:marRight w:val="0"/>
                  <w:marTop w:val="0"/>
                  <w:marBottom w:val="0"/>
                  <w:divBdr>
                    <w:top w:val="none" w:sz="0" w:space="0" w:color="auto"/>
                    <w:left w:val="none" w:sz="0" w:space="0" w:color="auto"/>
                    <w:bottom w:val="none" w:sz="0" w:space="0" w:color="auto"/>
                    <w:right w:val="none" w:sz="0" w:space="0" w:color="auto"/>
                  </w:divBdr>
                </w:div>
              </w:divsChild>
            </w:div>
            <w:div w:id="1507355737">
              <w:marLeft w:val="0"/>
              <w:marRight w:val="0"/>
              <w:marTop w:val="0"/>
              <w:marBottom w:val="0"/>
              <w:divBdr>
                <w:top w:val="none" w:sz="0" w:space="0" w:color="auto"/>
                <w:left w:val="none" w:sz="0" w:space="0" w:color="auto"/>
                <w:bottom w:val="none" w:sz="0" w:space="0" w:color="auto"/>
                <w:right w:val="none" w:sz="0" w:space="0" w:color="auto"/>
              </w:divBdr>
              <w:divsChild>
                <w:div w:id="14527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4757">
          <w:marLeft w:val="0"/>
          <w:marRight w:val="0"/>
          <w:marTop w:val="0"/>
          <w:marBottom w:val="0"/>
          <w:divBdr>
            <w:top w:val="none" w:sz="0" w:space="0" w:color="auto"/>
            <w:left w:val="none" w:sz="0" w:space="0" w:color="auto"/>
            <w:bottom w:val="none" w:sz="0" w:space="0" w:color="auto"/>
            <w:right w:val="none" w:sz="0" w:space="0" w:color="auto"/>
          </w:divBdr>
          <w:divsChild>
            <w:div w:id="280500403">
              <w:marLeft w:val="0"/>
              <w:marRight w:val="0"/>
              <w:marTop w:val="0"/>
              <w:marBottom w:val="0"/>
              <w:divBdr>
                <w:top w:val="none" w:sz="0" w:space="0" w:color="auto"/>
                <w:left w:val="none" w:sz="0" w:space="0" w:color="auto"/>
                <w:bottom w:val="none" w:sz="0" w:space="0" w:color="auto"/>
                <w:right w:val="none" w:sz="0" w:space="0" w:color="auto"/>
              </w:divBdr>
              <w:divsChild>
                <w:div w:id="1756778298">
                  <w:marLeft w:val="0"/>
                  <w:marRight w:val="0"/>
                  <w:marTop w:val="0"/>
                  <w:marBottom w:val="0"/>
                  <w:divBdr>
                    <w:top w:val="none" w:sz="0" w:space="0" w:color="auto"/>
                    <w:left w:val="none" w:sz="0" w:space="0" w:color="auto"/>
                    <w:bottom w:val="none" w:sz="0" w:space="0" w:color="auto"/>
                    <w:right w:val="none" w:sz="0" w:space="0" w:color="auto"/>
                  </w:divBdr>
                </w:div>
              </w:divsChild>
            </w:div>
            <w:div w:id="1094517464">
              <w:marLeft w:val="0"/>
              <w:marRight w:val="0"/>
              <w:marTop w:val="0"/>
              <w:marBottom w:val="0"/>
              <w:divBdr>
                <w:top w:val="none" w:sz="0" w:space="0" w:color="auto"/>
                <w:left w:val="none" w:sz="0" w:space="0" w:color="auto"/>
                <w:bottom w:val="none" w:sz="0" w:space="0" w:color="auto"/>
                <w:right w:val="none" w:sz="0" w:space="0" w:color="auto"/>
              </w:divBdr>
              <w:divsChild>
                <w:div w:id="42842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5596">
          <w:marLeft w:val="0"/>
          <w:marRight w:val="0"/>
          <w:marTop w:val="0"/>
          <w:marBottom w:val="0"/>
          <w:divBdr>
            <w:top w:val="none" w:sz="0" w:space="0" w:color="auto"/>
            <w:left w:val="none" w:sz="0" w:space="0" w:color="auto"/>
            <w:bottom w:val="none" w:sz="0" w:space="0" w:color="auto"/>
            <w:right w:val="none" w:sz="0" w:space="0" w:color="auto"/>
          </w:divBdr>
          <w:divsChild>
            <w:div w:id="1211070615">
              <w:marLeft w:val="0"/>
              <w:marRight w:val="0"/>
              <w:marTop w:val="0"/>
              <w:marBottom w:val="0"/>
              <w:divBdr>
                <w:top w:val="none" w:sz="0" w:space="0" w:color="auto"/>
                <w:left w:val="none" w:sz="0" w:space="0" w:color="auto"/>
                <w:bottom w:val="none" w:sz="0" w:space="0" w:color="auto"/>
                <w:right w:val="none" w:sz="0" w:space="0" w:color="auto"/>
              </w:divBdr>
              <w:divsChild>
                <w:div w:id="284385562">
                  <w:marLeft w:val="0"/>
                  <w:marRight w:val="0"/>
                  <w:marTop w:val="0"/>
                  <w:marBottom w:val="0"/>
                  <w:divBdr>
                    <w:top w:val="none" w:sz="0" w:space="0" w:color="auto"/>
                    <w:left w:val="none" w:sz="0" w:space="0" w:color="auto"/>
                    <w:bottom w:val="none" w:sz="0" w:space="0" w:color="auto"/>
                    <w:right w:val="none" w:sz="0" w:space="0" w:color="auto"/>
                  </w:divBdr>
                </w:div>
              </w:divsChild>
            </w:div>
            <w:div w:id="456875057">
              <w:marLeft w:val="0"/>
              <w:marRight w:val="0"/>
              <w:marTop w:val="0"/>
              <w:marBottom w:val="0"/>
              <w:divBdr>
                <w:top w:val="none" w:sz="0" w:space="0" w:color="auto"/>
                <w:left w:val="none" w:sz="0" w:space="0" w:color="auto"/>
                <w:bottom w:val="none" w:sz="0" w:space="0" w:color="auto"/>
                <w:right w:val="none" w:sz="0" w:space="0" w:color="auto"/>
              </w:divBdr>
              <w:divsChild>
                <w:div w:id="1812552394">
                  <w:marLeft w:val="0"/>
                  <w:marRight w:val="0"/>
                  <w:marTop w:val="0"/>
                  <w:marBottom w:val="0"/>
                  <w:divBdr>
                    <w:top w:val="none" w:sz="0" w:space="0" w:color="auto"/>
                    <w:left w:val="none" w:sz="0" w:space="0" w:color="auto"/>
                    <w:bottom w:val="none" w:sz="0" w:space="0" w:color="auto"/>
                    <w:right w:val="none" w:sz="0" w:space="0" w:color="auto"/>
                  </w:divBdr>
                </w:div>
              </w:divsChild>
            </w:div>
            <w:div w:id="1993873374">
              <w:marLeft w:val="0"/>
              <w:marRight w:val="0"/>
              <w:marTop w:val="0"/>
              <w:marBottom w:val="0"/>
              <w:divBdr>
                <w:top w:val="none" w:sz="0" w:space="0" w:color="auto"/>
                <w:left w:val="none" w:sz="0" w:space="0" w:color="auto"/>
                <w:bottom w:val="none" w:sz="0" w:space="0" w:color="auto"/>
                <w:right w:val="none" w:sz="0" w:space="0" w:color="auto"/>
              </w:divBdr>
              <w:divsChild>
                <w:div w:id="943655563">
                  <w:marLeft w:val="0"/>
                  <w:marRight w:val="0"/>
                  <w:marTop w:val="0"/>
                  <w:marBottom w:val="0"/>
                  <w:divBdr>
                    <w:top w:val="none" w:sz="0" w:space="0" w:color="auto"/>
                    <w:left w:val="none" w:sz="0" w:space="0" w:color="auto"/>
                    <w:bottom w:val="none" w:sz="0" w:space="0" w:color="auto"/>
                    <w:right w:val="none" w:sz="0" w:space="0" w:color="auto"/>
                  </w:divBdr>
                </w:div>
              </w:divsChild>
            </w:div>
            <w:div w:id="14308208">
              <w:marLeft w:val="0"/>
              <w:marRight w:val="0"/>
              <w:marTop w:val="0"/>
              <w:marBottom w:val="0"/>
              <w:divBdr>
                <w:top w:val="none" w:sz="0" w:space="0" w:color="auto"/>
                <w:left w:val="none" w:sz="0" w:space="0" w:color="auto"/>
                <w:bottom w:val="none" w:sz="0" w:space="0" w:color="auto"/>
                <w:right w:val="none" w:sz="0" w:space="0" w:color="auto"/>
              </w:divBdr>
              <w:divsChild>
                <w:div w:id="74140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96205">
          <w:marLeft w:val="0"/>
          <w:marRight w:val="0"/>
          <w:marTop w:val="0"/>
          <w:marBottom w:val="0"/>
          <w:divBdr>
            <w:top w:val="none" w:sz="0" w:space="0" w:color="auto"/>
            <w:left w:val="none" w:sz="0" w:space="0" w:color="auto"/>
            <w:bottom w:val="none" w:sz="0" w:space="0" w:color="auto"/>
            <w:right w:val="none" w:sz="0" w:space="0" w:color="auto"/>
          </w:divBdr>
          <w:divsChild>
            <w:div w:id="1122726525">
              <w:marLeft w:val="0"/>
              <w:marRight w:val="0"/>
              <w:marTop w:val="0"/>
              <w:marBottom w:val="0"/>
              <w:divBdr>
                <w:top w:val="none" w:sz="0" w:space="0" w:color="auto"/>
                <w:left w:val="none" w:sz="0" w:space="0" w:color="auto"/>
                <w:bottom w:val="none" w:sz="0" w:space="0" w:color="auto"/>
                <w:right w:val="none" w:sz="0" w:space="0" w:color="auto"/>
              </w:divBdr>
              <w:divsChild>
                <w:div w:id="881020959">
                  <w:marLeft w:val="0"/>
                  <w:marRight w:val="0"/>
                  <w:marTop w:val="0"/>
                  <w:marBottom w:val="0"/>
                  <w:divBdr>
                    <w:top w:val="none" w:sz="0" w:space="0" w:color="auto"/>
                    <w:left w:val="none" w:sz="0" w:space="0" w:color="auto"/>
                    <w:bottom w:val="none" w:sz="0" w:space="0" w:color="auto"/>
                    <w:right w:val="none" w:sz="0" w:space="0" w:color="auto"/>
                  </w:divBdr>
                </w:div>
              </w:divsChild>
            </w:div>
            <w:div w:id="1252082848">
              <w:marLeft w:val="0"/>
              <w:marRight w:val="0"/>
              <w:marTop w:val="0"/>
              <w:marBottom w:val="0"/>
              <w:divBdr>
                <w:top w:val="none" w:sz="0" w:space="0" w:color="auto"/>
                <w:left w:val="none" w:sz="0" w:space="0" w:color="auto"/>
                <w:bottom w:val="none" w:sz="0" w:space="0" w:color="auto"/>
                <w:right w:val="none" w:sz="0" w:space="0" w:color="auto"/>
              </w:divBdr>
              <w:divsChild>
                <w:div w:id="1218592871">
                  <w:marLeft w:val="0"/>
                  <w:marRight w:val="0"/>
                  <w:marTop w:val="0"/>
                  <w:marBottom w:val="0"/>
                  <w:divBdr>
                    <w:top w:val="none" w:sz="0" w:space="0" w:color="auto"/>
                    <w:left w:val="none" w:sz="0" w:space="0" w:color="auto"/>
                    <w:bottom w:val="none" w:sz="0" w:space="0" w:color="auto"/>
                    <w:right w:val="none" w:sz="0" w:space="0" w:color="auto"/>
                  </w:divBdr>
                </w:div>
              </w:divsChild>
            </w:div>
            <w:div w:id="856113100">
              <w:marLeft w:val="0"/>
              <w:marRight w:val="0"/>
              <w:marTop w:val="0"/>
              <w:marBottom w:val="0"/>
              <w:divBdr>
                <w:top w:val="none" w:sz="0" w:space="0" w:color="auto"/>
                <w:left w:val="none" w:sz="0" w:space="0" w:color="auto"/>
                <w:bottom w:val="none" w:sz="0" w:space="0" w:color="auto"/>
                <w:right w:val="none" w:sz="0" w:space="0" w:color="auto"/>
              </w:divBdr>
              <w:divsChild>
                <w:div w:id="13650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65652">
          <w:marLeft w:val="0"/>
          <w:marRight w:val="0"/>
          <w:marTop w:val="0"/>
          <w:marBottom w:val="0"/>
          <w:divBdr>
            <w:top w:val="none" w:sz="0" w:space="0" w:color="auto"/>
            <w:left w:val="none" w:sz="0" w:space="0" w:color="auto"/>
            <w:bottom w:val="none" w:sz="0" w:space="0" w:color="auto"/>
            <w:right w:val="none" w:sz="0" w:space="0" w:color="auto"/>
          </w:divBdr>
          <w:divsChild>
            <w:div w:id="1720280345">
              <w:marLeft w:val="0"/>
              <w:marRight w:val="0"/>
              <w:marTop w:val="0"/>
              <w:marBottom w:val="0"/>
              <w:divBdr>
                <w:top w:val="none" w:sz="0" w:space="0" w:color="auto"/>
                <w:left w:val="none" w:sz="0" w:space="0" w:color="auto"/>
                <w:bottom w:val="none" w:sz="0" w:space="0" w:color="auto"/>
                <w:right w:val="none" w:sz="0" w:space="0" w:color="auto"/>
              </w:divBdr>
              <w:divsChild>
                <w:div w:id="145241912">
                  <w:marLeft w:val="0"/>
                  <w:marRight w:val="0"/>
                  <w:marTop w:val="0"/>
                  <w:marBottom w:val="0"/>
                  <w:divBdr>
                    <w:top w:val="none" w:sz="0" w:space="0" w:color="auto"/>
                    <w:left w:val="none" w:sz="0" w:space="0" w:color="auto"/>
                    <w:bottom w:val="none" w:sz="0" w:space="0" w:color="auto"/>
                    <w:right w:val="none" w:sz="0" w:space="0" w:color="auto"/>
                  </w:divBdr>
                </w:div>
              </w:divsChild>
            </w:div>
            <w:div w:id="801725448">
              <w:marLeft w:val="0"/>
              <w:marRight w:val="0"/>
              <w:marTop w:val="0"/>
              <w:marBottom w:val="0"/>
              <w:divBdr>
                <w:top w:val="none" w:sz="0" w:space="0" w:color="auto"/>
                <w:left w:val="none" w:sz="0" w:space="0" w:color="auto"/>
                <w:bottom w:val="none" w:sz="0" w:space="0" w:color="auto"/>
                <w:right w:val="none" w:sz="0" w:space="0" w:color="auto"/>
              </w:divBdr>
              <w:divsChild>
                <w:div w:id="2485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86091">
          <w:marLeft w:val="0"/>
          <w:marRight w:val="0"/>
          <w:marTop w:val="0"/>
          <w:marBottom w:val="0"/>
          <w:divBdr>
            <w:top w:val="none" w:sz="0" w:space="0" w:color="auto"/>
            <w:left w:val="none" w:sz="0" w:space="0" w:color="auto"/>
            <w:bottom w:val="none" w:sz="0" w:space="0" w:color="auto"/>
            <w:right w:val="none" w:sz="0" w:space="0" w:color="auto"/>
          </w:divBdr>
          <w:divsChild>
            <w:div w:id="1927374569">
              <w:marLeft w:val="0"/>
              <w:marRight w:val="0"/>
              <w:marTop w:val="0"/>
              <w:marBottom w:val="0"/>
              <w:divBdr>
                <w:top w:val="none" w:sz="0" w:space="0" w:color="auto"/>
                <w:left w:val="none" w:sz="0" w:space="0" w:color="auto"/>
                <w:bottom w:val="none" w:sz="0" w:space="0" w:color="auto"/>
                <w:right w:val="none" w:sz="0" w:space="0" w:color="auto"/>
              </w:divBdr>
              <w:divsChild>
                <w:div w:id="489828565">
                  <w:marLeft w:val="0"/>
                  <w:marRight w:val="0"/>
                  <w:marTop w:val="0"/>
                  <w:marBottom w:val="0"/>
                  <w:divBdr>
                    <w:top w:val="none" w:sz="0" w:space="0" w:color="auto"/>
                    <w:left w:val="none" w:sz="0" w:space="0" w:color="auto"/>
                    <w:bottom w:val="none" w:sz="0" w:space="0" w:color="auto"/>
                    <w:right w:val="none" w:sz="0" w:space="0" w:color="auto"/>
                  </w:divBdr>
                </w:div>
              </w:divsChild>
            </w:div>
            <w:div w:id="1477182353">
              <w:marLeft w:val="0"/>
              <w:marRight w:val="0"/>
              <w:marTop w:val="0"/>
              <w:marBottom w:val="0"/>
              <w:divBdr>
                <w:top w:val="none" w:sz="0" w:space="0" w:color="auto"/>
                <w:left w:val="none" w:sz="0" w:space="0" w:color="auto"/>
                <w:bottom w:val="none" w:sz="0" w:space="0" w:color="auto"/>
                <w:right w:val="none" w:sz="0" w:space="0" w:color="auto"/>
              </w:divBdr>
              <w:divsChild>
                <w:div w:id="50582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29680">
          <w:marLeft w:val="0"/>
          <w:marRight w:val="0"/>
          <w:marTop w:val="0"/>
          <w:marBottom w:val="0"/>
          <w:divBdr>
            <w:top w:val="none" w:sz="0" w:space="0" w:color="auto"/>
            <w:left w:val="none" w:sz="0" w:space="0" w:color="auto"/>
            <w:bottom w:val="none" w:sz="0" w:space="0" w:color="auto"/>
            <w:right w:val="none" w:sz="0" w:space="0" w:color="auto"/>
          </w:divBdr>
          <w:divsChild>
            <w:div w:id="143594504">
              <w:marLeft w:val="0"/>
              <w:marRight w:val="0"/>
              <w:marTop w:val="0"/>
              <w:marBottom w:val="0"/>
              <w:divBdr>
                <w:top w:val="none" w:sz="0" w:space="0" w:color="auto"/>
                <w:left w:val="none" w:sz="0" w:space="0" w:color="auto"/>
                <w:bottom w:val="none" w:sz="0" w:space="0" w:color="auto"/>
                <w:right w:val="none" w:sz="0" w:space="0" w:color="auto"/>
              </w:divBdr>
              <w:divsChild>
                <w:div w:id="364797812">
                  <w:marLeft w:val="0"/>
                  <w:marRight w:val="0"/>
                  <w:marTop w:val="0"/>
                  <w:marBottom w:val="0"/>
                  <w:divBdr>
                    <w:top w:val="none" w:sz="0" w:space="0" w:color="auto"/>
                    <w:left w:val="none" w:sz="0" w:space="0" w:color="auto"/>
                    <w:bottom w:val="none" w:sz="0" w:space="0" w:color="auto"/>
                    <w:right w:val="none" w:sz="0" w:space="0" w:color="auto"/>
                  </w:divBdr>
                </w:div>
              </w:divsChild>
            </w:div>
            <w:div w:id="1075971837">
              <w:marLeft w:val="0"/>
              <w:marRight w:val="0"/>
              <w:marTop w:val="0"/>
              <w:marBottom w:val="0"/>
              <w:divBdr>
                <w:top w:val="none" w:sz="0" w:space="0" w:color="auto"/>
                <w:left w:val="none" w:sz="0" w:space="0" w:color="auto"/>
                <w:bottom w:val="none" w:sz="0" w:space="0" w:color="auto"/>
                <w:right w:val="none" w:sz="0" w:space="0" w:color="auto"/>
              </w:divBdr>
              <w:divsChild>
                <w:div w:id="3088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7375">
          <w:marLeft w:val="0"/>
          <w:marRight w:val="0"/>
          <w:marTop w:val="0"/>
          <w:marBottom w:val="0"/>
          <w:divBdr>
            <w:top w:val="none" w:sz="0" w:space="0" w:color="auto"/>
            <w:left w:val="none" w:sz="0" w:space="0" w:color="auto"/>
            <w:bottom w:val="none" w:sz="0" w:space="0" w:color="auto"/>
            <w:right w:val="none" w:sz="0" w:space="0" w:color="auto"/>
          </w:divBdr>
          <w:divsChild>
            <w:div w:id="1829009940">
              <w:marLeft w:val="0"/>
              <w:marRight w:val="0"/>
              <w:marTop w:val="0"/>
              <w:marBottom w:val="0"/>
              <w:divBdr>
                <w:top w:val="none" w:sz="0" w:space="0" w:color="auto"/>
                <w:left w:val="none" w:sz="0" w:space="0" w:color="auto"/>
                <w:bottom w:val="none" w:sz="0" w:space="0" w:color="auto"/>
                <w:right w:val="none" w:sz="0" w:space="0" w:color="auto"/>
              </w:divBdr>
              <w:divsChild>
                <w:div w:id="989671347">
                  <w:marLeft w:val="0"/>
                  <w:marRight w:val="0"/>
                  <w:marTop w:val="0"/>
                  <w:marBottom w:val="0"/>
                  <w:divBdr>
                    <w:top w:val="none" w:sz="0" w:space="0" w:color="auto"/>
                    <w:left w:val="none" w:sz="0" w:space="0" w:color="auto"/>
                    <w:bottom w:val="none" w:sz="0" w:space="0" w:color="auto"/>
                    <w:right w:val="none" w:sz="0" w:space="0" w:color="auto"/>
                  </w:divBdr>
                </w:div>
              </w:divsChild>
            </w:div>
            <w:div w:id="637342184">
              <w:marLeft w:val="0"/>
              <w:marRight w:val="0"/>
              <w:marTop w:val="0"/>
              <w:marBottom w:val="0"/>
              <w:divBdr>
                <w:top w:val="none" w:sz="0" w:space="0" w:color="auto"/>
                <w:left w:val="none" w:sz="0" w:space="0" w:color="auto"/>
                <w:bottom w:val="none" w:sz="0" w:space="0" w:color="auto"/>
                <w:right w:val="none" w:sz="0" w:space="0" w:color="auto"/>
              </w:divBdr>
              <w:divsChild>
                <w:div w:id="197015840">
                  <w:marLeft w:val="0"/>
                  <w:marRight w:val="0"/>
                  <w:marTop w:val="0"/>
                  <w:marBottom w:val="0"/>
                  <w:divBdr>
                    <w:top w:val="none" w:sz="0" w:space="0" w:color="auto"/>
                    <w:left w:val="none" w:sz="0" w:space="0" w:color="auto"/>
                    <w:bottom w:val="none" w:sz="0" w:space="0" w:color="auto"/>
                    <w:right w:val="none" w:sz="0" w:space="0" w:color="auto"/>
                  </w:divBdr>
                </w:div>
              </w:divsChild>
            </w:div>
            <w:div w:id="809901576">
              <w:marLeft w:val="0"/>
              <w:marRight w:val="0"/>
              <w:marTop w:val="0"/>
              <w:marBottom w:val="0"/>
              <w:divBdr>
                <w:top w:val="none" w:sz="0" w:space="0" w:color="auto"/>
                <w:left w:val="none" w:sz="0" w:space="0" w:color="auto"/>
                <w:bottom w:val="none" w:sz="0" w:space="0" w:color="auto"/>
                <w:right w:val="none" w:sz="0" w:space="0" w:color="auto"/>
              </w:divBdr>
              <w:divsChild>
                <w:div w:id="112286881">
                  <w:marLeft w:val="0"/>
                  <w:marRight w:val="0"/>
                  <w:marTop w:val="0"/>
                  <w:marBottom w:val="0"/>
                  <w:divBdr>
                    <w:top w:val="none" w:sz="0" w:space="0" w:color="auto"/>
                    <w:left w:val="none" w:sz="0" w:space="0" w:color="auto"/>
                    <w:bottom w:val="none" w:sz="0" w:space="0" w:color="auto"/>
                    <w:right w:val="none" w:sz="0" w:space="0" w:color="auto"/>
                  </w:divBdr>
                </w:div>
              </w:divsChild>
            </w:div>
            <w:div w:id="21320472">
              <w:marLeft w:val="0"/>
              <w:marRight w:val="0"/>
              <w:marTop w:val="0"/>
              <w:marBottom w:val="0"/>
              <w:divBdr>
                <w:top w:val="none" w:sz="0" w:space="0" w:color="auto"/>
                <w:left w:val="none" w:sz="0" w:space="0" w:color="auto"/>
                <w:bottom w:val="none" w:sz="0" w:space="0" w:color="auto"/>
                <w:right w:val="none" w:sz="0" w:space="0" w:color="auto"/>
              </w:divBdr>
              <w:divsChild>
                <w:div w:id="834807417">
                  <w:marLeft w:val="0"/>
                  <w:marRight w:val="0"/>
                  <w:marTop w:val="0"/>
                  <w:marBottom w:val="0"/>
                  <w:divBdr>
                    <w:top w:val="none" w:sz="0" w:space="0" w:color="auto"/>
                    <w:left w:val="none" w:sz="0" w:space="0" w:color="auto"/>
                    <w:bottom w:val="none" w:sz="0" w:space="0" w:color="auto"/>
                    <w:right w:val="none" w:sz="0" w:space="0" w:color="auto"/>
                  </w:divBdr>
                </w:div>
              </w:divsChild>
            </w:div>
            <w:div w:id="1790203245">
              <w:marLeft w:val="0"/>
              <w:marRight w:val="0"/>
              <w:marTop w:val="0"/>
              <w:marBottom w:val="0"/>
              <w:divBdr>
                <w:top w:val="none" w:sz="0" w:space="0" w:color="auto"/>
                <w:left w:val="none" w:sz="0" w:space="0" w:color="auto"/>
                <w:bottom w:val="none" w:sz="0" w:space="0" w:color="auto"/>
                <w:right w:val="none" w:sz="0" w:space="0" w:color="auto"/>
              </w:divBdr>
              <w:divsChild>
                <w:div w:id="1822229587">
                  <w:marLeft w:val="0"/>
                  <w:marRight w:val="0"/>
                  <w:marTop w:val="0"/>
                  <w:marBottom w:val="0"/>
                  <w:divBdr>
                    <w:top w:val="none" w:sz="0" w:space="0" w:color="auto"/>
                    <w:left w:val="none" w:sz="0" w:space="0" w:color="auto"/>
                    <w:bottom w:val="none" w:sz="0" w:space="0" w:color="auto"/>
                    <w:right w:val="none" w:sz="0" w:space="0" w:color="auto"/>
                  </w:divBdr>
                </w:div>
              </w:divsChild>
            </w:div>
            <w:div w:id="1542092548">
              <w:marLeft w:val="0"/>
              <w:marRight w:val="0"/>
              <w:marTop w:val="0"/>
              <w:marBottom w:val="0"/>
              <w:divBdr>
                <w:top w:val="none" w:sz="0" w:space="0" w:color="auto"/>
                <w:left w:val="none" w:sz="0" w:space="0" w:color="auto"/>
                <w:bottom w:val="none" w:sz="0" w:space="0" w:color="auto"/>
                <w:right w:val="none" w:sz="0" w:space="0" w:color="auto"/>
              </w:divBdr>
              <w:divsChild>
                <w:div w:id="1242787360">
                  <w:marLeft w:val="0"/>
                  <w:marRight w:val="0"/>
                  <w:marTop w:val="0"/>
                  <w:marBottom w:val="0"/>
                  <w:divBdr>
                    <w:top w:val="none" w:sz="0" w:space="0" w:color="auto"/>
                    <w:left w:val="none" w:sz="0" w:space="0" w:color="auto"/>
                    <w:bottom w:val="none" w:sz="0" w:space="0" w:color="auto"/>
                    <w:right w:val="none" w:sz="0" w:space="0" w:color="auto"/>
                  </w:divBdr>
                </w:div>
              </w:divsChild>
            </w:div>
            <w:div w:id="236064292">
              <w:marLeft w:val="0"/>
              <w:marRight w:val="0"/>
              <w:marTop w:val="0"/>
              <w:marBottom w:val="0"/>
              <w:divBdr>
                <w:top w:val="none" w:sz="0" w:space="0" w:color="auto"/>
                <w:left w:val="none" w:sz="0" w:space="0" w:color="auto"/>
                <w:bottom w:val="none" w:sz="0" w:space="0" w:color="auto"/>
                <w:right w:val="none" w:sz="0" w:space="0" w:color="auto"/>
              </w:divBdr>
              <w:divsChild>
                <w:div w:id="1860851034">
                  <w:marLeft w:val="0"/>
                  <w:marRight w:val="0"/>
                  <w:marTop w:val="0"/>
                  <w:marBottom w:val="0"/>
                  <w:divBdr>
                    <w:top w:val="none" w:sz="0" w:space="0" w:color="auto"/>
                    <w:left w:val="none" w:sz="0" w:space="0" w:color="auto"/>
                    <w:bottom w:val="none" w:sz="0" w:space="0" w:color="auto"/>
                    <w:right w:val="none" w:sz="0" w:space="0" w:color="auto"/>
                  </w:divBdr>
                </w:div>
              </w:divsChild>
            </w:div>
            <w:div w:id="993803657">
              <w:marLeft w:val="0"/>
              <w:marRight w:val="0"/>
              <w:marTop w:val="0"/>
              <w:marBottom w:val="0"/>
              <w:divBdr>
                <w:top w:val="none" w:sz="0" w:space="0" w:color="auto"/>
                <w:left w:val="none" w:sz="0" w:space="0" w:color="auto"/>
                <w:bottom w:val="none" w:sz="0" w:space="0" w:color="auto"/>
                <w:right w:val="none" w:sz="0" w:space="0" w:color="auto"/>
              </w:divBdr>
              <w:divsChild>
                <w:div w:id="43069535">
                  <w:marLeft w:val="0"/>
                  <w:marRight w:val="0"/>
                  <w:marTop w:val="0"/>
                  <w:marBottom w:val="0"/>
                  <w:divBdr>
                    <w:top w:val="none" w:sz="0" w:space="0" w:color="auto"/>
                    <w:left w:val="none" w:sz="0" w:space="0" w:color="auto"/>
                    <w:bottom w:val="none" w:sz="0" w:space="0" w:color="auto"/>
                    <w:right w:val="none" w:sz="0" w:space="0" w:color="auto"/>
                  </w:divBdr>
                </w:div>
              </w:divsChild>
            </w:div>
            <w:div w:id="1829204095">
              <w:marLeft w:val="0"/>
              <w:marRight w:val="0"/>
              <w:marTop w:val="0"/>
              <w:marBottom w:val="0"/>
              <w:divBdr>
                <w:top w:val="none" w:sz="0" w:space="0" w:color="auto"/>
                <w:left w:val="none" w:sz="0" w:space="0" w:color="auto"/>
                <w:bottom w:val="none" w:sz="0" w:space="0" w:color="auto"/>
                <w:right w:val="none" w:sz="0" w:space="0" w:color="auto"/>
              </w:divBdr>
              <w:divsChild>
                <w:div w:id="1290359049">
                  <w:marLeft w:val="0"/>
                  <w:marRight w:val="0"/>
                  <w:marTop w:val="0"/>
                  <w:marBottom w:val="0"/>
                  <w:divBdr>
                    <w:top w:val="none" w:sz="0" w:space="0" w:color="auto"/>
                    <w:left w:val="none" w:sz="0" w:space="0" w:color="auto"/>
                    <w:bottom w:val="none" w:sz="0" w:space="0" w:color="auto"/>
                    <w:right w:val="none" w:sz="0" w:space="0" w:color="auto"/>
                  </w:divBdr>
                </w:div>
              </w:divsChild>
            </w:div>
            <w:div w:id="997538155">
              <w:marLeft w:val="0"/>
              <w:marRight w:val="0"/>
              <w:marTop w:val="0"/>
              <w:marBottom w:val="0"/>
              <w:divBdr>
                <w:top w:val="none" w:sz="0" w:space="0" w:color="auto"/>
                <w:left w:val="none" w:sz="0" w:space="0" w:color="auto"/>
                <w:bottom w:val="none" w:sz="0" w:space="0" w:color="auto"/>
                <w:right w:val="none" w:sz="0" w:space="0" w:color="auto"/>
              </w:divBdr>
              <w:divsChild>
                <w:div w:id="1894121917">
                  <w:marLeft w:val="0"/>
                  <w:marRight w:val="0"/>
                  <w:marTop w:val="0"/>
                  <w:marBottom w:val="0"/>
                  <w:divBdr>
                    <w:top w:val="none" w:sz="0" w:space="0" w:color="auto"/>
                    <w:left w:val="none" w:sz="0" w:space="0" w:color="auto"/>
                    <w:bottom w:val="none" w:sz="0" w:space="0" w:color="auto"/>
                    <w:right w:val="none" w:sz="0" w:space="0" w:color="auto"/>
                  </w:divBdr>
                </w:div>
              </w:divsChild>
            </w:div>
            <w:div w:id="196546911">
              <w:marLeft w:val="0"/>
              <w:marRight w:val="0"/>
              <w:marTop w:val="0"/>
              <w:marBottom w:val="0"/>
              <w:divBdr>
                <w:top w:val="none" w:sz="0" w:space="0" w:color="auto"/>
                <w:left w:val="none" w:sz="0" w:space="0" w:color="auto"/>
                <w:bottom w:val="none" w:sz="0" w:space="0" w:color="auto"/>
                <w:right w:val="none" w:sz="0" w:space="0" w:color="auto"/>
              </w:divBdr>
              <w:divsChild>
                <w:div w:id="1251232086">
                  <w:marLeft w:val="0"/>
                  <w:marRight w:val="0"/>
                  <w:marTop w:val="0"/>
                  <w:marBottom w:val="0"/>
                  <w:divBdr>
                    <w:top w:val="none" w:sz="0" w:space="0" w:color="auto"/>
                    <w:left w:val="none" w:sz="0" w:space="0" w:color="auto"/>
                    <w:bottom w:val="none" w:sz="0" w:space="0" w:color="auto"/>
                    <w:right w:val="none" w:sz="0" w:space="0" w:color="auto"/>
                  </w:divBdr>
                </w:div>
              </w:divsChild>
            </w:div>
            <w:div w:id="1832334472">
              <w:marLeft w:val="0"/>
              <w:marRight w:val="0"/>
              <w:marTop w:val="0"/>
              <w:marBottom w:val="0"/>
              <w:divBdr>
                <w:top w:val="none" w:sz="0" w:space="0" w:color="auto"/>
                <w:left w:val="none" w:sz="0" w:space="0" w:color="auto"/>
                <w:bottom w:val="none" w:sz="0" w:space="0" w:color="auto"/>
                <w:right w:val="none" w:sz="0" w:space="0" w:color="auto"/>
              </w:divBdr>
              <w:divsChild>
                <w:div w:id="2065831964">
                  <w:marLeft w:val="0"/>
                  <w:marRight w:val="0"/>
                  <w:marTop w:val="0"/>
                  <w:marBottom w:val="0"/>
                  <w:divBdr>
                    <w:top w:val="none" w:sz="0" w:space="0" w:color="auto"/>
                    <w:left w:val="none" w:sz="0" w:space="0" w:color="auto"/>
                    <w:bottom w:val="none" w:sz="0" w:space="0" w:color="auto"/>
                    <w:right w:val="none" w:sz="0" w:space="0" w:color="auto"/>
                  </w:divBdr>
                </w:div>
              </w:divsChild>
            </w:div>
            <w:div w:id="1076245895">
              <w:marLeft w:val="0"/>
              <w:marRight w:val="0"/>
              <w:marTop w:val="0"/>
              <w:marBottom w:val="0"/>
              <w:divBdr>
                <w:top w:val="none" w:sz="0" w:space="0" w:color="auto"/>
                <w:left w:val="none" w:sz="0" w:space="0" w:color="auto"/>
                <w:bottom w:val="none" w:sz="0" w:space="0" w:color="auto"/>
                <w:right w:val="none" w:sz="0" w:space="0" w:color="auto"/>
              </w:divBdr>
              <w:divsChild>
                <w:div w:id="1514108037">
                  <w:marLeft w:val="0"/>
                  <w:marRight w:val="0"/>
                  <w:marTop w:val="0"/>
                  <w:marBottom w:val="0"/>
                  <w:divBdr>
                    <w:top w:val="none" w:sz="0" w:space="0" w:color="auto"/>
                    <w:left w:val="none" w:sz="0" w:space="0" w:color="auto"/>
                    <w:bottom w:val="none" w:sz="0" w:space="0" w:color="auto"/>
                    <w:right w:val="none" w:sz="0" w:space="0" w:color="auto"/>
                  </w:divBdr>
                </w:div>
              </w:divsChild>
            </w:div>
            <w:div w:id="1102261877">
              <w:marLeft w:val="0"/>
              <w:marRight w:val="0"/>
              <w:marTop w:val="0"/>
              <w:marBottom w:val="0"/>
              <w:divBdr>
                <w:top w:val="none" w:sz="0" w:space="0" w:color="auto"/>
                <w:left w:val="none" w:sz="0" w:space="0" w:color="auto"/>
                <w:bottom w:val="none" w:sz="0" w:space="0" w:color="auto"/>
                <w:right w:val="none" w:sz="0" w:space="0" w:color="auto"/>
              </w:divBdr>
              <w:divsChild>
                <w:div w:id="353849481">
                  <w:marLeft w:val="0"/>
                  <w:marRight w:val="0"/>
                  <w:marTop w:val="0"/>
                  <w:marBottom w:val="0"/>
                  <w:divBdr>
                    <w:top w:val="none" w:sz="0" w:space="0" w:color="auto"/>
                    <w:left w:val="none" w:sz="0" w:space="0" w:color="auto"/>
                    <w:bottom w:val="none" w:sz="0" w:space="0" w:color="auto"/>
                    <w:right w:val="none" w:sz="0" w:space="0" w:color="auto"/>
                  </w:divBdr>
                </w:div>
              </w:divsChild>
            </w:div>
            <w:div w:id="1669943044">
              <w:marLeft w:val="0"/>
              <w:marRight w:val="0"/>
              <w:marTop w:val="0"/>
              <w:marBottom w:val="0"/>
              <w:divBdr>
                <w:top w:val="none" w:sz="0" w:space="0" w:color="auto"/>
                <w:left w:val="none" w:sz="0" w:space="0" w:color="auto"/>
                <w:bottom w:val="none" w:sz="0" w:space="0" w:color="auto"/>
                <w:right w:val="none" w:sz="0" w:space="0" w:color="auto"/>
              </w:divBdr>
              <w:divsChild>
                <w:div w:id="1714770452">
                  <w:marLeft w:val="0"/>
                  <w:marRight w:val="0"/>
                  <w:marTop w:val="0"/>
                  <w:marBottom w:val="0"/>
                  <w:divBdr>
                    <w:top w:val="none" w:sz="0" w:space="0" w:color="auto"/>
                    <w:left w:val="none" w:sz="0" w:space="0" w:color="auto"/>
                    <w:bottom w:val="none" w:sz="0" w:space="0" w:color="auto"/>
                    <w:right w:val="none" w:sz="0" w:space="0" w:color="auto"/>
                  </w:divBdr>
                </w:div>
              </w:divsChild>
            </w:div>
            <w:div w:id="1583754590">
              <w:marLeft w:val="0"/>
              <w:marRight w:val="0"/>
              <w:marTop w:val="0"/>
              <w:marBottom w:val="0"/>
              <w:divBdr>
                <w:top w:val="none" w:sz="0" w:space="0" w:color="auto"/>
                <w:left w:val="none" w:sz="0" w:space="0" w:color="auto"/>
                <w:bottom w:val="none" w:sz="0" w:space="0" w:color="auto"/>
                <w:right w:val="none" w:sz="0" w:space="0" w:color="auto"/>
              </w:divBdr>
              <w:divsChild>
                <w:div w:id="2086295143">
                  <w:marLeft w:val="0"/>
                  <w:marRight w:val="0"/>
                  <w:marTop w:val="0"/>
                  <w:marBottom w:val="0"/>
                  <w:divBdr>
                    <w:top w:val="none" w:sz="0" w:space="0" w:color="auto"/>
                    <w:left w:val="none" w:sz="0" w:space="0" w:color="auto"/>
                    <w:bottom w:val="none" w:sz="0" w:space="0" w:color="auto"/>
                    <w:right w:val="none" w:sz="0" w:space="0" w:color="auto"/>
                  </w:divBdr>
                </w:div>
              </w:divsChild>
            </w:div>
            <w:div w:id="66460402">
              <w:marLeft w:val="0"/>
              <w:marRight w:val="0"/>
              <w:marTop w:val="0"/>
              <w:marBottom w:val="0"/>
              <w:divBdr>
                <w:top w:val="none" w:sz="0" w:space="0" w:color="auto"/>
                <w:left w:val="none" w:sz="0" w:space="0" w:color="auto"/>
                <w:bottom w:val="none" w:sz="0" w:space="0" w:color="auto"/>
                <w:right w:val="none" w:sz="0" w:space="0" w:color="auto"/>
              </w:divBdr>
              <w:divsChild>
                <w:div w:id="35127960">
                  <w:marLeft w:val="0"/>
                  <w:marRight w:val="0"/>
                  <w:marTop w:val="0"/>
                  <w:marBottom w:val="0"/>
                  <w:divBdr>
                    <w:top w:val="none" w:sz="0" w:space="0" w:color="auto"/>
                    <w:left w:val="none" w:sz="0" w:space="0" w:color="auto"/>
                    <w:bottom w:val="none" w:sz="0" w:space="0" w:color="auto"/>
                    <w:right w:val="none" w:sz="0" w:space="0" w:color="auto"/>
                  </w:divBdr>
                </w:div>
              </w:divsChild>
            </w:div>
            <w:div w:id="551506057">
              <w:marLeft w:val="0"/>
              <w:marRight w:val="0"/>
              <w:marTop w:val="0"/>
              <w:marBottom w:val="0"/>
              <w:divBdr>
                <w:top w:val="none" w:sz="0" w:space="0" w:color="auto"/>
                <w:left w:val="none" w:sz="0" w:space="0" w:color="auto"/>
                <w:bottom w:val="none" w:sz="0" w:space="0" w:color="auto"/>
                <w:right w:val="none" w:sz="0" w:space="0" w:color="auto"/>
              </w:divBdr>
              <w:divsChild>
                <w:div w:id="1392386708">
                  <w:marLeft w:val="0"/>
                  <w:marRight w:val="0"/>
                  <w:marTop w:val="0"/>
                  <w:marBottom w:val="0"/>
                  <w:divBdr>
                    <w:top w:val="none" w:sz="0" w:space="0" w:color="auto"/>
                    <w:left w:val="none" w:sz="0" w:space="0" w:color="auto"/>
                    <w:bottom w:val="none" w:sz="0" w:space="0" w:color="auto"/>
                    <w:right w:val="none" w:sz="0" w:space="0" w:color="auto"/>
                  </w:divBdr>
                </w:div>
              </w:divsChild>
            </w:div>
            <w:div w:id="287009021">
              <w:marLeft w:val="0"/>
              <w:marRight w:val="0"/>
              <w:marTop w:val="0"/>
              <w:marBottom w:val="0"/>
              <w:divBdr>
                <w:top w:val="none" w:sz="0" w:space="0" w:color="auto"/>
                <w:left w:val="none" w:sz="0" w:space="0" w:color="auto"/>
                <w:bottom w:val="none" w:sz="0" w:space="0" w:color="auto"/>
                <w:right w:val="none" w:sz="0" w:space="0" w:color="auto"/>
              </w:divBdr>
              <w:divsChild>
                <w:div w:id="931546067">
                  <w:marLeft w:val="0"/>
                  <w:marRight w:val="0"/>
                  <w:marTop w:val="0"/>
                  <w:marBottom w:val="0"/>
                  <w:divBdr>
                    <w:top w:val="none" w:sz="0" w:space="0" w:color="auto"/>
                    <w:left w:val="none" w:sz="0" w:space="0" w:color="auto"/>
                    <w:bottom w:val="none" w:sz="0" w:space="0" w:color="auto"/>
                    <w:right w:val="none" w:sz="0" w:space="0" w:color="auto"/>
                  </w:divBdr>
                </w:div>
              </w:divsChild>
            </w:div>
            <w:div w:id="1721896829">
              <w:marLeft w:val="0"/>
              <w:marRight w:val="0"/>
              <w:marTop w:val="0"/>
              <w:marBottom w:val="0"/>
              <w:divBdr>
                <w:top w:val="none" w:sz="0" w:space="0" w:color="auto"/>
                <w:left w:val="none" w:sz="0" w:space="0" w:color="auto"/>
                <w:bottom w:val="none" w:sz="0" w:space="0" w:color="auto"/>
                <w:right w:val="none" w:sz="0" w:space="0" w:color="auto"/>
              </w:divBdr>
              <w:divsChild>
                <w:div w:id="1458328521">
                  <w:marLeft w:val="0"/>
                  <w:marRight w:val="0"/>
                  <w:marTop w:val="0"/>
                  <w:marBottom w:val="0"/>
                  <w:divBdr>
                    <w:top w:val="none" w:sz="0" w:space="0" w:color="auto"/>
                    <w:left w:val="none" w:sz="0" w:space="0" w:color="auto"/>
                    <w:bottom w:val="none" w:sz="0" w:space="0" w:color="auto"/>
                    <w:right w:val="none" w:sz="0" w:space="0" w:color="auto"/>
                  </w:divBdr>
                </w:div>
              </w:divsChild>
            </w:div>
            <w:div w:id="1693653411">
              <w:marLeft w:val="0"/>
              <w:marRight w:val="0"/>
              <w:marTop w:val="0"/>
              <w:marBottom w:val="0"/>
              <w:divBdr>
                <w:top w:val="none" w:sz="0" w:space="0" w:color="auto"/>
                <w:left w:val="none" w:sz="0" w:space="0" w:color="auto"/>
                <w:bottom w:val="none" w:sz="0" w:space="0" w:color="auto"/>
                <w:right w:val="none" w:sz="0" w:space="0" w:color="auto"/>
              </w:divBdr>
              <w:divsChild>
                <w:div w:id="749498649">
                  <w:marLeft w:val="0"/>
                  <w:marRight w:val="0"/>
                  <w:marTop w:val="0"/>
                  <w:marBottom w:val="0"/>
                  <w:divBdr>
                    <w:top w:val="none" w:sz="0" w:space="0" w:color="auto"/>
                    <w:left w:val="none" w:sz="0" w:space="0" w:color="auto"/>
                    <w:bottom w:val="none" w:sz="0" w:space="0" w:color="auto"/>
                    <w:right w:val="none" w:sz="0" w:space="0" w:color="auto"/>
                  </w:divBdr>
                </w:div>
              </w:divsChild>
            </w:div>
            <w:div w:id="490297497">
              <w:marLeft w:val="0"/>
              <w:marRight w:val="0"/>
              <w:marTop w:val="0"/>
              <w:marBottom w:val="0"/>
              <w:divBdr>
                <w:top w:val="none" w:sz="0" w:space="0" w:color="auto"/>
                <w:left w:val="none" w:sz="0" w:space="0" w:color="auto"/>
                <w:bottom w:val="none" w:sz="0" w:space="0" w:color="auto"/>
                <w:right w:val="none" w:sz="0" w:space="0" w:color="auto"/>
              </w:divBdr>
              <w:divsChild>
                <w:div w:id="443312523">
                  <w:marLeft w:val="0"/>
                  <w:marRight w:val="0"/>
                  <w:marTop w:val="0"/>
                  <w:marBottom w:val="0"/>
                  <w:divBdr>
                    <w:top w:val="none" w:sz="0" w:space="0" w:color="auto"/>
                    <w:left w:val="none" w:sz="0" w:space="0" w:color="auto"/>
                    <w:bottom w:val="none" w:sz="0" w:space="0" w:color="auto"/>
                    <w:right w:val="none" w:sz="0" w:space="0" w:color="auto"/>
                  </w:divBdr>
                </w:div>
              </w:divsChild>
            </w:div>
            <w:div w:id="1638873989">
              <w:marLeft w:val="0"/>
              <w:marRight w:val="0"/>
              <w:marTop w:val="0"/>
              <w:marBottom w:val="0"/>
              <w:divBdr>
                <w:top w:val="none" w:sz="0" w:space="0" w:color="auto"/>
                <w:left w:val="none" w:sz="0" w:space="0" w:color="auto"/>
                <w:bottom w:val="none" w:sz="0" w:space="0" w:color="auto"/>
                <w:right w:val="none" w:sz="0" w:space="0" w:color="auto"/>
              </w:divBdr>
              <w:divsChild>
                <w:div w:id="87557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1065">
          <w:marLeft w:val="0"/>
          <w:marRight w:val="0"/>
          <w:marTop w:val="0"/>
          <w:marBottom w:val="0"/>
          <w:divBdr>
            <w:top w:val="none" w:sz="0" w:space="0" w:color="auto"/>
            <w:left w:val="none" w:sz="0" w:space="0" w:color="auto"/>
            <w:bottom w:val="none" w:sz="0" w:space="0" w:color="auto"/>
            <w:right w:val="none" w:sz="0" w:space="0" w:color="auto"/>
          </w:divBdr>
          <w:divsChild>
            <w:div w:id="492263981">
              <w:marLeft w:val="0"/>
              <w:marRight w:val="0"/>
              <w:marTop w:val="0"/>
              <w:marBottom w:val="0"/>
              <w:divBdr>
                <w:top w:val="none" w:sz="0" w:space="0" w:color="auto"/>
                <w:left w:val="none" w:sz="0" w:space="0" w:color="auto"/>
                <w:bottom w:val="none" w:sz="0" w:space="0" w:color="auto"/>
                <w:right w:val="none" w:sz="0" w:space="0" w:color="auto"/>
              </w:divBdr>
              <w:divsChild>
                <w:div w:id="1423719822">
                  <w:marLeft w:val="0"/>
                  <w:marRight w:val="0"/>
                  <w:marTop w:val="0"/>
                  <w:marBottom w:val="0"/>
                  <w:divBdr>
                    <w:top w:val="none" w:sz="0" w:space="0" w:color="auto"/>
                    <w:left w:val="none" w:sz="0" w:space="0" w:color="auto"/>
                    <w:bottom w:val="none" w:sz="0" w:space="0" w:color="auto"/>
                    <w:right w:val="none" w:sz="0" w:space="0" w:color="auto"/>
                  </w:divBdr>
                </w:div>
              </w:divsChild>
            </w:div>
            <w:div w:id="1721172130">
              <w:marLeft w:val="0"/>
              <w:marRight w:val="0"/>
              <w:marTop w:val="0"/>
              <w:marBottom w:val="0"/>
              <w:divBdr>
                <w:top w:val="none" w:sz="0" w:space="0" w:color="auto"/>
                <w:left w:val="none" w:sz="0" w:space="0" w:color="auto"/>
                <w:bottom w:val="none" w:sz="0" w:space="0" w:color="auto"/>
                <w:right w:val="none" w:sz="0" w:space="0" w:color="auto"/>
              </w:divBdr>
              <w:divsChild>
                <w:div w:id="206793998">
                  <w:marLeft w:val="0"/>
                  <w:marRight w:val="0"/>
                  <w:marTop w:val="0"/>
                  <w:marBottom w:val="0"/>
                  <w:divBdr>
                    <w:top w:val="none" w:sz="0" w:space="0" w:color="auto"/>
                    <w:left w:val="none" w:sz="0" w:space="0" w:color="auto"/>
                    <w:bottom w:val="none" w:sz="0" w:space="0" w:color="auto"/>
                    <w:right w:val="none" w:sz="0" w:space="0" w:color="auto"/>
                  </w:divBdr>
                </w:div>
              </w:divsChild>
            </w:div>
            <w:div w:id="105274633">
              <w:marLeft w:val="0"/>
              <w:marRight w:val="0"/>
              <w:marTop w:val="0"/>
              <w:marBottom w:val="0"/>
              <w:divBdr>
                <w:top w:val="none" w:sz="0" w:space="0" w:color="auto"/>
                <w:left w:val="none" w:sz="0" w:space="0" w:color="auto"/>
                <w:bottom w:val="none" w:sz="0" w:space="0" w:color="auto"/>
                <w:right w:val="none" w:sz="0" w:space="0" w:color="auto"/>
              </w:divBdr>
              <w:divsChild>
                <w:div w:id="144352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3318">
          <w:marLeft w:val="0"/>
          <w:marRight w:val="0"/>
          <w:marTop w:val="0"/>
          <w:marBottom w:val="0"/>
          <w:divBdr>
            <w:top w:val="none" w:sz="0" w:space="0" w:color="auto"/>
            <w:left w:val="none" w:sz="0" w:space="0" w:color="auto"/>
            <w:bottom w:val="none" w:sz="0" w:space="0" w:color="auto"/>
            <w:right w:val="none" w:sz="0" w:space="0" w:color="auto"/>
          </w:divBdr>
          <w:divsChild>
            <w:div w:id="1777166892">
              <w:marLeft w:val="0"/>
              <w:marRight w:val="0"/>
              <w:marTop w:val="0"/>
              <w:marBottom w:val="0"/>
              <w:divBdr>
                <w:top w:val="none" w:sz="0" w:space="0" w:color="auto"/>
                <w:left w:val="none" w:sz="0" w:space="0" w:color="auto"/>
                <w:bottom w:val="none" w:sz="0" w:space="0" w:color="auto"/>
                <w:right w:val="none" w:sz="0" w:space="0" w:color="auto"/>
              </w:divBdr>
              <w:divsChild>
                <w:div w:id="119223476">
                  <w:marLeft w:val="0"/>
                  <w:marRight w:val="0"/>
                  <w:marTop w:val="0"/>
                  <w:marBottom w:val="0"/>
                  <w:divBdr>
                    <w:top w:val="none" w:sz="0" w:space="0" w:color="auto"/>
                    <w:left w:val="none" w:sz="0" w:space="0" w:color="auto"/>
                    <w:bottom w:val="none" w:sz="0" w:space="0" w:color="auto"/>
                    <w:right w:val="none" w:sz="0" w:space="0" w:color="auto"/>
                  </w:divBdr>
                </w:div>
              </w:divsChild>
            </w:div>
            <w:div w:id="925071997">
              <w:marLeft w:val="0"/>
              <w:marRight w:val="0"/>
              <w:marTop w:val="0"/>
              <w:marBottom w:val="0"/>
              <w:divBdr>
                <w:top w:val="none" w:sz="0" w:space="0" w:color="auto"/>
                <w:left w:val="none" w:sz="0" w:space="0" w:color="auto"/>
                <w:bottom w:val="none" w:sz="0" w:space="0" w:color="auto"/>
                <w:right w:val="none" w:sz="0" w:space="0" w:color="auto"/>
              </w:divBdr>
              <w:divsChild>
                <w:div w:id="126028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7762">
          <w:marLeft w:val="0"/>
          <w:marRight w:val="0"/>
          <w:marTop w:val="0"/>
          <w:marBottom w:val="0"/>
          <w:divBdr>
            <w:top w:val="none" w:sz="0" w:space="0" w:color="auto"/>
            <w:left w:val="none" w:sz="0" w:space="0" w:color="auto"/>
            <w:bottom w:val="none" w:sz="0" w:space="0" w:color="auto"/>
            <w:right w:val="none" w:sz="0" w:space="0" w:color="auto"/>
          </w:divBdr>
          <w:divsChild>
            <w:div w:id="401560410">
              <w:marLeft w:val="0"/>
              <w:marRight w:val="0"/>
              <w:marTop w:val="0"/>
              <w:marBottom w:val="0"/>
              <w:divBdr>
                <w:top w:val="none" w:sz="0" w:space="0" w:color="auto"/>
                <w:left w:val="none" w:sz="0" w:space="0" w:color="auto"/>
                <w:bottom w:val="none" w:sz="0" w:space="0" w:color="auto"/>
                <w:right w:val="none" w:sz="0" w:space="0" w:color="auto"/>
              </w:divBdr>
              <w:divsChild>
                <w:div w:id="18095513">
                  <w:marLeft w:val="0"/>
                  <w:marRight w:val="0"/>
                  <w:marTop w:val="0"/>
                  <w:marBottom w:val="0"/>
                  <w:divBdr>
                    <w:top w:val="none" w:sz="0" w:space="0" w:color="auto"/>
                    <w:left w:val="none" w:sz="0" w:space="0" w:color="auto"/>
                    <w:bottom w:val="none" w:sz="0" w:space="0" w:color="auto"/>
                    <w:right w:val="none" w:sz="0" w:space="0" w:color="auto"/>
                  </w:divBdr>
                </w:div>
              </w:divsChild>
            </w:div>
            <w:div w:id="1807622874">
              <w:marLeft w:val="0"/>
              <w:marRight w:val="0"/>
              <w:marTop w:val="0"/>
              <w:marBottom w:val="0"/>
              <w:divBdr>
                <w:top w:val="none" w:sz="0" w:space="0" w:color="auto"/>
                <w:left w:val="none" w:sz="0" w:space="0" w:color="auto"/>
                <w:bottom w:val="none" w:sz="0" w:space="0" w:color="auto"/>
                <w:right w:val="none" w:sz="0" w:space="0" w:color="auto"/>
              </w:divBdr>
              <w:divsChild>
                <w:div w:id="13364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3585">
          <w:marLeft w:val="0"/>
          <w:marRight w:val="0"/>
          <w:marTop w:val="0"/>
          <w:marBottom w:val="0"/>
          <w:divBdr>
            <w:top w:val="none" w:sz="0" w:space="0" w:color="auto"/>
            <w:left w:val="none" w:sz="0" w:space="0" w:color="auto"/>
            <w:bottom w:val="none" w:sz="0" w:space="0" w:color="auto"/>
            <w:right w:val="none" w:sz="0" w:space="0" w:color="auto"/>
          </w:divBdr>
          <w:divsChild>
            <w:div w:id="1941134616">
              <w:marLeft w:val="0"/>
              <w:marRight w:val="0"/>
              <w:marTop w:val="0"/>
              <w:marBottom w:val="0"/>
              <w:divBdr>
                <w:top w:val="none" w:sz="0" w:space="0" w:color="auto"/>
                <w:left w:val="none" w:sz="0" w:space="0" w:color="auto"/>
                <w:bottom w:val="none" w:sz="0" w:space="0" w:color="auto"/>
                <w:right w:val="none" w:sz="0" w:space="0" w:color="auto"/>
              </w:divBdr>
              <w:divsChild>
                <w:div w:id="305281835">
                  <w:marLeft w:val="0"/>
                  <w:marRight w:val="0"/>
                  <w:marTop w:val="0"/>
                  <w:marBottom w:val="0"/>
                  <w:divBdr>
                    <w:top w:val="none" w:sz="0" w:space="0" w:color="auto"/>
                    <w:left w:val="none" w:sz="0" w:space="0" w:color="auto"/>
                    <w:bottom w:val="none" w:sz="0" w:space="0" w:color="auto"/>
                    <w:right w:val="none" w:sz="0" w:space="0" w:color="auto"/>
                  </w:divBdr>
                </w:div>
              </w:divsChild>
            </w:div>
            <w:div w:id="1971279976">
              <w:marLeft w:val="0"/>
              <w:marRight w:val="0"/>
              <w:marTop w:val="0"/>
              <w:marBottom w:val="0"/>
              <w:divBdr>
                <w:top w:val="none" w:sz="0" w:space="0" w:color="auto"/>
                <w:left w:val="none" w:sz="0" w:space="0" w:color="auto"/>
                <w:bottom w:val="none" w:sz="0" w:space="0" w:color="auto"/>
                <w:right w:val="none" w:sz="0" w:space="0" w:color="auto"/>
              </w:divBdr>
              <w:divsChild>
                <w:div w:id="3119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73022">
          <w:marLeft w:val="0"/>
          <w:marRight w:val="0"/>
          <w:marTop w:val="0"/>
          <w:marBottom w:val="0"/>
          <w:divBdr>
            <w:top w:val="none" w:sz="0" w:space="0" w:color="auto"/>
            <w:left w:val="none" w:sz="0" w:space="0" w:color="auto"/>
            <w:bottom w:val="none" w:sz="0" w:space="0" w:color="auto"/>
            <w:right w:val="none" w:sz="0" w:space="0" w:color="auto"/>
          </w:divBdr>
          <w:divsChild>
            <w:div w:id="274141104">
              <w:marLeft w:val="0"/>
              <w:marRight w:val="0"/>
              <w:marTop w:val="0"/>
              <w:marBottom w:val="0"/>
              <w:divBdr>
                <w:top w:val="none" w:sz="0" w:space="0" w:color="auto"/>
                <w:left w:val="none" w:sz="0" w:space="0" w:color="auto"/>
                <w:bottom w:val="none" w:sz="0" w:space="0" w:color="auto"/>
                <w:right w:val="none" w:sz="0" w:space="0" w:color="auto"/>
              </w:divBdr>
              <w:divsChild>
                <w:div w:id="1026566911">
                  <w:marLeft w:val="0"/>
                  <w:marRight w:val="0"/>
                  <w:marTop w:val="0"/>
                  <w:marBottom w:val="0"/>
                  <w:divBdr>
                    <w:top w:val="none" w:sz="0" w:space="0" w:color="auto"/>
                    <w:left w:val="none" w:sz="0" w:space="0" w:color="auto"/>
                    <w:bottom w:val="none" w:sz="0" w:space="0" w:color="auto"/>
                    <w:right w:val="none" w:sz="0" w:space="0" w:color="auto"/>
                  </w:divBdr>
                </w:div>
              </w:divsChild>
            </w:div>
            <w:div w:id="259417721">
              <w:marLeft w:val="0"/>
              <w:marRight w:val="0"/>
              <w:marTop w:val="0"/>
              <w:marBottom w:val="0"/>
              <w:divBdr>
                <w:top w:val="none" w:sz="0" w:space="0" w:color="auto"/>
                <w:left w:val="none" w:sz="0" w:space="0" w:color="auto"/>
                <w:bottom w:val="none" w:sz="0" w:space="0" w:color="auto"/>
                <w:right w:val="none" w:sz="0" w:space="0" w:color="auto"/>
              </w:divBdr>
              <w:divsChild>
                <w:div w:id="1410692411">
                  <w:marLeft w:val="0"/>
                  <w:marRight w:val="0"/>
                  <w:marTop w:val="0"/>
                  <w:marBottom w:val="0"/>
                  <w:divBdr>
                    <w:top w:val="none" w:sz="0" w:space="0" w:color="auto"/>
                    <w:left w:val="none" w:sz="0" w:space="0" w:color="auto"/>
                    <w:bottom w:val="none" w:sz="0" w:space="0" w:color="auto"/>
                    <w:right w:val="none" w:sz="0" w:space="0" w:color="auto"/>
                  </w:divBdr>
                </w:div>
              </w:divsChild>
            </w:div>
            <w:div w:id="190581444">
              <w:marLeft w:val="0"/>
              <w:marRight w:val="0"/>
              <w:marTop w:val="0"/>
              <w:marBottom w:val="0"/>
              <w:divBdr>
                <w:top w:val="none" w:sz="0" w:space="0" w:color="auto"/>
                <w:left w:val="none" w:sz="0" w:space="0" w:color="auto"/>
                <w:bottom w:val="none" w:sz="0" w:space="0" w:color="auto"/>
                <w:right w:val="none" w:sz="0" w:space="0" w:color="auto"/>
              </w:divBdr>
              <w:divsChild>
                <w:div w:id="152548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2306">
          <w:marLeft w:val="0"/>
          <w:marRight w:val="0"/>
          <w:marTop w:val="0"/>
          <w:marBottom w:val="0"/>
          <w:divBdr>
            <w:top w:val="none" w:sz="0" w:space="0" w:color="auto"/>
            <w:left w:val="none" w:sz="0" w:space="0" w:color="auto"/>
            <w:bottom w:val="none" w:sz="0" w:space="0" w:color="auto"/>
            <w:right w:val="none" w:sz="0" w:space="0" w:color="auto"/>
          </w:divBdr>
          <w:divsChild>
            <w:div w:id="1535583469">
              <w:marLeft w:val="0"/>
              <w:marRight w:val="0"/>
              <w:marTop w:val="0"/>
              <w:marBottom w:val="0"/>
              <w:divBdr>
                <w:top w:val="none" w:sz="0" w:space="0" w:color="auto"/>
                <w:left w:val="none" w:sz="0" w:space="0" w:color="auto"/>
                <w:bottom w:val="none" w:sz="0" w:space="0" w:color="auto"/>
                <w:right w:val="none" w:sz="0" w:space="0" w:color="auto"/>
              </w:divBdr>
              <w:divsChild>
                <w:div w:id="1396782046">
                  <w:marLeft w:val="0"/>
                  <w:marRight w:val="0"/>
                  <w:marTop w:val="0"/>
                  <w:marBottom w:val="0"/>
                  <w:divBdr>
                    <w:top w:val="none" w:sz="0" w:space="0" w:color="auto"/>
                    <w:left w:val="none" w:sz="0" w:space="0" w:color="auto"/>
                    <w:bottom w:val="none" w:sz="0" w:space="0" w:color="auto"/>
                    <w:right w:val="none" w:sz="0" w:space="0" w:color="auto"/>
                  </w:divBdr>
                </w:div>
              </w:divsChild>
            </w:div>
            <w:div w:id="153255836">
              <w:marLeft w:val="0"/>
              <w:marRight w:val="0"/>
              <w:marTop w:val="0"/>
              <w:marBottom w:val="0"/>
              <w:divBdr>
                <w:top w:val="none" w:sz="0" w:space="0" w:color="auto"/>
                <w:left w:val="none" w:sz="0" w:space="0" w:color="auto"/>
                <w:bottom w:val="none" w:sz="0" w:space="0" w:color="auto"/>
                <w:right w:val="none" w:sz="0" w:space="0" w:color="auto"/>
              </w:divBdr>
              <w:divsChild>
                <w:div w:id="51230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5549">
          <w:marLeft w:val="0"/>
          <w:marRight w:val="0"/>
          <w:marTop w:val="0"/>
          <w:marBottom w:val="0"/>
          <w:divBdr>
            <w:top w:val="none" w:sz="0" w:space="0" w:color="auto"/>
            <w:left w:val="none" w:sz="0" w:space="0" w:color="auto"/>
            <w:bottom w:val="none" w:sz="0" w:space="0" w:color="auto"/>
            <w:right w:val="none" w:sz="0" w:space="0" w:color="auto"/>
          </w:divBdr>
          <w:divsChild>
            <w:div w:id="1494223799">
              <w:marLeft w:val="0"/>
              <w:marRight w:val="0"/>
              <w:marTop w:val="0"/>
              <w:marBottom w:val="0"/>
              <w:divBdr>
                <w:top w:val="none" w:sz="0" w:space="0" w:color="auto"/>
                <w:left w:val="none" w:sz="0" w:space="0" w:color="auto"/>
                <w:bottom w:val="none" w:sz="0" w:space="0" w:color="auto"/>
                <w:right w:val="none" w:sz="0" w:space="0" w:color="auto"/>
              </w:divBdr>
              <w:divsChild>
                <w:div w:id="288049726">
                  <w:marLeft w:val="0"/>
                  <w:marRight w:val="0"/>
                  <w:marTop w:val="0"/>
                  <w:marBottom w:val="0"/>
                  <w:divBdr>
                    <w:top w:val="none" w:sz="0" w:space="0" w:color="auto"/>
                    <w:left w:val="none" w:sz="0" w:space="0" w:color="auto"/>
                    <w:bottom w:val="none" w:sz="0" w:space="0" w:color="auto"/>
                    <w:right w:val="none" w:sz="0" w:space="0" w:color="auto"/>
                  </w:divBdr>
                </w:div>
              </w:divsChild>
            </w:div>
            <w:div w:id="75170395">
              <w:marLeft w:val="0"/>
              <w:marRight w:val="0"/>
              <w:marTop w:val="0"/>
              <w:marBottom w:val="0"/>
              <w:divBdr>
                <w:top w:val="none" w:sz="0" w:space="0" w:color="auto"/>
                <w:left w:val="none" w:sz="0" w:space="0" w:color="auto"/>
                <w:bottom w:val="none" w:sz="0" w:space="0" w:color="auto"/>
                <w:right w:val="none" w:sz="0" w:space="0" w:color="auto"/>
              </w:divBdr>
              <w:divsChild>
                <w:div w:id="21180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8873">
          <w:marLeft w:val="0"/>
          <w:marRight w:val="0"/>
          <w:marTop w:val="0"/>
          <w:marBottom w:val="0"/>
          <w:divBdr>
            <w:top w:val="none" w:sz="0" w:space="0" w:color="auto"/>
            <w:left w:val="none" w:sz="0" w:space="0" w:color="auto"/>
            <w:bottom w:val="none" w:sz="0" w:space="0" w:color="auto"/>
            <w:right w:val="none" w:sz="0" w:space="0" w:color="auto"/>
          </w:divBdr>
          <w:divsChild>
            <w:div w:id="232353659">
              <w:marLeft w:val="0"/>
              <w:marRight w:val="0"/>
              <w:marTop w:val="0"/>
              <w:marBottom w:val="0"/>
              <w:divBdr>
                <w:top w:val="none" w:sz="0" w:space="0" w:color="auto"/>
                <w:left w:val="none" w:sz="0" w:space="0" w:color="auto"/>
                <w:bottom w:val="none" w:sz="0" w:space="0" w:color="auto"/>
                <w:right w:val="none" w:sz="0" w:space="0" w:color="auto"/>
              </w:divBdr>
              <w:divsChild>
                <w:div w:id="396905878">
                  <w:marLeft w:val="0"/>
                  <w:marRight w:val="0"/>
                  <w:marTop w:val="0"/>
                  <w:marBottom w:val="0"/>
                  <w:divBdr>
                    <w:top w:val="none" w:sz="0" w:space="0" w:color="auto"/>
                    <w:left w:val="none" w:sz="0" w:space="0" w:color="auto"/>
                    <w:bottom w:val="none" w:sz="0" w:space="0" w:color="auto"/>
                    <w:right w:val="none" w:sz="0" w:space="0" w:color="auto"/>
                  </w:divBdr>
                </w:div>
              </w:divsChild>
            </w:div>
            <w:div w:id="1187980754">
              <w:marLeft w:val="0"/>
              <w:marRight w:val="0"/>
              <w:marTop w:val="0"/>
              <w:marBottom w:val="0"/>
              <w:divBdr>
                <w:top w:val="none" w:sz="0" w:space="0" w:color="auto"/>
                <w:left w:val="none" w:sz="0" w:space="0" w:color="auto"/>
                <w:bottom w:val="none" w:sz="0" w:space="0" w:color="auto"/>
                <w:right w:val="none" w:sz="0" w:space="0" w:color="auto"/>
              </w:divBdr>
              <w:divsChild>
                <w:div w:id="15225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7136">
          <w:marLeft w:val="0"/>
          <w:marRight w:val="0"/>
          <w:marTop w:val="0"/>
          <w:marBottom w:val="0"/>
          <w:divBdr>
            <w:top w:val="none" w:sz="0" w:space="0" w:color="auto"/>
            <w:left w:val="none" w:sz="0" w:space="0" w:color="auto"/>
            <w:bottom w:val="none" w:sz="0" w:space="0" w:color="auto"/>
            <w:right w:val="none" w:sz="0" w:space="0" w:color="auto"/>
          </w:divBdr>
          <w:divsChild>
            <w:div w:id="743601252">
              <w:marLeft w:val="0"/>
              <w:marRight w:val="0"/>
              <w:marTop w:val="0"/>
              <w:marBottom w:val="0"/>
              <w:divBdr>
                <w:top w:val="none" w:sz="0" w:space="0" w:color="auto"/>
                <w:left w:val="none" w:sz="0" w:space="0" w:color="auto"/>
                <w:bottom w:val="none" w:sz="0" w:space="0" w:color="auto"/>
                <w:right w:val="none" w:sz="0" w:space="0" w:color="auto"/>
              </w:divBdr>
              <w:divsChild>
                <w:div w:id="1794129165">
                  <w:marLeft w:val="0"/>
                  <w:marRight w:val="0"/>
                  <w:marTop w:val="0"/>
                  <w:marBottom w:val="0"/>
                  <w:divBdr>
                    <w:top w:val="none" w:sz="0" w:space="0" w:color="auto"/>
                    <w:left w:val="none" w:sz="0" w:space="0" w:color="auto"/>
                    <w:bottom w:val="none" w:sz="0" w:space="0" w:color="auto"/>
                    <w:right w:val="none" w:sz="0" w:space="0" w:color="auto"/>
                  </w:divBdr>
                </w:div>
              </w:divsChild>
            </w:div>
            <w:div w:id="1761559946">
              <w:marLeft w:val="0"/>
              <w:marRight w:val="0"/>
              <w:marTop w:val="0"/>
              <w:marBottom w:val="0"/>
              <w:divBdr>
                <w:top w:val="none" w:sz="0" w:space="0" w:color="auto"/>
                <w:left w:val="none" w:sz="0" w:space="0" w:color="auto"/>
                <w:bottom w:val="none" w:sz="0" w:space="0" w:color="auto"/>
                <w:right w:val="none" w:sz="0" w:space="0" w:color="auto"/>
              </w:divBdr>
              <w:divsChild>
                <w:div w:id="994069739">
                  <w:marLeft w:val="0"/>
                  <w:marRight w:val="0"/>
                  <w:marTop w:val="0"/>
                  <w:marBottom w:val="0"/>
                  <w:divBdr>
                    <w:top w:val="none" w:sz="0" w:space="0" w:color="auto"/>
                    <w:left w:val="none" w:sz="0" w:space="0" w:color="auto"/>
                    <w:bottom w:val="none" w:sz="0" w:space="0" w:color="auto"/>
                    <w:right w:val="none" w:sz="0" w:space="0" w:color="auto"/>
                  </w:divBdr>
                </w:div>
              </w:divsChild>
            </w:div>
            <w:div w:id="1837379819">
              <w:marLeft w:val="0"/>
              <w:marRight w:val="0"/>
              <w:marTop w:val="0"/>
              <w:marBottom w:val="0"/>
              <w:divBdr>
                <w:top w:val="none" w:sz="0" w:space="0" w:color="auto"/>
                <w:left w:val="none" w:sz="0" w:space="0" w:color="auto"/>
                <w:bottom w:val="none" w:sz="0" w:space="0" w:color="auto"/>
                <w:right w:val="none" w:sz="0" w:space="0" w:color="auto"/>
              </w:divBdr>
              <w:divsChild>
                <w:div w:id="178480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6421">
          <w:marLeft w:val="0"/>
          <w:marRight w:val="0"/>
          <w:marTop w:val="0"/>
          <w:marBottom w:val="0"/>
          <w:divBdr>
            <w:top w:val="none" w:sz="0" w:space="0" w:color="auto"/>
            <w:left w:val="none" w:sz="0" w:space="0" w:color="auto"/>
            <w:bottom w:val="none" w:sz="0" w:space="0" w:color="auto"/>
            <w:right w:val="none" w:sz="0" w:space="0" w:color="auto"/>
          </w:divBdr>
          <w:divsChild>
            <w:div w:id="234780429">
              <w:marLeft w:val="0"/>
              <w:marRight w:val="0"/>
              <w:marTop w:val="0"/>
              <w:marBottom w:val="0"/>
              <w:divBdr>
                <w:top w:val="none" w:sz="0" w:space="0" w:color="auto"/>
                <w:left w:val="none" w:sz="0" w:space="0" w:color="auto"/>
                <w:bottom w:val="none" w:sz="0" w:space="0" w:color="auto"/>
                <w:right w:val="none" w:sz="0" w:space="0" w:color="auto"/>
              </w:divBdr>
              <w:divsChild>
                <w:div w:id="603615921">
                  <w:marLeft w:val="0"/>
                  <w:marRight w:val="0"/>
                  <w:marTop w:val="0"/>
                  <w:marBottom w:val="0"/>
                  <w:divBdr>
                    <w:top w:val="none" w:sz="0" w:space="0" w:color="auto"/>
                    <w:left w:val="none" w:sz="0" w:space="0" w:color="auto"/>
                    <w:bottom w:val="none" w:sz="0" w:space="0" w:color="auto"/>
                    <w:right w:val="none" w:sz="0" w:space="0" w:color="auto"/>
                  </w:divBdr>
                </w:div>
              </w:divsChild>
            </w:div>
            <w:div w:id="1642344451">
              <w:marLeft w:val="0"/>
              <w:marRight w:val="0"/>
              <w:marTop w:val="0"/>
              <w:marBottom w:val="0"/>
              <w:divBdr>
                <w:top w:val="none" w:sz="0" w:space="0" w:color="auto"/>
                <w:left w:val="none" w:sz="0" w:space="0" w:color="auto"/>
                <w:bottom w:val="none" w:sz="0" w:space="0" w:color="auto"/>
                <w:right w:val="none" w:sz="0" w:space="0" w:color="auto"/>
              </w:divBdr>
              <w:divsChild>
                <w:div w:id="130011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3041">
          <w:marLeft w:val="0"/>
          <w:marRight w:val="0"/>
          <w:marTop w:val="0"/>
          <w:marBottom w:val="0"/>
          <w:divBdr>
            <w:top w:val="none" w:sz="0" w:space="0" w:color="auto"/>
            <w:left w:val="none" w:sz="0" w:space="0" w:color="auto"/>
            <w:bottom w:val="none" w:sz="0" w:space="0" w:color="auto"/>
            <w:right w:val="none" w:sz="0" w:space="0" w:color="auto"/>
          </w:divBdr>
          <w:divsChild>
            <w:div w:id="590311547">
              <w:marLeft w:val="0"/>
              <w:marRight w:val="0"/>
              <w:marTop w:val="0"/>
              <w:marBottom w:val="0"/>
              <w:divBdr>
                <w:top w:val="none" w:sz="0" w:space="0" w:color="auto"/>
                <w:left w:val="none" w:sz="0" w:space="0" w:color="auto"/>
                <w:bottom w:val="none" w:sz="0" w:space="0" w:color="auto"/>
                <w:right w:val="none" w:sz="0" w:space="0" w:color="auto"/>
              </w:divBdr>
              <w:divsChild>
                <w:div w:id="1911885679">
                  <w:marLeft w:val="0"/>
                  <w:marRight w:val="0"/>
                  <w:marTop w:val="0"/>
                  <w:marBottom w:val="0"/>
                  <w:divBdr>
                    <w:top w:val="none" w:sz="0" w:space="0" w:color="auto"/>
                    <w:left w:val="none" w:sz="0" w:space="0" w:color="auto"/>
                    <w:bottom w:val="none" w:sz="0" w:space="0" w:color="auto"/>
                    <w:right w:val="none" w:sz="0" w:space="0" w:color="auto"/>
                  </w:divBdr>
                </w:div>
              </w:divsChild>
            </w:div>
            <w:div w:id="103697573">
              <w:marLeft w:val="0"/>
              <w:marRight w:val="0"/>
              <w:marTop w:val="0"/>
              <w:marBottom w:val="0"/>
              <w:divBdr>
                <w:top w:val="none" w:sz="0" w:space="0" w:color="auto"/>
                <w:left w:val="none" w:sz="0" w:space="0" w:color="auto"/>
                <w:bottom w:val="none" w:sz="0" w:space="0" w:color="auto"/>
                <w:right w:val="none" w:sz="0" w:space="0" w:color="auto"/>
              </w:divBdr>
              <w:divsChild>
                <w:div w:id="1405028406">
                  <w:marLeft w:val="0"/>
                  <w:marRight w:val="0"/>
                  <w:marTop w:val="0"/>
                  <w:marBottom w:val="0"/>
                  <w:divBdr>
                    <w:top w:val="none" w:sz="0" w:space="0" w:color="auto"/>
                    <w:left w:val="none" w:sz="0" w:space="0" w:color="auto"/>
                    <w:bottom w:val="none" w:sz="0" w:space="0" w:color="auto"/>
                    <w:right w:val="none" w:sz="0" w:space="0" w:color="auto"/>
                  </w:divBdr>
                </w:div>
              </w:divsChild>
            </w:div>
            <w:div w:id="112986264">
              <w:marLeft w:val="0"/>
              <w:marRight w:val="0"/>
              <w:marTop w:val="0"/>
              <w:marBottom w:val="0"/>
              <w:divBdr>
                <w:top w:val="none" w:sz="0" w:space="0" w:color="auto"/>
                <w:left w:val="none" w:sz="0" w:space="0" w:color="auto"/>
                <w:bottom w:val="none" w:sz="0" w:space="0" w:color="auto"/>
                <w:right w:val="none" w:sz="0" w:space="0" w:color="auto"/>
              </w:divBdr>
              <w:divsChild>
                <w:div w:id="2020353971">
                  <w:marLeft w:val="0"/>
                  <w:marRight w:val="0"/>
                  <w:marTop w:val="0"/>
                  <w:marBottom w:val="0"/>
                  <w:divBdr>
                    <w:top w:val="none" w:sz="0" w:space="0" w:color="auto"/>
                    <w:left w:val="none" w:sz="0" w:space="0" w:color="auto"/>
                    <w:bottom w:val="none" w:sz="0" w:space="0" w:color="auto"/>
                    <w:right w:val="none" w:sz="0" w:space="0" w:color="auto"/>
                  </w:divBdr>
                </w:div>
              </w:divsChild>
            </w:div>
            <w:div w:id="558320457">
              <w:marLeft w:val="0"/>
              <w:marRight w:val="0"/>
              <w:marTop w:val="0"/>
              <w:marBottom w:val="0"/>
              <w:divBdr>
                <w:top w:val="none" w:sz="0" w:space="0" w:color="auto"/>
                <w:left w:val="none" w:sz="0" w:space="0" w:color="auto"/>
                <w:bottom w:val="none" w:sz="0" w:space="0" w:color="auto"/>
                <w:right w:val="none" w:sz="0" w:space="0" w:color="auto"/>
              </w:divBdr>
              <w:divsChild>
                <w:div w:id="937786804">
                  <w:marLeft w:val="0"/>
                  <w:marRight w:val="0"/>
                  <w:marTop w:val="0"/>
                  <w:marBottom w:val="0"/>
                  <w:divBdr>
                    <w:top w:val="none" w:sz="0" w:space="0" w:color="auto"/>
                    <w:left w:val="none" w:sz="0" w:space="0" w:color="auto"/>
                    <w:bottom w:val="none" w:sz="0" w:space="0" w:color="auto"/>
                    <w:right w:val="none" w:sz="0" w:space="0" w:color="auto"/>
                  </w:divBdr>
                </w:div>
              </w:divsChild>
            </w:div>
            <w:div w:id="192348788">
              <w:marLeft w:val="0"/>
              <w:marRight w:val="0"/>
              <w:marTop w:val="0"/>
              <w:marBottom w:val="0"/>
              <w:divBdr>
                <w:top w:val="none" w:sz="0" w:space="0" w:color="auto"/>
                <w:left w:val="none" w:sz="0" w:space="0" w:color="auto"/>
                <w:bottom w:val="none" w:sz="0" w:space="0" w:color="auto"/>
                <w:right w:val="none" w:sz="0" w:space="0" w:color="auto"/>
              </w:divBdr>
              <w:divsChild>
                <w:div w:id="1017732139">
                  <w:marLeft w:val="0"/>
                  <w:marRight w:val="0"/>
                  <w:marTop w:val="0"/>
                  <w:marBottom w:val="0"/>
                  <w:divBdr>
                    <w:top w:val="none" w:sz="0" w:space="0" w:color="auto"/>
                    <w:left w:val="none" w:sz="0" w:space="0" w:color="auto"/>
                    <w:bottom w:val="none" w:sz="0" w:space="0" w:color="auto"/>
                    <w:right w:val="none" w:sz="0" w:space="0" w:color="auto"/>
                  </w:divBdr>
                </w:div>
              </w:divsChild>
            </w:div>
            <w:div w:id="1775789049">
              <w:marLeft w:val="0"/>
              <w:marRight w:val="0"/>
              <w:marTop w:val="0"/>
              <w:marBottom w:val="0"/>
              <w:divBdr>
                <w:top w:val="none" w:sz="0" w:space="0" w:color="auto"/>
                <w:left w:val="none" w:sz="0" w:space="0" w:color="auto"/>
                <w:bottom w:val="none" w:sz="0" w:space="0" w:color="auto"/>
                <w:right w:val="none" w:sz="0" w:space="0" w:color="auto"/>
              </w:divBdr>
              <w:divsChild>
                <w:div w:id="837037168">
                  <w:marLeft w:val="0"/>
                  <w:marRight w:val="0"/>
                  <w:marTop w:val="0"/>
                  <w:marBottom w:val="0"/>
                  <w:divBdr>
                    <w:top w:val="none" w:sz="0" w:space="0" w:color="auto"/>
                    <w:left w:val="none" w:sz="0" w:space="0" w:color="auto"/>
                    <w:bottom w:val="none" w:sz="0" w:space="0" w:color="auto"/>
                    <w:right w:val="none" w:sz="0" w:space="0" w:color="auto"/>
                  </w:divBdr>
                </w:div>
              </w:divsChild>
            </w:div>
            <w:div w:id="1879580599">
              <w:marLeft w:val="0"/>
              <w:marRight w:val="0"/>
              <w:marTop w:val="0"/>
              <w:marBottom w:val="0"/>
              <w:divBdr>
                <w:top w:val="none" w:sz="0" w:space="0" w:color="auto"/>
                <w:left w:val="none" w:sz="0" w:space="0" w:color="auto"/>
                <w:bottom w:val="none" w:sz="0" w:space="0" w:color="auto"/>
                <w:right w:val="none" w:sz="0" w:space="0" w:color="auto"/>
              </w:divBdr>
              <w:divsChild>
                <w:div w:id="1870294600">
                  <w:marLeft w:val="0"/>
                  <w:marRight w:val="0"/>
                  <w:marTop w:val="0"/>
                  <w:marBottom w:val="0"/>
                  <w:divBdr>
                    <w:top w:val="none" w:sz="0" w:space="0" w:color="auto"/>
                    <w:left w:val="none" w:sz="0" w:space="0" w:color="auto"/>
                    <w:bottom w:val="none" w:sz="0" w:space="0" w:color="auto"/>
                    <w:right w:val="none" w:sz="0" w:space="0" w:color="auto"/>
                  </w:divBdr>
                </w:div>
              </w:divsChild>
            </w:div>
            <w:div w:id="669522119">
              <w:marLeft w:val="0"/>
              <w:marRight w:val="0"/>
              <w:marTop w:val="0"/>
              <w:marBottom w:val="0"/>
              <w:divBdr>
                <w:top w:val="none" w:sz="0" w:space="0" w:color="auto"/>
                <w:left w:val="none" w:sz="0" w:space="0" w:color="auto"/>
                <w:bottom w:val="none" w:sz="0" w:space="0" w:color="auto"/>
                <w:right w:val="none" w:sz="0" w:space="0" w:color="auto"/>
              </w:divBdr>
              <w:divsChild>
                <w:div w:id="808550270">
                  <w:marLeft w:val="0"/>
                  <w:marRight w:val="0"/>
                  <w:marTop w:val="0"/>
                  <w:marBottom w:val="0"/>
                  <w:divBdr>
                    <w:top w:val="none" w:sz="0" w:space="0" w:color="auto"/>
                    <w:left w:val="none" w:sz="0" w:space="0" w:color="auto"/>
                    <w:bottom w:val="none" w:sz="0" w:space="0" w:color="auto"/>
                    <w:right w:val="none" w:sz="0" w:space="0" w:color="auto"/>
                  </w:divBdr>
                </w:div>
              </w:divsChild>
            </w:div>
            <w:div w:id="417799338">
              <w:marLeft w:val="0"/>
              <w:marRight w:val="0"/>
              <w:marTop w:val="0"/>
              <w:marBottom w:val="0"/>
              <w:divBdr>
                <w:top w:val="none" w:sz="0" w:space="0" w:color="auto"/>
                <w:left w:val="none" w:sz="0" w:space="0" w:color="auto"/>
                <w:bottom w:val="none" w:sz="0" w:space="0" w:color="auto"/>
                <w:right w:val="none" w:sz="0" w:space="0" w:color="auto"/>
              </w:divBdr>
              <w:divsChild>
                <w:div w:id="709493671">
                  <w:marLeft w:val="0"/>
                  <w:marRight w:val="0"/>
                  <w:marTop w:val="0"/>
                  <w:marBottom w:val="0"/>
                  <w:divBdr>
                    <w:top w:val="none" w:sz="0" w:space="0" w:color="auto"/>
                    <w:left w:val="none" w:sz="0" w:space="0" w:color="auto"/>
                    <w:bottom w:val="none" w:sz="0" w:space="0" w:color="auto"/>
                    <w:right w:val="none" w:sz="0" w:space="0" w:color="auto"/>
                  </w:divBdr>
                </w:div>
              </w:divsChild>
            </w:div>
            <w:div w:id="1246063650">
              <w:marLeft w:val="0"/>
              <w:marRight w:val="0"/>
              <w:marTop w:val="0"/>
              <w:marBottom w:val="0"/>
              <w:divBdr>
                <w:top w:val="none" w:sz="0" w:space="0" w:color="auto"/>
                <w:left w:val="none" w:sz="0" w:space="0" w:color="auto"/>
                <w:bottom w:val="none" w:sz="0" w:space="0" w:color="auto"/>
                <w:right w:val="none" w:sz="0" w:space="0" w:color="auto"/>
              </w:divBdr>
              <w:divsChild>
                <w:div w:id="1089735980">
                  <w:marLeft w:val="0"/>
                  <w:marRight w:val="0"/>
                  <w:marTop w:val="0"/>
                  <w:marBottom w:val="0"/>
                  <w:divBdr>
                    <w:top w:val="none" w:sz="0" w:space="0" w:color="auto"/>
                    <w:left w:val="none" w:sz="0" w:space="0" w:color="auto"/>
                    <w:bottom w:val="none" w:sz="0" w:space="0" w:color="auto"/>
                    <w:right w:val="none" w:sz="0" w:space="0" w:color="auto"/>
                  </w:divBdr>
                </w:div>
              </w:divsChild>
            </w:div>
            <w:div w:id="2121140229">
              <w:marLeft w:val="0"/>
              <w:marRight w:val="0"/>
              <w:marTop w:val="0"/>
              <w:marBottom w:val="0"/>
              <w:divBdr>
                <w:top w:val="none" w:sz="0" w:space="0" w:color="auto"/>
                <w:left w:val="none" w:sz="0" w:space="0" w:color="auto"/>
                <w:bottom w:val="none" w:sz="0" w:space="0" w:color="auto"/>
                <w:right w:val="none" w:sz="0" w:space="0" w:color="auto"/>
              </w:divBdr>
              <w:divsChild>
                <w:div w:id="146827164">
                  <w:marLeft w:val="0"/>
                  <w:marRight w:val="0"/>
                  <w:marTop w:val="0"/>
                  <w:marBottom w:val="0"/>
                  <w:divBdr>
                    <w:top w:val="none" w:sz="0" w:space="0" w:color="auto"/>
                    <w:left w:val="none" w:sz="0" w:space="0" w:color="auto"/>
                    <w:bottom w:val="none" w:sz="0" w:space="0" w:color="auto"/>
                    <w:right w:val="none" w:sz="0" w:space="0" w:color="auto"/>
                  </w:divBdr>
                </w:div>
              </w:divsChild>
            </w:div>
            <w:div w:id="1441728343">
              <w:marLeft w:val="0"/>
              <w:marRight w:val="0"/>
              <w:marTop w:val="0"/>
              <w:marBottom w:val="0"/>
              <w:divBdr>
                <w:top w:val="none" w:sz="0" w:space="0" w:color="auto"/>
                <w:left w:val="none" w:sz="0" w:space="0" w:color="auto"/>
                <w:bottom w:val="none" w:sz="0" w:space="0" w:color="auto"/>
                <w:right w:val="none" w:sz="0" w:space="0" w:color="auto"/>
              </w:divBdr>
              <w:divsChild>
                <w:div w:id="9951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5042">
          <w:marLeft w:val="0"/>
          <w:marRight w:val="0"/>
          <w:marTop w:val="0"/>
          <w:marBottom w:val="0"/>
          <w:divBdr>
            <w:top w:val="none" w:sz="0" w:space="0" w:color="auto"/>
            <w:left w:val="none" w:sz="0" w:space="0" w:color="auto"/>
            <w:bottom w:val="none" w:sz="0" w:space="0" w:color="auto"/>
            <w:right w:val="none" w:sz="0" w:space="0" w:color="auto"/>
          </w:divBdr>
          <w:divsChild>
            <w:div w:id="463163523">
              <w:marLeft w:val="0"/>
              <w:marRight w:val="0"/>
              <w:marTop w:val="0"/>
              <w:marBottom w:val="0"/>
              <w:divBdr>
                <w:top w:val="none" w:sz="0" w:space="0" w:color="auto"/>
                <w:left w:val="none" w:sz="0" w:space="0" w:color="auto"/>
                <w:bottom w:val="none" w:sz="0" w:space="0" w:color="auto"/>
                <w:right w:val="none" w:sz="0" w:space="0" w:color="auto"/>
              </w:divBdr>
              <w:divsChild>
                <w:div w:id="645597359">
                  <w:marLeft w:val="0"/>
                  <w:marRight w:val="0"/>
                  <w:marTop w:val="0"/>
                  <w:marBottom w:val="0"/>
                  <w:divBdr>
                    <w:top w:val="none" w:sz="0" w:space="0" w:color="auto"/>
                    <w:left w:val="none" w:sz="0" w:space="0" w:color="auto"/>
                    <w:bottom w:val="none" w:sz="0" w:space="0" w:color="auto"/>
                    <w:right w:val="none" w:sz="0" w:space="0" w:color="auto"/>
                  </w:divBdr>
                </w:div>
              </w:divsChild>
            </w:div>
            <w:div w:id="715159299">
              <w:marLeft w:val="0"/>
              <w:marRight w:val="0"/>
              <w:marTop w:val="0"/>
              <w:marBottom w:val="0"/>
              <w:divBdr>
                <w:top w:val="none" w:sz="0" w:space="0" w:color="auto"/>
                <w:left w:val="none" w:sz="0" w:space="0" w:color="auto"/>
                <w:bottom w:val="none" w:sz="0" w:space="0" w:color="auto"/>
                <w:right w:val="none" w:sz="0" w:space="0" w:color="auto"/>
              </w:divBdr>
              <w:divsChild>
                <w:div w:id="1665351599">
                  <w:marLeft w:val="0"/>
                  <w:marRight w:val="0"/>
                  <w:marTop w:val="0"/>
                  <w:marBottom w:val="0"/>
                  <w:divBdr>
                    <w:top w:val="none" w:sz="0" w:space="0" w:color="auto"/>
                    <w:left w:val="none" w:sz="0" w:space="0" w:color="auto"/>
                    <w:bottom w:val="none" w:sz="0" w:space="0" w:color="auto"/>
                    <w:right w:val="none" w:sz="0" w:space="0" w:color="auto"/>
                  </w:divBdr>
                </w:div>
              </w:divsChild>
            </w:div>
            <w:div w:id="425538396">
              <w:marLeft w:val="0"/>
              <w:marRight w:val="0"/>
              <w:marTop w:val="0"/>
              <w:marBottom w:val="0"/>
              <w:divBdr>
                <w:top w:val="none" w:sz="0" w:space="0" w:color="auto"/>
                <w:left w:val="none" w:sz="0" w:space="0" w:color="auto"/>
                <w:bottom w:val="none" w:sz="0" w:space="0" w:color="auto"/>
                <w:right w:val="none" w:sz="0" w:space="0" w:color="auto"/>
              </w:divBdr>
              <w:divsChild>
                <w:div w:id="1817792655">
                  <w:marLeft w:val="0"/>
                  <w:marRight w:val="0"/>
                  <w:marTop w:val="0"/>
                  <w:marBottom w:val="0"/>
                  <w:divBdr>
                    <w:top w:val="none" w:sz="0" w:space="0" w:color="auto"/>
                    <w:left w:val="none" w:sz="0" w:space="0" w:color="auto"/>
                    <w:bottom w:val="none" w:sz="0" w:space="0" w:color="auto"/>
                    <w:right w:val="none" w:sz="0" w:space="0" w:color="auto"/>
                  </w:divBdr>
                </w:div>
              </w:divsChild>
            </w:div>
            <w:div w:id="1859001556">
              <w:marLeft w:val="0"/>
              <w:marRight w:val="0"/>
              <w:marTop w:val="0"/>
              <w:marBottom w:val="0"/>
              <w:divBdr>
                <w:top w:val="none" w:sz="0" w:space="0" w:color="auto"/>
                <w:left w:val="none" w:sz="0" w:space="0" w:color="auto"/>
                <w:bottom w:val="none" w:sz="0" w:space="0" w:color="auto"/>
                <w:right w:val="none" w:sz="0" w:space="0" w:color="auto"/>
              </w:divBdr>
              <w:divsChild>
                <w:div w:id="1942641356">
                  <w:marLeft w:val="0"/>
                  <w:marRight w:val="0"/>
                  <w:marTop w:val="0"/>
                  <w:marBottom w:val="0"/>
                  <w:divBdr>
                    <w:top w:val="none" w:sz="0" w:space="0" w:color="auto"/>
                    <w:left w:val="none" w:sz="0" w:space="0" w:color="auto"/>
                    <w:bottom w:val="none" w:sz="0" w:space="0" w:color="auto"/>
                    <w:right w:val="none" w:sz="0" w:space="0" w:color="auto"/>
                  </w:divBdr>
                </w:div>
              </w:divsChild>
            </w:div>
            <w:div w:id="2134052107">
              <w:marLeft w:val="0"/>
              <w:marRight w:val="0"/>
              <w:marTop w:val="0"/>
              <w:marBottom w:val="0"/>
              <w:divBdr>
                <w:top w:val="none" w:sz="0" w:space="0" w:color="auto"/>
                <w:left w:val="none" w:sz="0" w:space="0" w:color="auto"/>
                <w:bottom w:val="none" w:sz="0" w:space="0" w:color="auto"/>
                <w:right w:val="none" w:sz="0" w:space="0" w:color="auto"/>
              </w:divBdr>
              <w:divsChild>
                <w:div w:id="2015061896">
                  <w:marLeft w:val="0"/>
                  <w:marRight w:val="0"/>
                  <w:marTop w:val="0"/>
                  <w:marBottom w:val="0"/>
                  <w:divBdr>
                    <w:top w:val="none" w:sz="0" w:space="0" w:color="auto"/>
                    <w:left w:val="none" w:sz="0" w:space="0" w:color="auto"/>
                    <w:bottom w:val="none" w:sz="0" w:space="0" w:color="auto"/>
                    <w:right w:val="none" w:sz="0" w:space="0" w:color="auto"/>
                  </w:divBdr>
                </w:div>
              </w:divsChild>
            </w:div>
            <w:div w:id="1390808181">
              <w:marLeft w:val="0"/>
              <w:marRight w:val="0"/>
              <w:marTop w:val="0"/>
              <w:marBottom w:val="0"/>
              <w:divBdr>
                <w:top w:val="none" w:sz="0" w:space="0" w:color="auto"/>
                <w:left w:val="none" w:sz="0" w:space="0" w:color="auto"/>
                <w:bottom w:val="none" w:sz="0" w:space="0" w:color="auto"/>
                <w:right w:val="none" w:sz="0" w:space="0" w:color="auto"/>
              </w:divBdr>
              <w:divsChild>
                <w:div w:id="1791970702">
                  <w:marLeft w:val="0"/>
                  <w:marRight w:val="0"/>
                  <w:marTop w:val="0"/>
                  <w:marBottom w:val="0"/>
                  <w:divBdr>
                    <w:top w:val="none" w:sz="0" w:space="0" w:color="auto"/>
                    <w:left w:val="none" w:sz="0" w:space="0" w:color="auto"/>
                    <w:bottom w:val="none" w:sz="0" w:space="0" w:color="auto"/>
                    <w:right w:val="none" w:sz="0" w:space="0" w:color="auto"/>
                  </w:divBdr>
                </w:div>
              </w:divsChild>
            </w:div>
            <w:div w:id="1656445280">
              <w:marLeft w:val="0"/>
              <w:marRight w:val="0"/>
              <w:marTop w:val="0"/>
              <w:marBottom w:val="0"/>
              <w:divBdr>
                <w:top w:val="none" w:sz="0" w:space="0" w:color="auto"/>
                <w:left w:val="none" w:sz="0" w:space="0" w:color="auto"/>
                <w:bottom w:val="none" w:sz="0" w:space="0" w:color="auto"/>
                <w:right w:val="none" w:sz="0" w:space="0" w:color="auto"/>
              </w:divBdr>
              <w:divsChild>
                <w:div w:id="2147385152">
                  <w:marLeft w:val="0"/>
                  <w:marRight w:val="0"/>
                  <w:marTop w:val="0"/>
                  <w:marBottom w:val="0"/>
                  <w:divBdr>
                    <w:top w:val="none" w:sz="0" w:space="0" w:color="auto"/>
                    <w:left w:val="none" w:sz="0" w:space="0" w:color="auto"/>
                    <w:bottom w:val="none" w:sz="0" w:space="0" w:color="auto"/>
                    <w:right w:val="none" w:sz="0" w:space="0" w:color="auto"/>
                  </w:divBdr>
                </w:div>
              </w:divsChild>
            </w:div>
            <w:div w:id="996223758">
              <w:marLeft w:val="0"/>
              <w:marRight w:val="0"/>
              <w:marTop w:val="0"/>
              <w:marBottom w:val="0"/>
              <w:divBdr>
                <w:top w:val="none" w:sz="0" w:space="0" w:color="auto"/>
                <w:left w:val="none" w:sz="0" w:space="0" w:color="auto"/>
                <w:bottom w:val="none" w:sz="0" w:space="0" w:color="auto"/>
                <w:right w:val="none" w:sz="0" w:space="0" w:color="auto"/>
              </w:divBdr>
              <w:divsChild>
                <w:div w:id="1567495574">
                  <w:marLeft w:val="0"/>
                  <w:marRight w:val="0"/>
                  <w:marTop w:val="0"/>
                  <w:marBottom w:val="0"/>
                  <w:divBdr>
                    <w:top w:val="none" w:sz="0" w:space="0" w:color="auto"/>
                    <w:left w:val="none" w:sz="0" w:space="0" w:color="auto"/>
                    <w:bottom w:val="none" w:sz="0" w:space="0" w:color="auto"/>
                    <w:right w:val="none" w:sz="0" w:space="0" w:color="auto"/>
                  </w:divBdr>
                </w:div>
              </w:divsChild>
            </w:div>
            <w:div w:id="1913660827">
              <w:marLeft w:val="0"/>
              <w:marRight w:val="0"/>
              <w:marTop w:val="0"/>
              <w:marBottom w:val="0"/>
              <w:divBdr>
                <w:top w:val="none" w:sz="0" w:space="0" w:color="auto"/>
                <w:left w:val="none" w:sz="0" w:space="0" w:color="auto"/>
                <w:bottom w:val="none" w:sz="0" w:space="0" w:color="auto"/>
                <w:right w:val="none" w:sz="0" w:space="0" w:color="auto"/>
              </w:divBdr>
              <w:divsChild>
                <w:div w:id="1160777415">
                  <w:marLeft w:val="0"/>
                  <w:marRight w:val="0"/>
                  <w:marTop w:val="0"/>
                  <w:marBottom w:val="0"/>
                  <w:divBdr>
                    <w:top w:val="none" w:sz="0" w:space="0" w:color="auto"/>
                    <w:left w:val="none" w:sz="0" w:space="0" w:color="auto"/>
                    <w:bottom w:val="none" w:sz="0" w:space="0" w:color="auto"/>
                    <w:right w:val="none" w:sz="0" w:space="0" w:color="auto"/>
                  </w:divBdr>
                </w:div>
              </w:divsChild>
            </w:div>
            <w:div w:id="1497070469">
              <w:marLeft w:val="0"/>
              <w:marRight w:val="0"/>
              <w:marTop w:val="0"/>
              <w:marBottom w:val="0"/>
              <w:divBdr>
                <w:top w:val="none" w:sz="0" w:space="0" w:color="auto"/>
                <w:left w:val="none" w:sz="0" w:space="0" w:color="auto"/>
                <w:bottom w:val="none" w:sz="0" w:space="0" w:color="auto"/>
                <w:right w:val="none" w:sz="0" w:space="0" w:color="auto"/>
              </w:divBdr>
              <w:divsChild>
                <w:div w:id="1275793521">
                  <w:marLeft w:val="0"/>
                  <w:marRight w:val="0"/>
                  <w:marTop w:val="0"/>
                  <w:marBottom w:val="0"/>
                  <w:divBdr>
                    <w:top w:val="none" w:sz="0" w:space="0" w:color="auto"/>
                    <w:left w:val="none" w:sz="0" w:space="0" w:color="auto"/>
                    <w:bottom w:val="none" w:sz="0" w:space="0" w:color="auto"/>
                    <w:right w:val="none" w:sz="0" w:space="0" w:color="auto"/>
                  </w:divBdr>
                </w:div>
              </w:divsChild>
            </w:div>
            <w:div w:id="466506580">
              <w:marLeft w:val="0"/>
              <w:marRight w:val="0"/>
              <w:marTop w:val="0"/>
              <w:marBottom w:val="0"/>
              <w:divBdr>
                <w:top w:val="none" w:sz="0" w:space="0" w:color="auto"/>
                <w:left w:val="none" w:sz="0" w:space="0" w:color="auto"/>
                <w:bottom w:val="none" w:sz="0" w:space="0" w:color="auto"/>
                <w:right w:val="none" w:sz="0" w:space="0" w:color="auto"/>
              </w:divBdr>
              <w:divsChild>
                <w:div w:id="1536849005">
                  <w:marLeft w:val="0"/>
                  <w:marRight w:val="0"/>
                  <w:marTop w:val="0"/>
                  <w:marBottom w:val="0"/>
                  <w:divBdr>
                    <w:top w:val="none" w:sz="0" w:space="0" w:color="auto"/>
                    <w:left w:val="none" w:sz="0" w:space="0" w:color="auto"/>
                    <w:bottom w:val="none" w:sz="0" w:space="0" w:color="auto"/>
                    <w:right w:val="none" w:sz="0" w:space="0" w:color="auto"/>
                  </w:divBdr>
                </w:div>
              </w:divsChild>
            </w:div>
            <w:div w:id="912857336">
              <w:marLeft w:val="0"/>
              <w:marRight w:val="0"/>
              <w:marTop w:val="0"/>
              <w:marBottom w:val="0"/>
              <w:divBdr>
                <w:top w:val="none" w:sz="0" w:space="0" w:color="auto"/>
                <w:left w:val="none" w:sz="0" w:space="0" w:color="auto"/>
                <w:bottom w:val="none" w:sz="0" w:space="0" w:color="auto"/>
                <w:right w:val="none" w:sz="0" w:space="0" w:color="auto"/>
              </w:divBdr>
              <w:divsChild>
                <w:div w:id="1321927141">
                  <w:marLeft w:val="0"/>
                  <w:marRight w:val="0"/>
                  <w:marTop w:val="0"/>
                  <w:marBottom w:val="0"/>
                  <w:divBdr>
                    <w:top w:val="none" w:sz="0" w:space="0" w:color="auto"/>
                    <w:left w:val="none" w:sz="0" w:space="0" w:color="auto"/>
                    <w:bottom w:val="none" w:sz="0" w:space="0" w:color="auto"/>
                    <w:right w:val="none" w:sz="0" w:space="0" w:color="auto"/>
                  </w:divBdr>
                </w:div>
              </w:divsChild>
            </w:div>
            <w:div w:id="2105228284">
              <w:marLeft w:val="0"/>
              <w:marRight w:val="0"/>
              <w:marTop w:val="0"/>
              <w:marBottom w:val="0"/>
              <w:divBdr>
                <w:top w:val="none" w:sz="0" w:space="0" w:color="auto"/>
                <w:left w:val="none" w:sz="0" w:space="0" w:color="auto"/>
                <w:bottom w:val="none" w:sz="0" w:space="0" w:color="auto"/>
                <w:right w:val="none" w:sz="0" w:space="0" w:color="auto"/>
              </w:divBdr>
              <w:divsChild>
                <w:div w:id="2036343100">
                  <w:marLeft w:val="0"/>
                  <w:marRight w:val="0"/>
                  <w:marTop w:val="0"/>
                  <w:marBottom w:val="0"/>
                  <w:divBdr>
                    <w:top w:val="none" w:sz="0" w:space="0" w:color="auto"/>
                    <w:left w:val="none" w:sz="0" w:space="0" w:color="auto"/>
                    <w:bottom w:val="none" w:sz="0" w:space="0" w:color="auto"/>
                    <w:right w:val="none" w:sz="0" w:space="0" w:color="auto"/>
                  </w:divBdr>
                </w:div>
              </w:divsChild>
            </w:div>
            <w:div w:id="630597570">
              <w:marLeft w:val="0"/>
              <w:marRight w:val="0"/>
              <w:marTop w:val="0"/>
              <w:marBottom w:val="0"/>
              <w:divBdr>
                <w:top w:val="none" w:sz="0" w:space="0" w:color="auto"/>
                <w:left w:val="none" w:sz="0" w:space="0" w:color="auto"/>
                <w:bottom w:val="none" w:sz="0" w:space="0" w:color="auto"/>
                <w:right w:val="none" w:sz="0" w:space="0" w:color="auto"/>
              </w:divBdr>
              <w:divsChild>
                <w:div w:id="1350794323">
                  <w:marLeft w:val="0"/>
                  <w:marRight w:val="0"/>
                  <w:marTop w:val="0"/>
                  <w:marBottom w:val="0"/>
                  <w:divBdr>
                    <w:top w:val="none" w:sz="0" w:space="0" w:color="auto"/>
                    <w:left w:val="none" w:sz="0" w:space="0" w:color="auto"/>
                    <w:bottom w:val="none" w:sz="0" w:space="0" w:color="auto"/>
                    <w:right w:val="none" w:sz="0" w:space="0" w:color="auto"/>
                  </w:divBdr>
                </w:div>
              </w:divsChild>
            </w:div>
            <w:div w:id="656766739">
              <w:marLeft w:val="0"/>
              <w:marRight w:val="0"/>
              <w:marTop w:val="0"/>
              <w:marBottom w:val="0"/>
              <w:divBdr>
                <w:top w:val="none" w:sz="0" w:space="0" w:color="auto"/>
                <w:left w:val="none" w:sz="0" w:space="0" w:color="auto"/>
                <w:bottom w:val="none" w:sz="0" w:space="0" w:color="auto"/>
                <w:right w:val="none" w:sz="0" w:space="0" w:color="auto"/>
              </w:divBdr>
              <w:divsChild>
                <w:div w:id="1648699976">
                  <w:marLeft w:val="0"/>
                  <w:marRight w:val="0"/>
                  <w:marTop w:val="0"/>
                  <w:marBottom w:val="0"/>
                  <w:divBdr>
                    <w:top w:val="none" w:sz="0" w:space="0" w:color="auto"/>
                    <w:left w:val="none" w:sz="0" w:space="0" w:color="auto"/>
                    <w:bottom w:val="none" w:sz="0" w:space="0" w:color="auto"/>
                    <w:right w:val="none" w:sz="0" w:space="0" w:color="auto"/>
                  </w:divBdr>
                </w:div>
              </w:divsChild>
            </w:div>
            <w:div w:id="736514128">
              <w:marLeft w:val="0"/>
              <w:marRight w:val="0"/>
              <w:marTop w:val="0"/>
              <w:marBottom w:val="0"/>
              <w:divBdr>
                <w:top w:val="none" w:sz="0" w:space="0" w:color="auto"/>
                <w:left w:val="none" w:sz="0" w:space="0" w:color="auto"/>
                <w:bottom w:val="none" w:sz="0" w:space="0" w:color="auto"/>
                <w:right w:val="none" w:sz="0" w:space="0" w:color="auto"/>
              </w:divBdr>
              <w:divsChild>
                <w:div w:id="1214345088">
                  <w:marLeft w:val="0"/>
                  <w:marRight w:val="0"/>
                  <w:marTop w:val="0"/>
                  <w:marBottom w:val="0"/>
                  <w:divBdr>
                    <w:top w:val="none" w:sz="0" w:space="0" w:color="auto"/>
                    <w:left w:val="none" w:sz="0" w:space="0" w:color="auto"/>
                    <w:bottom w:val="none" w:sz="0" w:space="0" w:color="auto"/>
                    <w:right w:val="none" w:sz="0" w:space="0" w:color="auto"/>
                  </w:divBdr>
                </w:div>
              </w:divsChild>
            </w:div>
            <w:div w:id="466053881">
              <w:marLeft w:val="0"/>
              <w:marRight w:val="0"/>
              <w:marTop w:val="0"/>
              <w:marBottom w:val="0"/>
              <w:divBdr>
                <w:top w:val="none" w:sz="0" w:space="0" w:color="auto"/>
                <w:left w:val="none" w:sz="0" w:space="0" w:color="auto"/>
                <w:bottom w:val="none" w:sz="0" w:space="0" w:color="auto"/>
                <w:right w:val="none" w:sz="0" w:space="0" w:color="auto"/>
              </w:divBdr>
              <w:divsChild>
                <w:div w:id="944078180">
                  <w:marLeft w:val="0"/>
                  <w:marRight w:val="0"/>
                  <w:marTop w:val="0"/>
                  <w:marBottom w:val="0"/>
                  <w:divBdr>
                    <w:top w:val="none" w:sz="0" w:space="0" w:color="auto"/>
                    <w:left w:val="none" w:sz="0" w:space="0" w:color="auto"/>
                    <w:bottom w:val="none" w:sz="0" w:space="0" w:color="auto"/>
                    <w:right w:val="none" w:sz="0" w:space="0" w:color="auto"/>
                  </w:divBdr>
                </w:div>
              </w:divsChild>
            </w:div>
            <w:div w:id="246236241">
              <w:marLeft w:val="0"/>
              <w:marRight w:val="0"/>
              <w:marTop w:val="0"/>
              <w:marBottom w:val="0"/>
              <w:divBdr>
                <w:top w:val="none" w:sz="0" w:space="0" w:color="auto"/>
                <w:left w:val="none" w:sz="0" w:space="0" w:color="auto"/>
                <w:bottom w:val="none" w:sz="0" w:space="0" w:color="auto"/>
                <w:right w:val="none" w:sz="0" w:space="0" w:color="auto"/>
              </w:divBdr>
              <w:divsChild>
                <w:div w:id="2003770677">
                  <w:marLeft w:val="0"/>
                  <w:marRight w:val="0"/>
                  <w:marTop w:val="0"/>
                  <w:marBottom w:val="0"/>
                  <w:divBdr>
                    <w:top w:val="none" w:sz="0" w:space="0" w:color="auto"/>
                    <w:left w:val="none" w:sz="0" w:space="0" w:color="auto"/>
                    <w:bottom w:val="none" w:sz="0" w:space="0" w:color="auto"/>
                    <w:right w:val="none" w:sz="0" w:space="0" w:color="auto"/>
                  </w:divBdr>
                </w:div>
              </w:divsChild>
            </w:div>
            <w:div w:id="1512061831">
              <w:marLeft w:val="0"/>
              <w:marRight w:val="0"/>
              <w:marTop w:val="0"/>
              <w:marBottom w:val="0"/>
              <w:divBdr>
                <w:top w:val="none" w:sz="0" w:space="0" w:color="auto"/>
                <w:left w:val="none" w:sz="0" w:space="0" w:color="auto"/>
                <w:bottom w:val="none" w:sz="0" w:space="0" w:color="auto"/>
                <w:right w:val="none" w:sz="0" w:space="0" w:color="auto"/>
              </w:divBdr>
              <w:divsChild>
                <w:div w:id="1855221436">
                  <w:marLeft w:val="0"/>
                  <w:marRight w:val="0"/>
                  <w:marTop w:val="0"/>
                  <w:marBottom w:val="0"/>
                  <w:divBdr>
                    <w:top w:val="none" w:sz="0" w:space="0" w:color="auto"/>
                    <w:left w:val="none" w:sz="0" w:space="0" w:color="auto"/>
                    <w:bottom w:val="none" w:sz="0" w:space="0" w:color="auto"/>
                    <w:right w:val="none" w:sz="0" w:space="0" w:color="auto"/>
                  </w:divBdr>
                </w:div>
              </w:divsChild>
            </w:div>
            <w:div w:id="1984503746">
              <w:marLeft w:val="0"/>
              <w:marRight w:val="0"/>
              <w:marTop w:val="0"/>
              <w:marBottom w:val="0"/>
              <w:divBdr>
                <w:top w:val="none" w:sz="0" w:space="0" w:color="auto"/>
                <w:left w:val="none" w:sz="0" w:space="0" w:color="auto"/>
                <w:bottom w:val="none" w:sz="0" w:space="0" w:color="auto"/>
                <w:right w:val="none" w:sz="0" w:space="0" w:color="auto"/>
              </w:divBdr>
              <w:divsChild>
                <w:div w:id="1247764903">
                  <w:marLeft w:val="0"/>
                  <w:marRight w:val="0"/>
                  <w:marTop w:val="0"/>
                  <w:marBottom w:val="0"/>
                  <w:divBdr>
                    <w:top w:val="none" w:sz="0" w:space="0" w:color="auto"/>
                    <w:left w:val="none" w:sz="0" w:space="0" w:color="auto"/>
                    <w:bottom w:val="none" w:sz="0" w:space="0" w:color="auto"/>
                    <w:right w:val="none" w:sz="0" w:space="0" w:color="auto"/>
                  </w:divBdr>
                </w:div>
              </w:divsChild>
            </w:div>
            <w:div w:id="2015373227">
              <w:marLeft w:val="0"/>
              <w:marRight w:val="0"/>
              <w:marTop w:val="0"/>
              <w:marBottom w:val="0"/>
              <w:divBdr>
                <w:top w:val="none" w:sz="0" w:space="0" w:color="auto"/>
                <w:left w:val="none" w:sz="0" w:space="0" w:color="auto"/>
                <w:bottom w:val="none" w:sz="0" w:space="0" w:color="auto"/>
                <w:right w:val="none" w:sz="0" w:space="0" w:color="auto"/>
              </w:divBdr>
              <w:divsChild>
                <w:div w:id="1643392069">
                  <w:marLeft w:val="0"/>
                  <w:marRight w:val="0"/>
                  <w:marTop w:val="0"/>
                  <w:marBottom w:val="0"/>
                  <w:divBdr>
                    <w:top w:val="none" w:sz="0" w:space="0" w:color="auto"/>
                    <w:left w:val="none" w:sz="0" w:space="0" w:color="auto"/>
                    <w:bottom w:val="none" w:sz="0" w:space="0" w:color="auto"/>
                    <w:right w:val="none" w:sz="0" w:space="0" w:color="auto"/>
                  </w:divBdr>
                </w:div>
              </w:divsChild>
            </w:div>
            <w:div w:id="108166949">
              <w:marLeft w:val="0"/>
              <w:marRight w:val="0"/>
              <w:marTop w:val="0"/>
              <w:marBottom w:val="0"/>
              <w:divBdr>
                <w:top w:val="none" w:sz="0" w:space="0" w:color="auto"/>
                <w:left w:val="none" w:sz="0" w:space="0" w:color="auto"/>
                <w:bottom w:val="none" w:sz="0" w:space="0" w:color="auto"/>
                <w:right w:val="none" w:sz="0" w:space="0" w:color="auto"/>
              </w:divBdr>
              <w:divsChild>
                <w:div w:id="1404332643">
                  <w:marLeft w:val="0"/>
                  <w:marRight w:val="0"/>
                  <w:marTop w:val="0"/>
                  <w:marBottom w:val="0"/>
                  <w:divBdr>
                    <w:top w:val="none" w:sz="0" w:space="0" w:color="auto"/>
                    <w:left w:val="none" w:sz="0" w:space="0" w:color="auto"/>
                    <w:bottom w:val="none" w:sz="0" w:space="0" w:color="auto"/>
                    <w:right w:val="none" w:sz="0" w:space="0" w:color="auto"/>
                  </w:divBdr>
                </w:div>
              </w:divsChild>
            </w:div>
            <w:div w:id="502085531">
              <w:marLeft w:val="0"/>
              <w:marRight w:val="0"/>
              <w:marTop w:val="0"/>
              <w:marBottom w:val="0"/>
              <w:divBdr>
                <w:top w:val="none" w:sz="0" w:space="0" w:color="auto"/>
                <w:left w:val="none" w:sz="0" w:space="0" w:color="auto"/>
                <w:bottom w:val="none" w:sz="0" w:space="0" w:color="auto"/>
                <w:right w:val="none" w:sz="0" w:space="0" w:color="auto"/>
              </w:divBdr>
              <w:divsChild>
                <w:div w:id="1420757704">
                  <w:marLeft w:val="0"/>
                  <w:marRight w:val="0"/>
                  <w:marTop w:val="0"/>
                  <w:marBottom w:val="0"/>
                  <w:divBdr>
                    <w:top w:val="none" w:sz="0" w:space="0" w:color="auto"/>
                    <w:left w:val="none" w:sz="0" w:space="0" w:color="auto"/>
                    <w:bottom w:val="none" w:sz="0" w:space="0" w:color="auto"/>
                    <w:right w:val="none" w:sz="0" w:space="0" w:color="auto"/>
                  </w:divBdr>
                </w:div>
              </w:divsChild>
            </w:div>
            <w:div w:id="1313410628">
              <w:marLeft w:val="0"/>
              <w:marRight w:val="0"/>
              <w:marTop w:val="0"/>
              <w:marBottom w:val="0"/>
              <w:divBdr>
                <w:top w:val="none" w:sz="0" w:space="0" w:color="auto"/>
                <w:left w:val="none" w:sz="0" w:space="0" w:color="auto"/>
                <w:bottom w:val="none" w:sz="0" w:space="0" w:color="auto"/>
                <w:right w:val="none" w:sz="0" w:space="0" w:color="auto"/>
              </w:divBdr>
              <w:divsChild>
                <w:div w:id="1285041904">
                  <w:marLeft w:val="0"/>
                  <w:marRight w:val="0"/>
                  <w:marTop w:val="0"/>
                  <w:marBottom w:val="0"/>
                  <w:divBdr>
                    <w:top w:val="none" w:sz="0" w:space="0" w:color="auto"/>
                    <w:left w:val="none" w:sz="0" w:space="0" w:color="auto"/>
                    <w:bottom w:val="none" w:sz="0" w:space="0" w:color="auto"/>
                    <w:right w:val="none" w:sz="0" w:space="0" w:color="auto"/>
                  </w:divBdr>
                </w:div>
              </w:divsChild>
            </w:div>
            <w:div w:id="1751540931">
              <w:marLeft w:val="0"/>
              <w:marRight w:val="0"/>
              <w:marTop w:val="0"/>
              <w:marBottom w:val="0"/>
              <w:divBdr>
                <w:top w:val="none" w:sz="0" w:space="0" w:color="auto"/>
                <w:left w:val="none" w:sz="0" w:space="0" w:color="auto"/>
                <w:bottom w:val="none" w:sz="0" w:space="0" w:color="auto"/>
                <w:right w:val="none" w:sz="0" w:space="0" w:color="auto"/>
              </w:divBdr>
              <w:divsChild>
                <w:div w:id="1245063951">
                  <w:marLeft w:val="0"/>
                  <w:marRight w:val="0"/>
                  <w:marTop w:val="0"/>
                  <w:marBottom w:val="0"/>
                  <w:divBdr>
                    <w:top w:val="none" w:sz="0" w:space="0" w:color="auto"/>
                    <w:left w:val="none" w:sz="0" w:space="0" w:color="auto"/>
                    <w:bottom w:val="none" w:sz="0" w:space="0" w:color="auto"/>
                    <w:right w:val="none" w:sz="0" w:space="0" w:color="auto"/>
                  </w:divBdr>
                </w:div>
              </w:divsChild>
            </w:div>
            <w:div w:id="1021475408">
              <w:marLeft w:val="0"/>
              <w:marRight w:val="0"/>
              <w:marTop w:val="0"/>
              <w:marBottom w:val="0"/>
              <w:divBdr>
                <w:top w:val="none" w:sz="0" w:space="0" w:color="auto"/>
                <w:left w:val="none" w:sz="0" w:space="0" w:color="auto"/>
                <w:bottom w:val="none" w:sz="0" w:space="0" w:color="auto"/>
                <w:right w:val="none" w:sz="0" w:space="0" w:color="auto"/>
              </w:divBdr>
              <w:divsChild>
                <w:div w:id="9110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4043">
          <w:marLeft w:val="0"/>
          <w:marRight w:val="0"/>
          <w:marTop w:val="0"/>
          <w:marBottom w:val="0"/>
          <w:divBdr>
            <w:top w:val="none" w:sz="0" w:space="0" w:color="auto"/>
            <w:left w:val="none" w:sz="0" w:space="0" w:color="auto"/>
            <w:bottom w:val="none" w:sz="0" w:space="0" w:color="auto"/>
            <w:right w:val="none" w:sz="0" w:space="0" w:color="auto"/>
          </w:divBdr>
          <w:divsChild>
            <w:div w:id="185605077">
              <w:marLeft w:val="0"/>
              <w:marRight w:val="0"/>
              <w:marTop w:val="0"/>
              <w:marBottom w:val="0"/>
              <w:divBdr>
                <w:top w:val="none" w:sz="0" w:space="0" w:color="auto"/>
                <w:left w:val="none" w:sz="0" w:space="0" w:color="auto"/>
                <w:bottom w:val="none" w:sz="0" w:space="0" w:color="auto"/>
                <w:right w:val="none" w:sz="0" w:space="0" w:color="auto"/>
              </w:divBdr>
              <w:divsChild>
                <w:div w:id="555506905">
                  <w:marLeft w:val="0"/>
                  <w:marRight w:val="0"/>
                  <w:marTop w:val="0"/>
                  <w:marBottom w:val="0"/>
                  <w:divBdr>
                    <w:top w:val="none" w:sz="0" w:space="0" w:color="auto"/>
                    <w:left w:val="none" w:sz="0" w:space="0" w:color="auto"/>
                    <w:bottom w:val="none" w:sz="0" w:space="0" w:color="auto"/>
                    <w:right w:val="none" w:sz="0" w:space="0" w:color="auto"/>
                  </w:divBdr>
                </w:div>
              </w:divsChild>
            </w:div>
            <w:div w:id="922571037">
              <w:marLeft w:val="0"/>
              <w:marRight w:val="0"/>
              <w:marTop w:val="0"/>
              <w:marBottom w:val="0"/>
              <w:divBdr>
                <w:top w:val="none" w:sz="0" w:space="0" w:color="auto"/>
                <w:left w:val="none" w:sz="0" w:space="0" w:color="auto"/>
                <w:bottom w:val="none" w:sz="0" w:space="0" w:color="auto"/>
                <w:right w:val="none" w:sz="0" w:space="0" w:color="auto"/>
              </w:divBdr>
              <w:divsChild>
                <w:div w:id="1152403089">
                  <w:marLeft w:val="0"/>
                  <w:marRight w:val="0"/>
                  <w:marTop w:val="0"/>
                  <w:marBottom w:val="0"/>
                  <w:divBdr>
                    <w:top w:val="none" w:sz="0" w:space="0" w:color="auto"/>
                    <w:left w:val="none" w:sz="0" w:space="0" w:color="auto"/>
                    <w:bottom w:val="none" w:sz="0" w:space="0" w:color="auto"/>
                    <w:right w:val="none" w:sz="0" w:space="0" w:color="auto"/>
                  </w:divBdr>
                </w:div>
              </w:divsChild>
            </w:div>
            <w:div w:id="1642808717">
              <w:marLeft w:val="0"/>
              <w:marRight w:val="0"/>
              <w:marTop w:val="0"/>
              <w:marBottom w:val="0"/>
              <w:divBdr>
                <w:top w:val="none" w:sz="0" w:space="0" w:color="auto"/>
                <w:left w:val="none" w:sz="0" w:space="0" w:color="auto"/>
                <w:bottom w:val="none" w:sz="0" w:space="0" w:color="auto"/>
                <w:right w:val="none" w:sz="0" w:space="0" w:color="auto"/>
              </w:divBdr>
              <w:divsChild>
                <w:div w:id="1785882760">
                  <w:marLeft w:val="0"/>
                  <w:marRight w:val="0"/>
                  <w:marTop w:val="0"/>
                  <w:marBottom w:val="0"/>
                  <w:divBdr>
                    <w:top w:val="none" w:sz="0" w:space="0" w:color="auto"/>
                    <w:left w:val="none" w:sz="0" w:space="0" w:color="auto"/>
                    <w:bottom w:val="none" w:sz="0" w:space="0" w:color="auto"/>
                    <w:right w:val="none" w:sz="0" w:space="0" w:color="auto"/>
                  </w:divBdr>
                </w:div>
              </w:divsChild>
            </w:div>
            <w:div w:id="1193153050">
              <w:marLeft w:val="0"/>
              <w:marRight w:val="0"/>
              <w:marTop w:val="0"/>
              <w:marBottom w:val="0"/>
              <w:divBdr>
                <w:top w:val="none" w:sz="0" w:space="0" w:color="auto"/>
                <w:left w:val="none" w:sz="0" w:space="0" w:color="auto"/>
                <w:bottom w:val="none" w:sz="0" w:space="0" w:color="auto"/>
                <w:right w:val="none" w:sz="0" w:space="0" w:color="auto"/>
              </w:divBdr>
              <w:divsChild>
                <w:div w:id="1599406982">
                  <w:marLeft w:val="0"/>
                  <w:marRight w:val="0"/>
                  <w:marTop w:val="0"/>
                  <w:marBottom w:val="0"/>
                  <w:divBdr>
                    <w:top w:val="none" w:sz="0" w:space="0" w:color="auto"/>
                    <w:left w:val="none" w:sz="0" w:space="0" w:color="auto"/>
                    <w:bottom w:val="none" w:sz="0" w:space="0" w:color="auto"/>
                    <w:right w:val="none" w:sz="0" w:space="0" w:color="auto"/>
                  </w:divBdr>
                </w:div>
              </w:divsChild>
            </w:div>
            <w:div w:id="1595360105">
              <w:marLeft w:val="0"/>
              <w:marRight w:val="0"/>
              <w:marTop w:val="0"/>
              <w:marBottom w:val="0"/>
              <w:divBdr>
                <w:top w:val="none" w:sz="0" w:space="0" w:color="auto"/>
                <w:left w:val="none" w:sz="0" w:space="0" w:color="auto"/>
                <w:bottom w:val="none" w:sz="0" w:space="0" w:color="auto"/>
                <w:right w:val="none" w:sz="0" w:space="0" w:color="auto"/>
              </w:divBdr>
              <w:divsChild>
                <w:div w:id="148986045">
                  <w:marLeft w:val="0"/>
                  <w:marRight w:val="0"/>
                  <w:marTop w:val="0"/>
                  <w:marBottom w:val="0"/>
                  <w:divBdr>
                    <w:top w:val="none" w:sz="0" w:space="0" w:color="auto"/>
                    <w:left w:val="none" w:sz="0" w:space="0" w:color="auto"/>
                    <w:bottom w:val="none" w:sz="0" w:space="0" w:color="auto"/>
                    <w:right w:val="none" w:sz="0" w:space="0" w:color="auto"/>
                  </w:divBdr>
                </w:div>
              </w:divsChild>
            </w:div>
            <w:div w:id="1358117570">
              <w:marLeft w:val="0"/>
              <w:marRight w:val="0"/>
              <w:marTop w:val="0"/>
              <w:marBottom w:val="0"/>
              <w:divBdr>
                <w:top w:val="none" w:sz="0" w:space="0" w:color="auto"/>
                <w:left w:val="none" w:sz="0" w:space="0" w:color="auto"/>
                <w:bottom w:val="none" w:sz="0" w:space="0" w:color="auto"/>
                <w:right w:val="none" w:sz="0" w:space="0" w:color="auto"/>
              </w:divBdr>
              <w:divsChild>
                <w:div w:id="8554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6364">
          <w:marLeft w:val="0"/>
          <w:marRight w:val="0"/>
          <w:marTop w:val="0"/>
          <w:marBottom w:val="0"/>
          <w:divBdr>
            <w:top w:val="none" w:sz="0" w:space="0" w:color="auto"/>
            <w:left w:val="none" w:sz="0" w:space="0" w:color="auto"/>
            <w:bottom w:val="none" w:sz="0" w:space="0" w:color="auto"/>
            <w:right w:val="none" w:sz="0" w:space="0" w:color="auto"/>
          </w:divBdr>
          <w:divsChild>
            <w:div w:id="1267999135">
              <w:marLeft w:val="0"/>
              <w:marRight w:val="0"/>
              <w:marTop w:val="0"/>
              <w:marBottom w:val="0"/>
              <w:divBdr>
                <w:top w:val="none" w:sz="0" w:space="0" w:color="auto"/>
                <w:left w:val="none" w:sz="0" w:space="0" w:color="auto"/>
                <w:bottom w:val="none" w:sz="0" w:space="0" w:color="auto"/>
                <w:right w:val="none" w:sz="0" w:space="0" w:color="auto"/>
              </w:divBdr>
              <w:divsChild>
                <w:div w:id="1684093204">
                  <w:marLeft w:val="0"/>
                  <w:marRight w:val="0"/>
                  <w:marTop w:val="0"/>
                  <w:marBottom w:val="0"/>
                  <w:divBdr>
                    <w:top w:val="none" w:sz="0" w:space="0" w:color="auto"/>
                    <w:left w:val="none" w:sz="0" w:space="0" w:color="auto"/>
                    <w:bottom w:val="none" w:sz="0" w:space="0" w:color="auto"/>
                    <w:right w:val="none" w:sz="0" w:space="0" w:color="auto"/>
                  </w:divBdr>
                </w:div>
              </w:divsChild>
            </w:div>
            <w:div w:id="424806430">
              <w:marLeft w:val="0"/>
              <w:marRight w:val="0"/>
              <w:marTop w:val="0"/>
              <w:marBottom w:val="0"/>
              <w:divBdr>
                <w:top w:val="none" w:sz="0" w:space="0" w:color="auto"/>
                <w:left w:val="none" w:sz="0" w:space="0" w:color="auto"/>
                <w:bottom w:val="none" w:sz="0" w:space="0" w:color="auto"/>
                <w:right w:val="none" w:sz="0" w:space="0" w:color="auto"/>
              </w:divBdr>
              <w:divsChild>
                <w:div w:id="1646350572">
                  <w:marLeft w:val="0"/>
                  <w:marRight w:val="0"/>
                  <w:marTop w:val="0"/>
                  <w:marBottom w:val="0"/>
                  <w:divBdr>
                    <w:top w:val="none" w:sz="0" w:space="0" w:color="auto"/>
                    <w:left w:val="none" w:sz="0" w:space="0" w:color="auto"/>
                    <w:bottom w:val="none" w:sz="0" w:space="0" w:color="auto"/>
                    <w:right w:val="none" w:sz="0" w:space="0" w:color="auto"/>
                  </w:divBdr>
                </w:div>
              </w:divsChild>
            </w:div>
            <w:div w:id="268583107">
              <w:marLeft w:val="0"/>
              <w:marRight w:val="0"/>
              <w:marTop w:val="0"/>
              <w:marBottom w:val="0"/>
              <w:divBdr>
                <w:top w:val="none" w:sz="0" w:space="0" w:color="auto"/>
                <w:left w:val="none" w:sz="0" w:space="0" w:color="auto"/>
                <w:bottom w:val="none" w:sz="0" w:space="0" w:color="auto"/>
                <w:right w:val="none" w:sz="0" w:space="0" w:color="auto"/>
              </w:divBdr>
              <w:divsChild>
                <w:div w:id="1911380485">
                  <w:marLeft w:val="0"/>
                  <w:marRight w:val="0"/>
                  <w:marTop w:val="0"/>
                  <w:marBottom w:val="0"/>
                  <w:divBdr>
                    <w:top w:val="none" w:sz="0" w:space="0" w:color="auto"/>
                    <w:left w:val="none" w:sz="0" w:space="0" w:color="auto"/>
                    <w:bottom w:val="none" w:sz="0" w:space="0" w:color="auto"/>
                    <w:right w:val="none" w:sz="0" w:space="0" w:color="auto"/>
                  </w:divBdr>
                </w:div>
              </w:divsChild>
            </w:div>
            <w:div w:id="1442459604">
              <w:marLeft w:val="0"/>
              <w:marRight w:val="0"/>
              <w:marTop w:val="0"/>
              <w:marBottom w:val="0"/>
              <w:divBdr>
                <w:top w:val="none" w:sz="0" w:space="0" w:color="auto"/>
                <w:left w:val="none" w:sz="0" w:space="0" w:color="auto"/>
                <w:bottom w:val="none" w:sz="0" w:space="0" w:color="auto"/>
                <w:right w:val="none" w:sz="0" w:space="0" w:color="auto"/>
              </w:divBdr>
              <w:divsChild>
                <w:div w:id="173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76161">
          <w:marLeft w:val="0"/>
          <w:marRight w:val="0"/>
          <w:marTop w:val="0"/>
          <w:marBottom w:val="0"/>
          <w:divBdr>
            <w:top w:val="none" w:sz="0" w:space="0" w:color="auto"/>
            <w:left w:val="none" w:sz="0" w:space="0" w:color="auto"/>
            <w:bottom w:val="none" w:sz="0" w:space="0" w:color="auto"/>
            <w:right w:val="none" w:sz="0" w:space="0" w:color="auto"/>
          </w:divBdr>
          <w:divsChild>
            <w:div w:id="1510874382">
              <w:marLeft w:val="0"/>
              <w:marRight w:val="0"/>
              <w:marTop w:val="0"/>
              <w:marBottom w:val="0"/>
              <w:divBdr>
                <w:top w:val="none" w:sz="0" w:space="0" w:color="auto"/>
                <w:left w:val="none" w:sz="0" w:space="0" w:color="auto"/>
                <w:bottom w:val="none" w:sz="0" w:space="0" w:color="auto"/>
                <w:right w:val="none" w:sz="0" w:space="0" w:color="auto"/>
              </w:divBdr>
              <w:divsChild>
                <w:div w:id="500049978">
                  <w:marLeft w:val="0"/>
                  <w:marRight w:val="0"/>
                  <w:marTop w:val="0"/>
                  <w:marBottom w:val="0"/>
                  <w:divBdr>
                    <w:top w:val="none" w:sz="0" w:space="0" w:color="auto"/>
                    <w:left w:val="none" w:sz="0" w:space="0" w:color="auto"/>
                    <w:bottom w:val="none" w:sz="0" w:space="0" w:color="auto"/>
                    <w:right w:val="none" w:sz="0" w:space="0" w:color="auto"/>
                  </w:divBdr>
                </w:div>
              </w:divsChild>
            </w:div>
            <w:div w:id="1634675013">
              <w:marLeft w:val="0"/>
              <w:marRight w:val="0"/>
              <w:marTop w:val="0"/>
              <w:marBottom w:val="0"/>
              <w:divBdr>
                <w:top w:val="none" w:sz="0" w:space="0" w:color="auto"/>
                <w:left w:val="none" w:sz="0" w:space="0" w:color="auto"/>
                <w:bottom w:val="none" w:sz="0" w:space="0" w:color="auto"/>
                <w:right w:val="none" w:sz="0" w:space="0" w:color="auto"/>
              </w:divBdr>
              <w:divsChild>
                <w:div w:id="1499542391">
                  <w:marLeft w:val="0"/>
                  <w:marRight w:val="0"/>
                  <w:marTop w:val="0"/>
                  <w:marBottom w:val="0"/>
                  <w:divBdr>
                    <w:top w:val="none" w:sz="0" w:space="0" w:color="auto"/>
                    <w:left w:val="none" w:sz="0" w:space="0" w:color="auto"/>
                    <w:bottom w:val="none" w:sz="0" w:space="0" w:color="auto"/>
                    <w:right w:val="none" w:sz="0" w:space="0" w:color="auto"/>
                  </w:divBdr>
                </w:div>
              </w:divsChild>
            </w:div>
            <w:div w:id="166482097">
              <w:marLeft w:val="0"/>
              <w:marRight w:val="0"/>
              <w:marTop w:val="0"/>
              <w:marBottom w:val="0"/>
              <w:divBdr>
                <w:top w:val="none" w:sz="0" w:space="0" w:color="auto"/>
                <w:left w:val="none" w:sz="0" w:space="0" w:color="auto"/>
                <w:bottom w:val="none" w:sz="0" w:space="0" w:color="auto"/>
                <w:right w:val="none" w:sz="0" w:space="0" w:color="auto"/>
              </w:divBdr>
              <w:divsChild>
                <w:div w:id="14581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790938">
      <w:bodyDiv w:val="1"/>
      <w:marLeft w:val="0"/>
      <w:marRight w:val="0"/>
      <w:marTop w:val="0"/>
      <w:marBottom w:val="0"/>
      <w:divBdr>
        <w:top w:val="none" w:sz="0" w:space="0" w:color="auto"/>
        <w:left w:val="none" w:sz="0" w:space="0" w:color="auto"/>
        <w:bottom w:val="none" w:sz="0" w:space="0" w:color="auto"/>
        <w:right w:val="none" w:sz="0" w:space="0" w:color="auto"/>
      </w:divBdr>
    </w:div>
    <w:div w:id="561141206">
      <w:bodyDiv w:val="1"/>
      <w:marLeft w:val="0"/>
      <w:marRight w:val="0"/>
      <w:marTop w:val="0"/>
      <w:marBottom w:val="0"/>
      <w:divBdr>
        <w:top w:val="none" w:sz="0" w:space="0" w:color="auto"/>
        <w:left w:val="none" w:sz="0" w:space="0" w:color="auto"/>
        <w:bottom w:val="none" w:sz="0" w:space="0" w:color="auto"/>
        <w:right w:val="none" w:sz="0" w:space="0" w:color="auto"/>
      </w:divBdr>
    </w:div>
    <w:div w:id="740637959">
      <w:bodyDiv w:val="1"/>
      <w:marLeft w:val="0"/>
      <w:marRight w:val="0"/>
      <w:marTop w:val="0"/>
      <w:marBottom w:val="0"/>
      <w:divBdr>
        <w:top w:val="none" w:sz="0" w:space="0" w:color="auto"/>
        <w:left w:val="none" w:sz="0" w:space="0" w:color="auto"/>
        <w:bottom w:val="none" w:sz="0" w:space="0" w:color="auto"/>
        <w:right w:val="none" w:sz="0" w:space="0" w:color="auto"/>
      </w:divBdr>
    </w:div>
    <w:div w:id="837497274">
      <w:bodyDiv w:val="1"/>
      <w:marLeft w:val="0"/>
      <w:marRight w:val="0"/>
      <w:marTop w:val="0"/>
      <w:marBottom w:val="0"/>
      <w:divBdr>
        <w:top w:val="none" w:sz="0" w:space="0" w:color="auto"/>
        <w:left w:val="none" w:sz="0" w:space="0" w:color="auto"/>
        <w:bottom w:val="none" w:sz="0" w:space="0" w:color="auto"/>
        <w:right w:val="none" w:sz="0" w:space="0" w:color="auto"/>
      </w:divBdr>
    </w:div>
    <w:div w:id="883055962">
      <w:bodyDiv w:val="1"/>
      <w:marLeft w:val="0"/>
      <w:marRight w:val="0"/>
      <w:marTop w:val="0"/>
      <w:marBottom w:val="0"/>
      <w:divBdr>
        <w:top w:val="none" w:sz="0" w:space="0" w:color="auto"/>
        <w:left w:val="none" w:sz="0" w:space="0" w:color="auto"/>
        <w:bottom w:val="none" w:sz="0" w:space="0" w:color="auto"/>
        <w:right w:val="none" w:sz="0" w:space="0" w:color="auto"/>
      </w:divBdr>
    </w:div>
    <w:div w:id="1072898333">
      <w:bodyDiv w:val="1"/>
      <w:marLeft w:val="0"/>
      <w:marRight w:val="0"/>
      <w:marTop w:val="0"/>
      <w:marBottom w:val="0"/>
      <w:divBdr>
        <w:top w:val="none" w:sz="0" w:space="0" w:color="auto"/>
        <w:left w:val="none" w:sz="0" w:space="0" w:color="auto"/>
        <w:bottom w:val="none" w:sz="0" w:space="0" w:color="auto"/>
        <w:right w:val="none" w:sz="0" w:space="0" w:color="auto"/>
      </w:divBdr>
    </w:div>
    <w:div w:id="1115563036">
      <w:bodyDiv w:val="1"/>
      <w:marLeft w:val="0"/>
      <w:marRight w:val="0"/>
      <w:marTop w:val="0"/>
      <w:marBottom w:val="0"/>
      <w:divBdr>
        <w:top w:val="none" w:sz="0" w:space="0" w:color="auto"/>
        <w:left w:val="none" w:sz="0" w:space="0" w:color="auto"/>
        <w:bottom w:val="none" w:sz="0" w:space="0" w:color="auto"/>
        <w:right w:val="none" w:sz="0" w:space="0" w:color="auto"/>
      </w:divBdr>
    </w:div>
    <w:div w:id="1444498669">
      <w:bodyDiv w:val="1"/>
      <w:marLeft w:val="0"/>
      <w:marRight w:val="0"/>
      <w:marTop w:val="0"/>
      <w:marBottom w:val="0"/>
      <w:divBdr>
        <w:top w:val="none" w:sz="0" w:space="0" w:color="auto"/>
        <w:left w:val="none" w:sz="0" w:space="0" w:color="auto"/>
        <w:bottom w:val="none" w:sz="0" w:space="0" w:color="auto"/>
        <w:right w:val="none" w:sz="0" w:space="0" w:color="auto"/>
      </w:divBdr>
    </w:div>
    <w:div w:id="1455520282">
      <w:bodyDiv w:val="1"/>
      <w:marLeft w:val="0"/>
      <w:marRight w:val="0"/>
      <w:marTop w:val="0"/>
      <w:marBottom w:val="0"/>
      <w:divBdr>
        <w:top w:val="none" w:sz="0" w:space="0" w:color="auto"/>
        <w:left w:val="none" w:sz="0" w:space="0" w:color="auto"/>
        <w:bottom w:val="none" w:sz="0" w:space="0" w:color="auto"/>
        <w:right w:val="none" w:sz="0" w:space="0" w:color="auto"/>
      </w:divBdr>
    </w:div>
    <w:div w:id="1681353137">
      <w:bodyDiv w:val="1"/>
      <w:marLeft w:val="0"/>
      <w:marRight w:val="0"/>
      <w:marTop w:val="0"/>
      <w:marBottom w:val="0"/>
      <w:divBdr>
        <w:top w:val="none" w:sz="0" w:space="0" w:color="auto"/>
        <w:left w:val="none" w:sz="0" w:space="0" w:color="auto"/>
        <w:bottom w:val="none" w:sz="0" w:space="0" w:color="auto"/>
        <w:right w:val="none" w:sz="0" w:space="0" w:color="auto"/>
      </w:divBdr>
    </w:div>
    <w:div w:id="188193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e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7418</Words>
  <Characters>42289</Characters>
  <Application>Microsoft Office Word</Application>
  <DocSecurity>0</DocSecurity>
  <Lines>352</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Новокшанова</dc:creator>
  <cp:keywords/>
  <dc:description/>
  <cp:lastModifiedBy>Евгений Новокшанов</cp:lastModifiedBy>
  <cp:revision>2</cp:revision>
  <dcterms:created xsi:type="dcterms:W3CDTF">2022-10-08T08:40:00Z</dcterms:created>
  <dcterms:modified xsi:type="dcterms:W3CDTF">2022-10-08T08:40:00Z</dcterms:modified>
</cp:coreProperties>
</file>